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91594" w:rsidRPr="00295655" w14:paraId="587DB675" w14:textId="77777777" w:rsidTr="00231885">
        <w:trPr>
          <w:cantSplit/>
          <w:trHeight w:val="288"/>
        </w:trPr>
        <w:tc>
          <w:tcPr>
            <w:tcW w:w="5000" w:type="pct"/>
            <w:gridSpan w:val="6"/>
            <w:shd w:val="clear" w:color="auto" w:fill="auto"/>
            <w:vAlign w:val="center"/>
          </w:tcPr>
          <w:p w14:paraId="0C273DE2" w14:textId="77777777" w:rsidR="00091594" w:rsidRPr="00295655" w:rsidRDefault="00091594" w:rsidP="00231885">
            <w:pPr>
              <w:keepNext/>
              <w:rPr>
                <w:rFonts w:ascii="Calibri" w:hAnsi="Calibri"/>
                <w:b/>
                <w:sz w:val="18"/>
                <w:szCs w:val="18"/>
              </w:rPr>
            </w:pPr>
            <w:bookmarkStart w:id="0" w:name="_GoBack"/>
            <w:bookmarkEnd w:id="0"/>
            <w:r w:rsidRPr="00295655">
              <w:rPr>
                <w:rFonts w:ascii="Calibri" w:hAnsi="Calibri"/>
                <w:b/>
                <w:sz w:val="18"/>
                <w:szCs w:val="18"/>
              </w:rPr>
              <w:t>A. General Information</w:t>
            </w:r>
          </w:p>
        </w:tc>
      </w:tr>
      <w:tr w:rsidR="00091594" w:rsidRPr="00295655" w14:paraId="467600C7" w14:textId="77777777" w:rsidTr="00231885">
        <w:trPr>
          <w:cantSplit/>
          <w:trHeight w:val="432"/>
        </w:trPr>
        <w:tc>
          <w:tcPr>
            <w:tcW w:w="103" w:type="pct"/>
            <w:tcMar>
              <w:left w:w="29" w:type="dxa"/>
              <w:right w:w="29" w:type="dxa"/>
            </w:tcMar>
            <w:vAlign w:val="center"/>
          </w:tcPr>
          <w:p w14:paraId="69CD788C"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0A968F18" w14:textId="77777777" w:rsidR="00091594" w:rsidRPr="00295655" w:rsidRDefault="00091594" w:rsidP="00231885">
            <w:pPr>
              <w:rPr>
                <w:rFonts w:ascii="Calibri" w:hAnsi="Calibri"/>
                <w:sz w:val="18"/>
                <w:szCs w:val="18"/>
              </w:rPr>
            </w:pPr>
            <w:r w:rsidRPr="00295655">
              <w:rPr>
                <w:rFonts w:ascii="Calibri" w:hAnsi="Calibri"/>
                <w:sz w:val="18"/>
                <w:szCs w:val="18"/>
              </w:rPr>
              <w:t>Dwelling Unit Name</w:t>
            </w:r>
          </w:p>
        </w:tc>
        <w:tc>
          <w:tcPr>
            <w:tcW w:w="1261" w:type="pct"/>
            <w:vAlign w:val="center"/>
          </w:tcPr>
          <w:p w14:paraId="4CFC4557" w14:textId="4576F126"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04FCE83C"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7566002A" w14:textId="38C2F790" w:rsidR="00091594" w:rsidRPr="00295655" w:rsidRDefault="00091594" w:rsidP="00231885">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65213834" w14:textId="7F0E2959" w:rsidR="00091594" w:rsidRPr="00295655" w:rsidRDefault="00091594" w:rsidP="00231885">
            <w:pPr>
              <w:spacing w:after="60"/>
              <w:rPr>
                <w:rFonts w:ascii="Calibri" w:hAnsi="Calibri"/>
                <w:sz w:val="18"/>
                <w:szCs w:val="18"/>
              </w:rPr>
            </w:pPr>
          </w:p>
        </w:tc>
      </w:tr>
      <w:tr w:rsidR="00091594" w:rsidRPr="00295655" w14:paraId="4ED79805" w14:textId="77777777" w:rsidTr="00231885">
        <w:trPr>
          <w:cantSplit/>
          <w:trHeight w:val="432"/>
        </w:trPr>
        <w:tc>
          <w:tcPr>
            <w:tcW w:w="103" w:type="pct"/>
            <w:tcMar>
              <w:left w:w="29" w:type="dxa"/>
              <w:right w:w="29" w:type="dxa"/>
            </w:tcMar>
            <w:vAlign w:val="center"/>
          </w:tcPr>
          <w:p w14:paraId="38089C9F"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3D6D60CB" w14:textId="77777777" w:rsidR="00091594" w:rsidRPr="00295655" w:rsidRDefault="00091594" w:rsidP="00231885">
            <w:pPr>
              <w:rPr>
                <w:rFonts w:ascii="Calibri" w:hAnsi="Calibri"/>
                <w:sz w:val="18"/>
                <w:szCs w:val="18"/>
              </w:rPr>
            </w:pPr>
            <w:r w:rsidRPr="00295655">
              <w:rPr>
                <w:rFonts w:ascii="Calibri" w:hAnsi="Calibri"/>
                <w:sz w:val="18"/>
                <w:szCs w:val="18"/>
              </w:rPr>
              <w:t xml:space="preserve">Dwelling Unit </w:t>
            </w:r>
            <w:r>
              <w:rPr>
                <w:rFonts w:ascii="Calibri" w:hAnsi="Calibri"/>
                <w:sz w:val="18"/>
                <w:szCs w:val="18"/>
              </w:rPr>
              <w:t xml:space="preserve">Total </w:t>
            </w:r>
            <w:r w:rsidRPr="00295655">
              <w:rPr>
                <w:rFonts w:ascii="Calibri" w:hAnsi="Calibri"/>
                <w:sz w:val="18"/>
                <w:szCs w:val="18"/>
              </w:rPr>
              <w:t>Conditioned Floor Area (ft</w:t>
            </w:r>
            <w:r w:rsidRPr="003C24DD">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4674636" w14:textId="7CC5378D"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28FD45D5"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76CC968" w14:textId="77777777" w:rsidR="00091594" w:rsidRPr="00295655" w:rsidRDefault="00091594" w:rsidP="00231885">
            <w:pPr>
              <w:spacing w:after="60"/>
              <w:rPr>
                <w:rFonts w:ascii="Calibri" w:hAnsi="Calibri"/>
                <w:sz w:val="18"/>
                <w:szCs w:val="18"/>
              </w:rPr>
            </w:pPr>
            <w:r w:rsidRPr="00295655">
              <w:rPr>
                <w:rFonts w:ascii="Calibri" w:hAnsi="Calibri"/>
                <w:sz w:val="18"/>
                <w:szCs w:val="18"/>
              </w:rPr>
              <w:t>Number of Space Conditioning Systems in this dwelling unit</w:t>
            </w:r>
          </w:p>
        </w:tc>
        <w:tc>
          <w:tcPr>
            <w:tcW w:w="1177" w:type="pct"/>
            <w:vAlign w:val="center"/>
          </w:tcPr>
          <w:p w14:paraId="572F5B8A" w14:textId="34F12126" w:rsidR="00091594" w:rsidRPr="00295655" w:rsidRDefault="00091594" w:rsidP="00231885">
            <w:pPr>
              <w:spacing w:after="60"/>
              <w:rPr>
                <w:rFonts w:ascii="Calibri" w:hAnsi="Calibri"/>
                <w:sz w:val="18"/>
                <w:szCs w:val="18"/>
              </w:rPr>
            </w:pPr>
          </w:p>
        </w:tc>
      </w:tr>
      <w:tr w:rsidR="00091594" w:rsidRPr="00295655" w14:paraId="35495A27" w14:textId="77777777" w:rsidTr="00FA1CBA">
        <w:trPr>
          <w:cantSplit/>
          <w:trHeight w:val="584"/>
        </w:trPr>
        <w:tc>
          <w:tcPr>
            <w:tcW w:w="103" w:type="pct"/>
            <w:tcMar>
              <w:left w:w="29" w:type="dxa"/>
              <w:right w:w="29" w:type="dxa"/>
            </w:tcMar>
            <w:vAlign w:val="center"/>
          </w:tcPr>
          <w:p w14:paraId="3FEFDE52"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7030B5D8" w14:textId="77777777" w:rsidR="00091594" w:rsidRPr="00295655" w:rsidRDefault="00091594" w:rsidP="00231885">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7BD194E" w14:textId="219176AA"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4C808626"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79A73E36" w14:textId="0D992A1A" w:rsidR="00091594" w:rsidRPr="00295655" w:rsidRDefault="00C2642A" w:rsidP="00231885">
            <w:pPr>
              <w:spacing w:after="60"/>
              <w:rPr>
                <w:rFonts w:ascii="Calibri" w:hAnsi="Calibri"/>
                <w:sz w:val="18"/>
                <w:szCs w:val="18"/>
              </w:rPr>
            </w:pPr>
            <w:r>
              <w:rPr>
                <w:rFonts w:ascii="Calibri" w:hAnsi="Calibri"/>
                <w:sz w:val="18"/>
                <w:szCs w:val="18"/>
              </w:rPr>
              <w:t>M</w:t>
            </w:r>
            <w:r w:rsidR="00091594" w:rsidRPr="00295655">
              <w:rPr>
                <w:rFonts w:ascii="Calibri" w:hAnsi="Calibri"/>
                <w:sz w:val="18"/>
                <w:szCs w:val="18"/>
              </w:rPr>
              <w:t>ethod used to calculate HVAC loads</w:t>
            </w:r>
          </w:p>
        </w:tc>
        <w:tc>
          <w:tcPr>
            <w:tcW w:w="1177" w:type="pct"/>
            <w:vAlign w:val="center"/>
          </w:tcPr>
          <w:p w14:paraId="2251C042" w14:textId="648212A6" w:rsidR="00091594" w:rsidRPr="00295655" w:rsidRDefault="00091594" w:rsidP="00231885">
            <w:pPr>
              <w:rPr>
                <w:rFonts w:ascii="Calibri" w:hAnsi="Calibri"/>
                <w:sz w:val="18"/>
                <w:szCs w:val="18"/>
              </w:rPr>
            </w:pPr>
          </w:p>
        </w:tc>
      </w:tr>
      <w:tr w:rsidR="00091594" w:rsidRPr="00295655" w14:paraId="37257727" w14:textId="77777777" w:rsidTr="00231885">
        <w:trPr>
          <w:cantSplit/>
          <w:trHeight w:val="432"/>
        </w:trPr>
        <w:tc>
          <w:tcPr>
            <w:tcW w:w="103" w:type="pct"/>
            <w:tcMar>
              <w:left w:w="29" w:type="dxa"/>
              <w:right w:w="29" w:type="dxa"/>
            </w:tcMar>
            <w:vAlign w:val="center"/>
          </w:tcPr>
          <w:p w14:paraId="5A144A28"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576DBF04" w14:textId="369E7436" w:rsidR="00091594" w:rsidRPr="00295655" w:rsidRDefault="00091594" w:rsidP="00231885">
            <w:pPr>
              <w:spacing w:after="60"/>
              <w:rPr>
                <w:rFonts w:ascii="Calibri" w:hAnsi="Calibri"/>
                <w:sz w:val="18"/>
                <w:szCs w:val="18"/>
              </w:rPr>
            </w:pPr>
            <w:r w:rsidRPr="00295655">
              <w:rPr>
                <w:rFonts w:ascii="Calibri" w:hAnsi="Calibri"/>
                <w:sz w:val="18"/>
                <w:szCs w:val="18"/>
              </w:rPr>
              <w:t>Calculated Dwelling Unit Sensible Cooling Load (</w:t>
            </w:r>
            <w:r w:rsidR="0080645E">
              <w:rPr>
                <w:rFonts w:ascii="Calibri" w:hAnsi="Calibri"/>
                <w:sz w:val="18"/>
                <w:szCs w:val="18"/>
              </w:rPr>
              <w:t>Btu/h</w:t>
            </w:r>
            <w:r w:rsidRPr="00295655">
              <w:rPr>
                <w:rFonts w:ascii="Calibri" w:hAnsi="Calibri"/>
                <w:sz w:val="18"/>
                <w:szCs w:val="18"/>
              </w:rPr>
              <w:t>)</w:t>
            </w:r>
          </w:p>
        </w:tc>
        <w:tc>
          <w:tcPr>
            <w:tcW w:w="1261" w:type="pct"/>
            <w:vAlign w:val="center"/>
          </w:tcPr>
          <w:p w14:paraId="2845D82B" w14:textId="36B7E84A"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1A82A9B0"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1B48408" w14:textId="77DD0917" w:rsidR="00091594" w:rsidRPr="00295655" w:rsidRDefault="00091594" w:rsidP="00231885">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80645E">
              <w:rPr>
                <w:rFonts w:ascii="Calibri" w:hAnsi="Calibri"/>
                <w:sz w:val="18"/>
                <w:szCs w:val="18"/>
              </w:rPr>
              <w:t>Btu/h</w:t>
            </w:r>
            <w:r w:rsidRPr="00295655">
              <w:rPr>
                <w:rFonts w:ascii="Calibri" w:hAnsi="Calibri"/>
                <w:sz w:val="18"/>
                <w:szCs w:val="18"/>
              </w:rPr>
              <w:t>)</w:t>
            </w:r>
          </w:p>
        </w:tc>
        <w:tc>
          <w:tcPr>
            <w:tcW w:w="1177" w:type="pct"/>
            <w:vAlign w:val="center"/>
          </w:tcPr>
          <w:p w14:paraId="2539D823" w14:textId="6D1261AA" w:rsidR="00091594" w:rsidRPr="00295655" w:rsidRDefault="00091594" w:rsidP="00231885">
            <w:pPr>
              <w:spacing w:after="60"/>
              <w:rPr>
                <w:rFonts w:ascii="Calibri" w:hAnsi="Calibri"/>
                <w:sz w:val="18"/>
                <w:szCs w:val="18"/>
              </w:rPr>
            </w:pPr>
          </w:p>
        </w:tc>
      </w:tr>
      <w:tr w:rsidR="00091594" w:rsidRPr="00295655" w14:paraId="78CC8EE7" w14:textId="77777777" w:rsidTr="00231885">
        <w:trPr>
          <w:cantSplit/>
          <w:trHeight w:val="432"/>
        </w:trPr>
        <w:tc>
          <w:tcPr>
            <w:tcW w:w="103" w:type="pct"/>
            <w:tcMar>
              <w:left w:w="29" w:type="dxa"/>
              <w:right w:w="29" w:type="dxa"/>
            </w:tcMar>
            <w:vAlign w:val="center"/>
          </w:tcPr>
          <w:p w14:paraId="3358F51A"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76BFA96E" w14:textId="77777777" w:rsidR="00091594" w:rsidRPr="00295655" w:rsidRDefault="00091594" w:rsidP="00231885">
            <w:pPr>
              <w:rPr>
                <w:rFonts w:ascii="Calibri" w:hAnsi="Calibri"/>
                <w:sz w:val="18"/>
                <w:szCs w:val="18"/>
              </w:rPr>
            </w:pPr>
            <w:r>
              <w:rPr>
                <w:rFonts w:ascii="Calibri" w:hAnsi="Calibri"/>
                <w:sz w:val="18"/>
                <w:szCs w:val="18"/>
              </w:rPr>
              <w:t>Dwelling Unit Number of Bedrooms</w:t>
            </w:r>
          </w:p>
        </w:tc>
        <w:tc>
          <w:tcPr>
            <w:tcW w:w="1261" w:type="pct"/>
            <w:vAlign w:val="center"/>
          </w:tcPr>
          <w:p w14:paraId="7067570D" w14:textId="3E7557D9" w:rsidR="00091594" w:rsidRDefault="00091594" w:rsidP="00231885">
            <w:pPr>
              <w:spacing w:after="60"/>
              <w:rPr>
                <w:rFonts w:ascii="Calibri" w:hAnsi="Calibri"/>
                <w:sz w:val="18"/>
                <w:szCs w:val="18"/>
              </w:rPr>
            </w:pPr>
          </w:p>
          <w:p w14:paraId="47837BA4" w14:textId="77777777"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1A2B2E67" w14:textId="5D5546C6" w:rsidR="00091594" w:rsidRPr="00295655" w:rsidRDefault="00091594" w:rsidP="00231885">
            <w:pPr>
              <w:spacing w:after="60"/>
              <w:jc w:val="center"/>
              <w:rPr>
                <w:rFonts w:ascii="Calibri" w:hAnsi="Calibri"/>
                <w:sz w:val="18"/>
                <w:szCs w:val="18"/>
              </w:rPr>
            </w:pPr>
          </w:p>
        </w:tc>
        <w:tc>
          <w:tcPr>
            <w:tcW w:w="1260" w:type="pct"/>
            <w:vAlign w:val="center"/>
          </w:tcPr>
          <w:p w14:paraId="059FE782" w14:textId="40305BE9" w:rsidR="00091594" w:rsidRPr="00295655" w:rsidRDefault="00091594" w:rsidP="00231885">
            <w:pPr>
              <w:spacing w:after="60"/>
              <w:rPr>
                <w:rFonts w:ascii="Calibri" w:hAnsi="Calibri"/>
                <w:sz w:val="18"/>
                <w:szCs w:val="18"/>
              </w:rPr>
            </w:pPr>
          </w:p>
        </w:tc>
        <w:tc>
          <w:tcPr>
            <w:tcW w:w="1177" w:type="pct"/>
            <w:vAlign w:val="center"/>
          </w:tcPr>
          <w:p w14:paraId="6A34707E" w14:textId="75399E28" w:rsidR="00091594" w:rsidRPr="00295655" w:rsidRDefault="00091594" w:rsidP="00231885">
            <w:pPr>
              <w:spacing w:after="60"/>
              <w:rPr>
                <w:rFonts w:ascii="Calibri" w:hAnsi="Calibri"/>
                <w:sz w:val="18"/>
                <w:szCs w:val="18"/>
              </w:rPr>
            </w:pPr>
          </w:p>
        </w:tc>
      </w:tr>
    </w:tbl>
    <w:p w14:paraId="1BFB7519" w14:textId="77777777" w:rsidR="00091594" w:rsidRPr="00295655" w:rsidRDefault="00091594" w:rsidP="00091594">
      <w:pPr>
        <w:rPr>
          <w:rFonts w:ascii="Calibri" w:hAnsi="Calibri"/>
          <w:sz w:val="18"/>
          <w:szCs w:val="18"/>
        </w:rPr>
      </w:pPr>
    </w:p>
    <w:p w14:paraId="18C7F92E" w14:textId="77777777" w:rsidR="00091594" w:rsidRPr="00295655" w:rsidRDefault="00091594" w:rsidP="0009159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91594" w:rsidRPr="00295655" w14:paraId="610FC81E" w14:textId="77777777" w:rsidTr="00231885">
        <w:tc>
          <w:tcPr>
            <w:tcW w:w="5000" w:type="pct"/>
          </w:tcPr>
          <w:p w14:paraId="72953499" w14:textId="11088A1A" w:rsidR="00091594" w:rsidRPr="00295655" w:rsidRDefault="00091594" w:rsidP="00231885">
            <w:pPr>
              <w:keepNext/>
              <w:rPr>
                <w:rFonts w:ascii="Calibri" w:hAnsi="Calibri"/>
                <w:b/>
                <w:sz w:val="18"/>
                <w:szCs w:val="18"/>
              </w:rPr>
            </w:pPr>
            <w:r w:rsidRPr="00295655">
              <w:rPr>
                <w:rFonts w:ascii="Calibri" w:hAnsi="Calibri"/>
                <w:b/>
                <w:sz w:val="18"/>
                <w:szCs w:val="18"/>
              </w:rPr>
              <w:t>MCH-01</w:t>
            </w:r>
            <w:r>
              <w:rPr>
                <w:rFonts w:ascii="Calibri" w:hAnsi="Calibri"/>
                <w:b/>
                <w:sz w:val="18"/>
                <w:szCs w:val="18"/>
              </w:rPr>
              <w:t>d</w:t>
            </w:r>
            <w:r w:rsidRPr="00D30681">
              <w:rPr>
                <w:rFonts w:ascii="Calibri" w:hAnsi="Calibri"/>
                <w:b/>
                <w:sz w:val="18"/>
                <w:szCs w:val="18"/>
              </w:rPr>
              <w:t xml:space="preserve"> </w:t>
            </w:r>
            <w:r>
              <w:rPr>
                <w:rFonts w:ascii="Calibri" w:hAnsi="Calibri"/>
                <w:b/>
                <w:sz w:val="18"/>
                <w:szCs w:val="18"/>
              </w:rPr>
              <w:t>-</w:t>
            </w:r>
            <w:r w:rsidRPr="00D30681">
              <w:rPr>
                <w:rFonts w:ascii="Calibri" w:hAnsi="Calibri"/>
                <w:b/>
                <w:sz w:val="18"/>
                <w:szCs w:val="18"/>
              </w:rPr>
              <w:t xml:space="preserve"> </w:t>
            </w:r>
            <w:r w:rsidRPr="00D30681">
              <w:rPr>
                <w:rFonts w:ascii="Calibri" w:hAnsi="Calibri"/>
                <w:b/>
                <w:bCs/>
                <w:sz w:val="18"/>
                <w:szCs w:val="18"/>
              </w:rPr>
              <w:t>Space Conditioning Systems Ducts and Fans</w:t>
            </w:r>
            <w:r w:rsidRPr="00D30681">
              <w:rPr>
                <w:rFonts w:ascii="Calibri" w:hAnsi="Calibri"/>
                <w:b/>
                <w:sz w:val="18"/>
                <w:szCs w:val="18"/>
              </w:rPr>
              <w:t xml:space="preserve"> - </w:t>
            </w:r>
            <w:r w:rsidRPr="00295655">
              <w:rPr>
                <w:rFonts w:ascii="Calibri" w:hAnsi="Calibri"/>
                <w:b/>
                <w:sz w:val="18"/>
                <w:szCs w:val="18"/>
              </w:rPr>
              <w:t>For use with Performance</w:t>
            </w:r>
            <w:r>
              <w:rPr>
                <w:rFonts w:ascii="Calibri" w:hAnsi="Calibri"/>
                <w:b/>
                <w:sz w:val="18"/>
                <w:szCs w:val="18"/>
              </w:rPr>
              <w:t xml:space="preserve"> E+A+A </w:t>
            </w:r>
            <w:r w:rsidRPr="00295655">
              <w:rPr>
                <w:rFonts w:ascii="Calibri" w:hAnsi="Calibri"/>
                <w:b/>
                <w:sz w:val="18"/>
                <w:szCs w:val="18"/>
              </w:rPr>
              <w:t xml:space="preserve"> Certificate of Compliance</w:t>
            </w:r>
          </w:p>
        </w:tc>
      </w:tr>
    </w:tbl>
    <w:p w14:paraId="357D0E60" w14:textId="77777777" w:rsidR="00091594" w:rsidRPr="00295655" w:rsidRDefault="00091594" w:rsidP="00091594">
      <w:pPr>
        <w:rPr>
          <w:rFonts w:ascii="Calibri" w:hAnsi="Calibri"/>
          <w:sz w:val="18"/>
          <w:szCs w:val="18"/>
        </w:rPr>
      </w:pPr>
    </w:p>
    <w:p w14:paraId="199D4CCC" w14:textId="77777777" w:rsidR="00091594" w:rsidRPr="00295655" w:rsidRDefault="00091594" w:rsidP="0009159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9"/>
        <w:gridCol w:w="1460"/>
        <w:gridCol w:w="1460"/>
        <w:gridCol w:w="1460"/>
        <w:gridCol w:w="1460"/>
        <w:gridCol w:w="1459"/>
        <w:gridCol w:w="1460"/>
        <w:gridCol w:w="1460"/>
        <w:gridCol w:w="1460"/>
        <w:gridCol w:w="1460"/>
      </w:tblGrid>
      <w:tr w:rsidR="00091594" w:rsidRPr="00295655" w14:paraId="24CA00F4" w14:textId="77777777" w:rsidTr="00231885">
        <w:trPr>
          <w:cantSplit/>
        </w:trPr>
        <w:tc>
          <w:tcPr>
            <w:tcW w:w="14598" w:type="dxa"/>
            <w:gridSpan w:val="10"/>
          </w:tcPr>
          <w:p w14:paraId="4297F25F" w14:textId="77777777" w:rsidR="00091594" w:rsidRDefault="00091594" w:rsidP="00231885">
            <w:pPr>
              <w:keepNext/>
              <w:rPr>
                <w:rFonts w:ascii="Calibri" w:hAnsi="Calibri"/>
                <w:b/>
                <w:sz w:val="18"/>
                <w:szCs w:val="18"/>
              </w:rPr>
            </w:pPr>
            <w:r w:rsidRPr="00295655">
              <w:rPr>
                <w:rFonts w:ascii="Calibri" w:hAnsi="Calibri"/>
                <w:b/>
                <w:sz w:val="18"/>
                <w:szCs w:val="18"/>
              </w:rPr>
              <w:t xml:space="preserve">B. </w:t>
            </w:r>
            <w:r>
              <w:rPr>
                <w:rFonts w:ascii="Calibri" w:hAnsi="Calibri"/>
                <w:b/>
                <w:sz w:val="18"/>
                <w:szCs w:val="18"/>
              </w:rPr>
              <w:t xml:space="preserve">Design </w:t>
            </w:r>
            <w:r w:rsidRPr="00295655">
              <w:rPr>
                <w:rFonts w:ascii="Calibri" w:hAnsi="Calibri"/>
                <w:b/>
                <w:sz w:val="18"/>
                <w:szCs w:val="18"/>
              </w:rPr>
              <w:t xml:space="preserve">Space Conditioning (SC) System </w:t>
            </w:r>
            <w:r>
              <w:rPr>
                <w:rFonts w:ascii="Calibri" w:hAnsi="Calibri"/>
                <w:b/>
                <w:sz w:val="18"/>
                <w:szCs w:val="18"/>
              </w:rPr>
              <w:t>Component</w:t>
            </w:r>
            <w:r w:rsidRPr="00295655">
              <w:rPr>
                <w:rFonts w:ascii="Calibri" w:hAnsi="Calibri"/>
                <w:b/>
                <w:sz w:val="18"/>
                <w:szCs w:val="18"/>
              </w:rPr>
              <w:t xml:space="preserve"> </w:t>
            </w:r>
            <w:r>
              <w:rPr>
                <w:rFonts w:ascii="Calibri" w:hAnsi="Calibri"/>
                <w:b/>
                <w:sz w:val="18"/>
                <w:szCs w:val="18"/>
              </w:rPr>
              <w:t>Specifications</w:t>
            </w:r>
            <w:r w:rsidRPr="00295655">
              <w:rPr>
                <w:rFonts w:ascii="Calibri" w:hAnsi="Calibri"/>
                <w:b/>
                <w:sz w:val="18"/>
                <w:szCs w:val="18"/>
              </w:rPr>
              <w:t xml:space="preserve"> from CF1R  </w:t>
            </w:r>
          </w:p>
          <w:p w14:paraId="7B271127" w14:textId="0C5BC2C7" w:rsidR="00091594" w:rsidRPr="00FB4BFD" w:rsidRDefault="00091594" w:rsidP="00231885">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tc>
      </w:tr>
      <w:tr w:rsidR="00091594" w:rsidRPr="00295655" w14:paraId="4A5CC32F" w14:textId="77777777" w:rsidTr="00091594">
        <w:trPr>
          <w:cantSplit/>
          <w:trHeight w:val="215"/>
        </w:trPr>
        <w:tc>
          <w:tcPr>
            <w:tcW w:w="1459" w:type="dxa"/>
            <w:vAlign w:val="center"/>
          </w:tcPr>
          <w:p w14:paraId="749346D0" w14:textId="48572B29" w:rsidR="00091594" w:rsidRPr="00295655" w:rsidRDefault="00091594" w:rsidP="00231885">
            <w:pPr>
              <w:keepNext/>
              <w:jc w:val="center"/>
              <w:rPr>
                <w:rFonts w:ascii="Calibri" w:hAnsi="Calibri"/>
                <w:sz w:val="18"/>
                <w:szCs w:val="18"/>
              </w:rPr>
            </w:pPr>
            <w:r>
              <w:rPr>
                <w:rFonts w:ascii="Calibri" w:hAnsi="Calibri"/>
                <w:sz w:val="18"/>
                <w:szCs w:val="18"/>
              </w:rPr>
              <w:t>01</w:t>
            </w:r>
          </w:p>
        </w:tc>
        <w:tc>
          <w:tcPr>
            <w:tcW w:w="1460" w:type="dxa"/>
            <w:vAlign w:val="center"/>
          </w:tcPr>
          <w:p w14:paraId="51107FEA" w14:textId="531F9A49" w:rsidR="00091594" w:rsidRPr="00295655" w:rsidRDefault="00091594" w:rsidP="00231885">
            <w:pPr>
              <w:keepNext/>
              <w:jc w:val="center"/>
              <w:rPr>
                <w:rFonts w:ascii="Calibri" w:hAnsi="Calibri"/>
                <w:sz w:val="18"/>
                <w:szCs w:val="18"/>
              </w:rPr>
            </w:pPr>
            <w:r>
              <w:rPr>
                <w:rFonts w:ascii="Calibri" w:hAnsi="Calibri"/>
                <w:sz w:val="18"/>
                <w:szCs w:val="18"/>
              </w:rPr>
              <w:t>02</w:t>
            </w:r>
          </w:p>
        </w:tc>
        <w:tc>
          <w:tcPr>
            <w:tcW w:w="1460" w:type="dxa"/>
            <w:vAlign w:val="center"/>
          </w:tcPr>
          <w:p w14:paraId="0108127F" w14:textId="7E6ECCEA" w:rsidR="00091594" w:rsidRPr="00295655" w:rsidRDefault="00091594" w:rsidP="00231885">
            <w:pPr>
              <w:keepNext/>
              <w:jc w:val="center"/>
              <w:rPr>
                <w:rFonts w:ascii="Calibri" w:hAnsi="Calibri"/>
                <w:sz w:val="18"/>
                <w:szCs w:val="18"/>
              </w:rPr>
            </w:pPr>
            <w:r>
              <w:rPr>
                <w:rFonts w:ascii="Calibri" w:hAnsi="Calibri"/>
                <w:sz w:val="18"/>
                <w:szCs w:val="18"/>
              </w:rPr>
              <w:t>03</w:t>
            </w:r>
          </w:p>
        </w:tc>
        <w:tc>
          <w:tcPr>
            <w:tcW w:w="1460" w:type="dxa"/>
            <w:vAlign w:val="center"/>
          </w:tcPr>
          <w:p w14:paraId="2DBA477D" w14:textId="7BB82A82" w:rsidR="00091594" w:rsidRPr="00295655" w:rsidRDefault="00091594" w:rsidP="00231885">
            <w:pPr>
              <w:keepNext/>
              <w:jc w:val="center"/>
              <w:rPr>
                <w:rFonts w:ascii="Calibri" w:hAnsi="Calibri"/>
                <w:sz w:val="18"/>
                <w:szCs w:val="18"/>
              </w:rPr>
            </w:pPr>
            <w:r>
              <w:rPr>
                <w:rFonts w:ascii="Calibri" w:hAnsi="Calibri"/>
                <w:sz w:val="18"/>
                <w:szCs w:val="18"/>
              </w:rPr>
              <w:t>04</w:t>
            </w:r>
          </w:p>
        </w:tc>
        <w:tc>
          <w:tcPr>
            <w:tcW w:w="1460" w:type="dxa"/>
            <w:vAlign w:val="center"/>
          </w:tcPr>
          <w:p w14:paraId="5E554679" w14:textId="6343C705" w:rsidR="00091594" w:rsidRPr="00295655" w:rsidRDefault="00091594" w:rsidP="00231885">
            <w:pPr>
              <w:keepNext/>
              <w:jc w:val="center"/>
              <w:rPr>
                <w:rFonts w:ascii="Calibri" w:hAnsi="Calibri"/>
                <w:sz w:val="18"/>
                <w:szCs w:val="18"/>
              </w:rPr>
            </w:pPr>
            <w:r>
              <w:rPr>
                <w:rFonts w:ascii="Calibri" w:hAnsi="Calibri"/>
                <w:sz w:val="18"/>
                <w:szCs w:val="18"/>
              </w:rPr>
              <w:t>05</w:t>
            </w:r>
          </w:p>
        </w:tc>
        <w:tc>
          <w:tcPr>
            <w:tcW w:w="1459" w:type="dxa"/>
            <w:vAlign w:val="center"/>
          </w:tcPr>
          <w:p w14:paraId="087D80EA" w14:textId="3A36E628" w:rsidR="00091594" w:rsidRPr="00295655" w:rsidRDefault="00091594" w:rsidP="00231885">
            <w:pPr>
              <w:keepNext/>
              <w:jc w:val="center"/>
              <w:rPr>
                <w:rFonts w:ascii="Calibri" w:hAnsi="Calibri"/>
                <w:sz w:val="18"/>
                <w:szCs w:val="18"/>
              </w:rPr>
            </w:pPr>
            <w:r>
              <w:rPr>
                <w:rFonts w:ascii="Calibri" w:hAnsi="Calibri"/>
                <w:sz w:val="18"/>
                <w:szCs w:val="18"/>
              </w:rPr>
              <w:t>06</w:t>
            </w:r>
          </w:p>
        </w:tc>
        <w:tc>
          <w:tcPr>
            <w:tcW w:w="1460" w:type="dxa"/>
            <w:vAlign w:val="center"/>
          </w:tcPr>
          <w:p w14:paraId="51C750EC" w14:textId="6728501D" w:rsidR="00091594" w:rsidRPr="00295655" w:rsidRDefault="00091594" w:rsidP="00231885">
            <w:pPr>
              <w:keepNext/>
              <w:jc w:val="center"/>
              <w:rPr>
                <w:rFonts w:ascii="Calibri" w:hAnsi="Calibri"/>
                <w:sz w:val="18"/>
                <w:szCs w:val="18"/>
              </w:rPr>
            </w:pPr>
            <w:r>
              <w:rPr>
                <w:rFonts w:ascii="Calibri" w:hAnsi="Calibri"/>
                <w:sz w:val="18"/>
                <w:szCs w:val="18"/>
              </w:rPr>
              <w:t>07</w:t>
            </w:r>
          </w:p>
        </w:tc>
        <w:tc>
          <w:tcPr>
            <w:tcW w:w="1460" w:type="dxa"/>
            <w:vAlign w:val="center"/>
          </w:tcPr>
          <w:p w14:paraId="66784540" w14:textId="10966299" w:rsidR="00091594" w:rsidRPr="00295655" w:rsidRDefault="00091594" w:rsidP="00231885">
            <w:pPr>
              <w:keepNext/>
              <w:jc w:val="center"/>
              <w:rPr>
                <w:rFonts w:ascii="Calibri" w:hAnsi="Calibri"/>
                <w:sz w:val="18"/>
                <w:szCs w:val="18"/>
              </w:rPr>
            </w:pPr>
            <w:r>
              <w:rPr>
                <w:rFonts w:ascii="Calibri" w:hAnsi="Calibri"/>
                <w:sz w:val="18"/>
                <w:szCs w:val="18"/>
              </w:rPr>
              <w:t>08</w:t>
            </w:r>
          </w:p>
        </w:tc>
        <w:tc>
          <w:tcPr>
            <w:tcW w:w="1460" w:type="dxa"/>
          </w:tcPr>
          <w:p w14:paraId="2F058816" w14:textId="745136EF" w:rsidR="00091594" w:rsidRDefault="00091594" w:rsidP="00231885">
            <w:pPr>
              <w:keepNext/>
              <w:jc w:val="center"/>
              <w:rPr>
                <w:rFonts w:ascii="Calibri" w:hAnsi="Calibri"/>
                <w:sz w:val="18"/>
                <w:szCs w:val="18"/>
              </w:rPr>
            </w:pPr>
            <w:r>
              <w:rPr>
                <w:rFonts w:ascii="Calibri" w:hAnsi="Calibri"/>
                <w:sz w:val="18"/>
                <w:szCs w:val="18"/>
              </w:rPr>
              <w:t>09</w:t>
            </w:r>
          </w:p>
        </w:tc>
        <w:tc>
          <w:tcPr>
            <w:tcW w:w="1460" w:type="dxa"/>
          </w:tcPr>
          <w:p w14:paraId="024273AF" w14:textId="6AB5673B" w:rsidR="00091594" w:rsidRDefault="00091594" w:rsidP="00231885">
            <w:pPr>
              <w:keepNext/>
              <w:jc w:val="center"/>
              <w:rPr>
                <w:rFonts w:ascii="Calibri" w:hAnsi="Calibri"/>
                <w:sz w:val="18"/>
                <w:szCs w:val="18"/>
              </w:rPr>
            </w:pPr>
            <w:r>
              <w:rPr>
                <w:rFonts w:ascii="Calibri" w:hAnsi="Calibri"/>
                <w:sz w:val="18"/>
                <w:szCs w:val="18"/>
              </w:rPr>
              <w:t>10</w:t>
            </w:r>
          </w:p>
        </w:tc>
      </w:tr>
      <w:tr w:rsidR="00091594" w:rsidRPr="00295655" w14:paraId="7FB77D59" w14:textId="77777777" w:rsidTr="00091594">
        <w:trPr>
          <w:cantSplit/>
          <w:trHeight w:val="576"/>
        </w:trPr>
        <w:tc>
          <w:tcPr>
            <w:tcW w:w="1459" w:type="dxa"/>
            <w:vAlign w:val="bottom"/>
          </w:tcPr>
          <w:p w14:paraId="43CE28FF" w14:textId="632A86DA" w:rsidR="00091594" w:rsidRDefault="00091594" w:rsidP="00231885">
            <w:pPr>
              <w:keepNext/>
              <w:jc w:val="center"/>
              <w:rPr>
                <w:rFonts w:ascii="Calibri" w:hAnsi="Calibri"/>
                <w:sz w:val="18"/>
                <w:szCs w:val="18"/>
              </w:rPr>
            </w:pPr>
            <w:r>
              <w:rPr>
                <w:rFonts w:ascii="Calibri" w:hAnsi="Calibri"/>
                <w:sz w:val="18"/>
                <w:szCs w:val="18"/>
              </w:rPr>
              <w:t xml:space="preserve">SC </w:t>
            </w:r>
            <w:r w:rsidRPr="00295655">
              <w:rPr>
                <w:rFonts w:ascii="Calibri" w:hAnsi="Calibri"/>
                <w:sz w:val="18"/>
                <w:szCs w:val="18"/>
              </w:rPr>
              <w:t>System</w:t>
            </w:r>
          </w:p>
          <w:p w14:paraId="5707A91C" w14:textId="71843D5F" w:rsidR="00091594" w:rsidRPr="00295655" w:rsidRDefault="00091594" w:rsidP="00DC3EC8">
            <w:pPr>
              <w:keepNext/>
              <w:jc w:val="center"/>
              <w:rPr>
                <w:rFonts w:ascii="Calibri" w:hAnsi="Calibri"/>
                <w:sz w:val="18"/>
                <w:szCs w:val="18"/>
              </w:rPr>
            </w:pPr>
            <w:r>
              <w:rPr>
                <w:rFonts w:ascii="Calibri" w:hAnsi="Calibri"/>
                <w:sz w:val="18"/>
                <w:szCs w:val="18"/>
              </w:rPr>
              <w:t>I</w:t>
            </w:r>
            <w:r w:rsidR="00DC3EC8">
              <w:rPr>
                <w:rFonts w:ascii="Calibri" w:hAnsi="Calibri"/>
                <w:sz w:val="18"/>
                <w:szCs w:val="18"/>
              </w:rPr>
              <w:t>dentification</w:t>
            </w:r>
            <w:r w:rsidRPr="00295655">
              <w:rPr>
                <w:rFonts w:ascii="Calibri" w:hAnsi="Calibri"/>
                <w:sz w:val="18"/>
                <w:szCs w:val="18"/>
              </w:rPr>
              <w:t xml:space="preserve"> or Name</w:t>
            </w:r>
          </w:p>
        </w:tc>
        <w:tc>
          <w:tcPr>
            <w:tcW w:w="1460" w:type="dxa"/>
            <w:vAlign w:val="bottom"/>
          </w:tcPr>
          <w:p w14:paraId="5BEF7548" w14:textId="77777777" w:rsidR="00091594" w:rsidRDefault="00091594" w:rsidP="00231885">
            <w:pPr>
              <w:keepNext/>
              <w:jc w:val="center"/>
              <w:rPr>
                <w:rFonts w:ascii="Calibri" w:hAnsi="Calibri"/>
                <w:sz w:val="18"/>
                <w:szCs w:val="18"/>
              </w:rPr>
            </w:pPr>
            <w:r>
              <w:rPr>
                <w:rFonts w:ascii="Calibri" w:hAnsi="Calibri"/>
                <w:sz w:val="18"/>
                <w:szCs w:val="18"/>
              </w:rPr>
              <w:t xml:space="preserve">SC </w:t>
            </w:r>
            <w:r w:rsidRPr="00295655">
              <w:rPr>
                <w:rFonts w:ascii="Calibri" w:hAnsi="Calibri"/>
                <w:sz w:val="18"/>
                <w:szCs w:val="18"/>
              </w:rPr>
              <w:t xml:space="preserve"> </w:t>
            </w:r>
          </w:p>
          <w:p w14:paraId="0C732A65"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System Type</w:t>
            </w:r>
          </w:p>
        </w:tc>
        <w:tc>
          <w:tcPr>
            <w:tcW w:w="1460" w:type="dxa"/>
            <w:vAlign w:val="bottom"/>
          </w:tcPr>
          <w:p w14:paraId="392E12FF"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Heating System Type</w:t>
            </w:r>
          </w:p>
        </w:tc>
        <w:tc>
          <w:tcPr>
            <w:tcW w:w="1460" w:type="dxa"/>
            <w:vAlign w:val="bottom"/>
          </w:tcPr>
          <w:p w14:paraId="379BA438" w14:textId="77777777" w:rsidR="00091594" w:rsidRDefault="00091594" w:rsidP="00231885">
            <w:pPr>
              <w:keepNext/>
              <w:jc w:val="center"/>
              <w:rPr>
                <w:rFonts w:ascii="Calibri" w:hAnsi="Calibri"/>
                <w:sz w:val="18"/>
                <w:szCs w:val="18"/>
              </w:rPr>
            </w:pPr>
            <w:r w:rsidRPr="00295655">
              <w:rPr>
                <w:rFonts w:ascii="Calibri" w:hAnsi="Calibri"/>
                <w:sz w:val="18"/>
                <w:szCs w:val="18"/>
              </w:rPr>
              <w:t>Cooling System</w:t>
            </w:r>
          </w:p>
          <w:p w14:paraId="68F7BB2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Type</w:t>
            </w:r>
          </w:p>
        </w:tc>
        <w:tc>
          <w:tcPr>
            <w:tcW w:w="1460" w:type="dxa"/>
            <w:vAlign w:val="bottom"/>
          </w:tcPr>
          <w:p w14:paraId="02D4AE74" w14:textId="77777777" w:rsidR="00091594" w:rsidRDefault="00091594" w:rsidP="00231885">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w:t>
            </w:r>
            <w:r>
              <w:rPr>
                <w:rFonts w:ascii="Calibri" w:hAnsi="Calibri"/>
                <w:sz w:val="18"/>
                <w:szCs w:val="18"/>
              </w:rPr>
              <w:t>System</w:t>
            </w:r>
          </w:p>
          <w:p w14:paraId="34354A58" w14:textId="77777777" w:rsidR="00091594" w:rsidRDefault="00091594" w:rsidP="00231885">
            <w:pPr>
              <w:keepNext/>
              <w:jc w:val="center"/>
              <w:rPr>
                <w:rFonts w:ascii="Calibri" w:hAnsi="Calibri"/>
                <w:sz w:val="18"/>
                <w:szCs w:val="18"/>
              </w:rPr>
            </w:pPr>
            <w:r w:rsidRPr="00295655">
              <w:rPr>
                <w:rFonts w:ascii="Calibri" w:hAnsi="Calibri"/>
                <w:sz w:val="18"/>
                <w:szCs w:val="18"/>
              </w:rPr>
              <w:t>Fan</w:t>
            </w:r>
          </w:p>
          <w:p w14:paraId="7B71E045"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Type</w:t>
            </w:r>
          </w:p>
        </w:tc>
        <w:tc>
          <w:tcPr>
            <w:tcW w:w="1459" w:type="dxa"/>
            <w:vAlign w:val="bottom"/>
          </w:tcPr>
          <w:p w14:paraId="5AB5A0CA" w14:textId="6B69838B" w:rsidR="00091594" w:rsidRDefault="00091594" w:rsidP="00231885">
            <w:pPr>
              <w:keepNext/>
              <w:jc w:val="center"/>
              <w:rPr>
                <w:rFonts w:ascii="Calibri" w:hAnsi="Calibri"/>
                <w:sz w:val="18"/>
                <w:szCs w:val="18"/>
              </w:rPr>
            </w:pPr>
            <w:r w:rsidRPr="00295655">
              <w:rPr>
                <w:rFonts w:ascii="Calibri" w:hAnsi="Calibri"/>
                <w:sz w:val="18"/>
                <w:szCs w:val="18"/>
              </w:rPr>
              <w:t>Distr</w:t>
            </w:r>
            <w:r w:rsidR="00DC3EC8">
              <w:rPr>
                <w:rFonts w:ascii="Calibri" w:hAnsi="Calibri"/>
                <w:sz w:val="18"/>
                <w:szCs w:val="18"/>
              </w:rPr>
              <w:t>ibution</w:t>
            </w:r>
          </w:p>
          <w:p w14:paraId="04E64A9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System Type</w:t>
            </w:r>
          </w:p>
        </w:tc>
        <w:tc>
          <w:tcPr>
            <w:tcW w:w="1460" w:type="dxa"/>
            <w:vAlign w:val="bottom"/>
          </w:tcPr>
          <w:p w14:paraId="11C92BB9" w14:textId="77777777" w:rsidR="00091594" w:rsidRDefault="00091594" w:rsidP="00231885">
            <w:pPr>
              <w:keepNext/>
              <w:jc w:val="center"/>
              <w:rPr>
                <w:rFonts w:ascii="Calibri" w:hAnsi="Calibri"/>
                <w:sz w:val="18"/>
                <w:szCs w:val="18"/>
              </w:rPr>
            </w:pPr>
            <w:r>
              <w:rPr>
                <w:rFonts w:ascii="Calibri" w:hAnsi="Calibri"/>
                <w:sz w:val="18"/>
                <w:szCs w:val="18"/>
              </w:rPr>
              <w:t>Required</w:t>
            </w:r>
          </w:p>
          <w:p w14:paraId="6D9F2502" w14:textId="49E84C87" w:rsidR="00091594" w:rsidRDefault="00091594" w:rsidP="00231885">
            <w:pPr>
              <w:keepNext/>
              <w:jc w:val="center"/>
              <w:rPr>
                <w:rFonts w:ascii="Calibri" w:hAnsi="Calibri"/>
                <w:sz w:val="18"/>
                <w:szCs w:val="18"/>
              </w:rPr>
            </w:pPr>
            <w:r>
              <w:rPr>
                <w:rFonts w:ascii="Calibri" w:hAnsi="Calibri"/>
                <w:sz w:val="18"/>
                <w:szCs w:val="18"/>
              </w:rPr>
              <w:t>T</w:t>
            </w:r>
            <w:r w:rsidR="00DC3EC8">
              <w:rPr>
                <w:rFonts w:ascii="Calibri" w:hAnsi="Calibri"/>
                <w:sz w:val="18"/>
                <w:szCs w:val="18"/>
              </w:rPr>
              <w:t>hermo</w:t>
            </w:r>
            <w:r>
              <w:rPr>
                <w:rFonts w:ascii="Calibri" w:hAnsi="Calibri"/>
                <w:sz w:val="18"/>
                <w:szCs w:val="18"/>
              </w:rPr>
              <w:t xml:space="preserve">stat </w:t>
            </w:r>
          </w:p>
          <w:p w14:paraId="0D5B9E8A" w14:textId="77777777" w:rsidR="00091594" w:rsidRPr="00295655" w:rsidRDefault="00091594" w:rsidP="00231885">
            <w:pPr>
              <w:keepNext/>
              <w:jc w:val="center"/>
              <w:rPr>
                <w:rFonts w:ascii="Calibri" w:hAnsi="Calibri"/>
                <w:sz w:val="18"/>
                <w:szCs w:val="18"/>
              </w:rPr>
            </w:pPr>
            <w:r>
              <w:rPr>
                <w:rFonts w:ascii="Calibri" w:hAnsi="Calibri"/>
                <w:sz w:val="18"/>
                <w:szCs w:val="18"/>
              </w:rPr>
              <w:t>Type</w:t>
            </w:r>
          </w:p>
        </w:tc>
        <w:tc>
          <w:tcPr>
            <w:tcW w:w="1460" w:type="dxa"/>
            <w:vAlign w:val="bottom"/>
          </w:tcPr>
          <w:p w14:paraId="0EDDBB53" w14:textId="77777777" w:rsidR="00091594" w:rsidRDefault="00091594" w:rsidP="00231885">
            <w:pPr>
              <w:keepNext/>
              <w:jc w:val="center"/>
              <w:rPr>
                <w:rFonts w:ascii="Calibri" w:hAnsi="Calibri"/>
                <w:sz w:val="18"/>
                <w:szCs w:val="18"/>
              </w:rPr>
            </w:pPr>
            <w:r>
              <w:rPr>
                <w:rFonts w:ascii="Calibri" w:hAnsi="Calibri"/>
                <w:sz w:val="18"/>
                <w:szCs w:val="18"/>
              </w:rPr>
              <w:t>Low Leakage Air-Handling Unit (LLAHU)</w:t>
            </w:r>
          </w:p>
          <w:p w14:paraId="6B68128D" w14:textId="77777777" w:rsidR="00091594" w:rsidRPr="00295655" w:rsidRDefault="00091594" w:rsidP="00231885">
            <w:pPr>
              <w:keepNext/>
              <w:jc w:val="center"/>
              <w:rPr>
                <w:rFonts w:ascii="Calibri" w:hAnsi="Calibri"/>
                <w:sz w:val="18"/>
                <w:szCs w:val="18"/>
              </w:rPr>
            </w:pPr>
            <w:r>
              <w:rPr>
                <w:rFonts w:ascii="Calibri" w:hAnsi="Calibri"/>
                <w:sz w:val="18"/>
                <w:szCs w:val="18"/>
              </w:rPr>
              <w:t>Status</w:t>
            </w:r>
          </w:p>
        </w:tc>
        <w:tc>
          <w:tcPr>
            <w:tcW w:w="1460" w:type="dxa"/>
            <w:vAlign w:val="bottom"/>
          </w:tcPr>
          <w:p w14:paraId="129C9C4B" w14:textId="77777777" w:rsidR="00091594" w:rsidRDefault="00091594" w:rsidP="00231885">
            <w:pPr>
              <w:keepNext/>
              <w:jc w:val="center"/>
              <w:rPr>
                <w:rFonts w:ascii="Calibri" w:hAnsi="Calibri"/>
                <w:sz w:val="18"/>
                <w:szCs w:val="18"/>
              </w:rPr>
            </w:pPr>
            <w:r>
              <w:rPr>
                <w:rFonts w:ascii="Calibri" w:hAnsi="Calibri"/>
                <w:sz w:val="18"/>
                <w:szCs w:val="18"/>
              </w:rPr>
              <w:t xml:space="preserve">SC </w:t>
            </w:r>
          </w:p>
          <w:p w14:paraId="1D24A078" w14:textId="77777777" w:rsidR="00091594" w:rsidRPr="00EC33DE" w:rsidRDefault="00091594" w:rsidP="00231885">
            <w:pPr>
              <w:keepNext/>
              <w:jc w:val="center"/>
              <w:rPr>
                <w:rFonts w:ascii="Calibri" w:hAnsi="Calibri"/>
                <w:sz w:val="18"/>
                <w:szCs w:val="18"/>
              </w:rPr>
            </w:pPr>
            <w:r w:rsidRPr="00EC33DE">
              <w:rPr>
                <w:rFonts w:ascii="Calibri" w:hAnsi="Calibri"/>
                <w:sz w:val="18"/>
                <w:szCs w:val="18"/>
              </w:rPr>
              <w:t>System</w:t>
            </w:r>
          </w:p>
          <w:p w14:paraId="212CF06A" w14:textId="77777777" w:rsidR="00091594" w:rsidRPr="00295655" w:rsidRDefault="00091594" w:rsidP="00231885">
            <w:pPr>
              <w:keepNext/>
              <w:jc w:val="center"/>
              <w:rPr>
                <w:rFonts w:ascii="Calibri" w:hAnsi="Calibri"/>
                <w:sz w:val="18"/>
                <w:szCs w:val="18"/>
              </w:rPr>
            </w:pPr>
            <w:r w:rsidRPr="00EC33DE">
              <w:rPr>
                <w:rFonts w:ascii="Calibri" w:hAnsi="Calibri"/>
                <w:sz w:val="18"/>
                <w:szCs w:val="18"/>
              </w:rPr>
              <w:t>Status</w:t>
            </w:r>
          </w:p>
        </w:tc>
        <w:tc>
          <w:tcPr>
            <w:tcW w:w="1460" w:type="dxa"/>
            <w:vAlign w:val="bottom"/>
          </w:tcPr>
          <w:p w14:paraId="540FDDA9" w14:textId="77777777" w:rsidR="00091594" w:rsidRPr="00EC33DE" w:rsidRDefault="00091594" w:rsidP="00231885">
            <w:pPr>
              <w:keepNext/>
              <w:jc w:val="center"/>
              <w:rPr>
                <w:rFonts w:ascii="Calibri" w:hAnsi="Calibri"/>
                <w:sz w:val="18"/>
                <w:szCs w:val="18"/>
              </w:rPr>
            </w:pPr>
            <w:r>
              <w:rPr>
                <w:rFonts w:ascii="Calibri" w:hAnsi="Calibri"/>
                <w:sz w:val="18"/>
                <w:szCs w:val="18"/>
              </w:rPr>
              <w:t>Duct System Status</w:t>
            </w:r>
          </w:p>
        </w:tc>
      </w:tr>
      <w:tr w:rsidR="00091594" w:rsidRPr="0061440C" w14:paraId="31D4CFB6" w14:textId="77777777" w:rsidTr="00091594">
        <w:trPr>
          <w:cantSplit/>
          <w:trHeight w:val="359"/>
        </w:trPr>
        <w:tc>
          <w:tcPr>
            <w:tcW w:w="1459" w:type="dxa"/>
          </w:tcPr>
          <w:p w14:paraId="3D50C12F" w14:textId="7D991D9E" w:rsidR="00091594" w:rsidRPr="0061440C" w:rsidRDefault="00091594" w:rsidP="00231885">
            <w:pPr>
              <w:keepNext/>
              <w:rPr>
                <w:rFonts w:ascii="Calibri" w:hAnsi="Calibri"/>
                <w:sz w:val="16"/>
                <w:szCs w:val="16"/>
              </w:rPr>
            </w:pPr>
          </w:p>
        </w:tc>
        <w:tc>
          <w:tcPr>
            <w:tcW w:w="1460" w:type="dxa"/>
          </w:tcPr>
          <w:p w14:paraId="5E0FF9AB" w14:textId="23408773" w:rsidR="00091594" w:rsidRPr="0061440C" w:rsidRDefault="00091594" w:rsidP="00231885">
            <w:pPr>
              <w:keepNext/>
              <w:rPr>
                <w:rFonts w:ascii="Calibri" w:hAnsi="Calibri"/>
                <w:sz w:val="16"/>
                <w:szCs w:val="16"/>
              </w:rPr>
            </w:pPr>
          </w:p>
        </w:tc>
        <w:tc>
          <w:tcPr>
            <w:tcW w:w="1460" w:type="dxa"/>
          </w:tcPr>
          <w:p w14:paraId="254E7A26" w14:textId="77777777" w:rsidR="00091594" w:rsidRPr="0061440C" w:rsidRDefault="00091594" w:rsidP="00091594">
            <w:pPr>
              <w:keepNext/>
              <w:rPr>
                <w:rFonts w:ascii="Calibri" w:hAnsi="Calibri"/>
                <w:sz w:val="16"/>
                <w:szCs w:val="16"/>
              </w:rPr>
            </w:pPr>
          </w:p>
        </w:tc>
        <w:tc>
          <w:tcPr>
            <w:tcW w:w="1460" w:type="dxa"/>
          </w:tcPr>
          <w:p w14:paraId="4EB0D2EE" w14:textId="374BF222" w:rsidR="00091594" w:rsidRPr="0061440C" w:rsidRDefault="00091594" w:rsidP="00231885">
            <w:pPr>
              <w:keepNext/>
              <w:rPr>
                <w:rFonts w:ascii="Calibri" w:hAnsi="Calibri"/>
                <w:sz w:val="16"/>
                <w:szCs w:val="16"/>
              </w:rPr>
            </w:pPr>
          </w:p>
        </w:tc>
        <w:tc>
          <w:tcPr>
            <w:tcW w:w="1460" w:type="dxa"/>
          </w:tcPr>
          <w:p w14:paraId="7098C71B" w14:textId="1C74963E" w:rsidR="00091594" w:rsidRPr="0061440C" w:rsidRDefault="00091594" w:rsidP="00231885">
            <w:pPr>
              <w:keepNext/>
              <w:rPr>
                <w:rFonts w:ascii="Calibri" w:hAnsi="Calibri"/>
                <w:sz w:val="16"/>
                <w:szCs w:val="16"/>
              </w:rPr>
            </w:pPr>
          </w:p>
          <w:p w14:paraId="301B3E10" w14:textId="77777777" w:rsidR="00091594" w:rsidRPr="00510646" w:rsidRDefault="00091594" w:rsidP="00231885">
            <w:pPr>
              <w:keepNext/>
              <w:rPr>
                <w:rFonts w:ascii="Calibri" w:hAnsi="Calibri"/>
                <w:sz w:val="16"/>
                <w:szCs w:val="16"/>
              </w:rPr>
            </w:pPr>
          </w:p>
        </w:tc>
        <w:tc>
          <w:tcPr>
            <w:tcW w:w="1459" w:type="dxa"/>
          </w:tcPr>
          <w:p w14:paraId="532E57A3" w14:textId="77777777" w:rsidR="00091594" w:rsidRPr="0061440C" w:rsidRDefault="00091594" w:rsidP="00091594">
            <w:pPr>
              <w:keepNext/>
              <w:rPr>
                <w:rFonts w:ascii="Calibri" w:hAnsi="Calibri"/>
                <w:sz w:val="16"/>
                <w:szCs w:val="16"/>
              </w:rPr>
            </w:pPr>
          </w:p>
        </w:tc>
        <w:tc>
          <w:tcPr>
            <w:tcW w:w="1460" w:type="dxa"/>
          </w:tcPr>
          <w:p w14:paraId="71506745" w14:textId="77777777" w:rsidR="00091594" w:rsidRPr="00510646" w:rsidRDefault="00091594" w:rsidP="00091594">
            <w:pPr>
              <w:keepNext/>
              <w:rPr>
                <w:rFonts w:ascii="Calibri" w:hAnsi="Calibri"/>
                <w:sz w:val="16"/>
                <w:szCs w:val="16"/>
              </w:rPr>
            </w:pPr>
          </w:p>
        </w:tc>
        <w:tc>
          <w:tcPr>
            <w:tcW w:w="1460" w:type="dxa"/>
          </w:tcPr>
          <w:p w14:paraId="350CC1EE" w14:textId="77777777" w:rsidR="00091594" w:rsidRPr="0061440C" w:rsidRDefault="00091594" w:rsidP="00231885">
            <w:pPr>
              <w:keepNext/>
              <w:rPr>
                <w:rFonts w:ascii="Calibri" w:hAnsi="Calibri"/>
                <w:sz w:val="16"/>
                <w:szCs w:val="16"/>
              </w:rPr>
            </w:pPr>
          </w:p>
        </w:tc>
        <w:tc>
          <w:tcPr>
            <w:tcW w:w="1460" w:type="dxa"/>
          </w:tcPr>
          <w:p w14:paraId="3BC5F7EF" w14:textId="3DE1BF9D" w:rsidR="00091594" w:rsidRPr="00B62959" w:rsidRDefault="00091594" w:rsidP="00231885">
            <w:pPr>
              <w:keepNext/>
              <w:rPr>
                <w:rFonts w:ascii="Calibri" w:hAnsi="Calibri"/>
                <w:sz w:val="16"/>
                <w:szCs w:val="16"/>
              </w:rPr>
            </w:pPr>
          </w:p>
        </w:tc>
        <w:tc>
          <w:tcPr>
            <w:tcW w:w="1460" w:type="dxa"/>
          </w:tcPr>
          <w:p w14:paraId="78DC2DC5" w14:textId="4C463EBD" w:rsidR="00091594" w:rsidRPr="00EC33DE" w:rsidRDefault="00091594" w:rsidP="00231885">
            <w:pPr>
              <w:keepNext/>
              <w:rPr>
                <w:rFonts w:ascii="Calibri" w:hAnsi="Calibri"/>
                <w:sz w:val="16"/>
                <w:szCs w:val="16"/>
              </w:rPr>
            </w:pPr>
          </w:p>
        </w:tc>
      </w:tr>
      <w:tr w:rsidR="00091594" w:rsidRPr="00295655" w14:paraId="73447EF5" w14:textId="77777777" w:rsidTr="00091594">
        <w:trPr>
          <w:cantSplit/>
          <w:trHeight w:val="288"/>
        </w:trPr>
        <w:tc>
          <w:tcPr>
            <w:tcW w:w="1459" w:type="dxa"/>
            <w:vAlign w:val="center"/>
          </w:tcPr>
          <w:p w14:paraId="4C31373B" w14:textId="77777777" w:rsidR="00091594" w:rsidRPr="00295655" w:rsidRDefault="00091594" w:rsidP="00231885">
            <w:pPr>
              <w:keepNext/>
              <w:rPr>
                <w:rFonts w:ascii="Calibri" w:hAnsi="Calibri"/>
                <w:sz w:val="18"/>
                <w:szCs w:val="18"/>
              </w:rPr>
            </w:pPr>
          </w:p>
        </w:tc>
        <w:tc>
          <w:tcPr>
            <w:tcW w:w="1460" w:type="dxa"/>
            <w:vAlign w:val="center"/>
          </w:tcPr>
          <w:p w14:paraId="1720C287" w14:textId="77777777" w:rsidR="00091594" w:rsidRPr="00295655" w:rsidRDefault="00091594" w:rsidP="00231885">
            <w:pPr>
              <w:keepNext/>
              <w:rPr>
                <w:rFonts w:ascii="Calibri" w:hAnsi="Calibri"/>
                <w:sz w:val="18"/>
                <w:szCs w:val="18"/>
              </w:rPr>
            </w:pPr>
          </w:p>
        </w:tc>
        <w:tc>
          <w:tcPr>
            <w:tcW w:w="1460" w:type="dxa"/>
            <w:vAlign w:val="center"/>
          </w:tcPr>
          <w:p w14:paraId="5ED384B1" w14:textId="77777777" w:rsidR="00091594" w:rsidRPr="00295655" w:rsidRDefault="00091594" w:rsidP="00231885">
            <w:pPr>
              <w:keepNext/>
              <w:rPr>
                <w:rFonts w:ascii="Calibri" w:hAnsi="Calibri"/>
                <w:sz w:val="18"/>
                <w:szCs w:val="18"/>
              </w:rPr>
            </w:pPr>
          </w:p>
        </w:tc>
        <w:tc>
          <w:tcPr>
            <w:tcW w:w="1460" w:type="dxa"/>
            <w:vAlign w:val="center"/>
          </w:tcPr>
          <w:p w14:paraId="7396575C" w14:textId="77777777" w:rsidR="00091594" w:rsidRPr="00295655" w:rsidRDefault="00091594" w:rsidP="00231885">
            <w:pPr>
              <w:keepNext/>
              <w:rPr>
                <w:rFonts w:ascii="Calibri" w:hAnsi="Calibri"/>
                <w:sz w:val="18"/>
                <w:szCs w:val="18"/>
              </w:rPr>
            </w:pPr>
          </w:p>
        </w:tc>
        <w:tc>
          <w:tcPr>
            <w:tcW w:w="1460" w:type="dxa"/>
            <w:vAlign w:val="center"/>
          </w:tcPr>
          <w:p w14:paraId="69A25530" w14:textId="77777777" w:rsidR="00091594" w:rsidRPr="00295655" w:rsidRDefault="00091594" w:rsidP="00231885">
            <w:pPr>
              <w:keepNext/>
              <w:rPr>
                <w:rFonts w:ascii="Calibri" w:hAnsi="Calibri"/>
                <w:sz w:val="18"/>
                <w:szCs w:val="18"/>
              </w:rPr>
            </w:pPr>
          </w:p>
        </w:tc>
        <w:tc>
          <w:tcPr>
            <w:tcW w:w="1459" w:type="dxa"/>
            <w:vAlign w:val="center"/>
          </w:tcPr>
          <w:p w14:paraId="13AAFA84" w14:textId="77777777" w:rsidR="00091594" w:rsidRPr="00295655" w:rsidRDefault="00091594" w:rsidP="00231885">
            <w:pPr>
              <w:keepNext/>
              <w:rPr>
                <w:rFonts w:ascii="Calibri" w:hAnsi="Calibri"/>
                <w:sz w:val="18"/>
                <w:szCs w:val="18"/>
              </w:rPr>
            </w:pPr>
          </w:p>
        </w:tc>
        <w:tc>
          <w:tcPr>
            <w:tcW w:w="1460" w:type="dxa"/>
            <w:vAlign w:val="center"/>
          </w:tcPr>
          <w:p w14:paraId="215958E5" w14:textId="77777777" w:rsidR="00091594" w:rsidRPr="00295655" w:rsidRDefault="00091594" w:rsidP="00231885">
            <w:pPr>
              <w:keepNext/>
              <w:rPr>
                <w:rFonts w:ascii="Calibri" w:hAnsi="Calibri"/>
                <w:sz w:val="18"/>
                <w:szCs w:val="18"/>
              </w:rPr>
            </w:pPr>
          </w:p>
        </w:tc>
        <w:tc>
          <w:tcPr>
            <w:tcW w:w="1460" w:type="dxa"/>
            <w:vAlign w:val="center"/>
          </w:tcPr>
          <w:p w14:paraId="7BB412D8" w14:textId="77777777" w:rsidR="00091594" w:rsidRPr="00295655" w:rsidRDefault="00091594" w:rsidP="00231885">
            <w:pPr>
              <w:keepNext/>
              <w:rPr>
                <w:rFonts w:ascii="Calibri" w:hAnsi="Calibri"/>
                <w:sz w:val="18"/>
                <w:szCs w:val="18"/>
              </w:rPr>
            </w:pPr>
          </w:p>
        </w:tc>
        <w:tc>
          <w:tcPr>
            <w:tcW w:w="1460" w:type="dxa"/>
          </w:tcPr>
          <w:p w14:paraId="4643D783" w14:textId="77777777" w:rsidR="00091594" w:rsidRPr="00295655" w:rsidRDefault="00091594" w:rsidP="00231885">
            <w:pPr>
              <w:keepNext/>
              <w:rPr>
                <w:rFonts w:ascii="Calibri" w:hAnsi="Calibri"/>
                <w:sz w:val="18"/>
                <w:szCs w:val="18"/>
              </w:rPr>
            </w:pPr>
          </w:p>
        </w:tc>
        <w:tc>
          <w:tcPr>
            <w:tcW w:w="1460" w:type="dxa"/>
          </w:tcPr>
          <w:p w14:paraId="33AF9DC6" w14:textId="77777777" w:rsidR="00091594" w:rsidRPr="00295655" w:rsidRDefault="00091594" w:rsidP="00231885">
            <w:pPr>
              <w:keepNext/>
              <w:rPr>
                <w:rFonts w:ascii="Calibri" w:hAnsi="Calibri"/>
                <w:sz w:val="18"/>
                <w:szCs w:val="18"/>
              </w:rPr>
            </w:pPr>
          </w:p>
        </w:tc>
      </w:tr>
      <w:tr w:rsidR="00091594" w:rsidRPr="00295655" w14:paraId="6E01CFB1" w14:textId="77777777" w:rsidTr="00231885">
        <w:trPr>
          <w:cantSplit/>
        </w:trPr>
        <w:tc>
          <w:tcPr>
            <w:tcW w:w="14598" w:type="dxa"/>
            <w:gridSpan w:val="10"/>
          </w:tcPr>
          <w:p w14:paraId="25C76887"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5E648043" w14:textId="77777777" w:rsidR="00091594" w:rsidRPr="00295655" w:rsidRDefault="00091594" w:rsidP="0009159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1"/>
        <w:gridCol w:w="1462"/>
        <w:gridCol w:w="1461"/>
        <w:gridCol w:w="1462"/>
        <w:gridCol w:w="1462"/>
        <w:gridCol w:w="1461"/>
        <w:gridCol w:w="1462"/>
        <w:gridCol w:w="1461"/>
        <w:gridCol w:w="1462"/>
        <w:gridCol w:w="1462"/>
      </w:tblGrid>
      <w:tr w:rsidR="00091594" w:rsidRPr="00295655" w14:paraId="18496224" w14:textId="77777777" w:rsidTr="00231885">
        <w:trPr>
          <w:cantSplit/>
        </w:trPr>
        <w:tc>
          <w:tcPr>
            <w:tcW w:w="14616" w:type="dxa"/>
            <w:gridSpan w:val="10"/>
            <w:shd w:val="clear" w:color="auto" w:fill="auto"/>
          </w:tcPr>
          <w:p w14:paraId="50996AB2" w14:textId="77777777" w:rsidR="00091594" w:rsidRDefault="00091594" w:rsidP="00231885">
            <w:pPr>
              <w:keepNext/>
              <w:rPr>
                <w:rFonts w:ascii="Calibri" w:hAnsi="Calibri"/>
                <w:b/>
                <w:sz w:val="18"/>
                <w:szCs w:val="18"/>
              </w:rPr>
            </w:pPr>
            <w:r>
              <w:rPr>
                <w:rFonts w:ascii="Calibri" w:hAnsi="Calibri"/>
                <w:b/>
                <w:sz w:val="18"/>
                <w:szCs w:val="18"/>
              </w:rPr>
              <w:lastRenderedPageBreak/>
              <w:t>C</w:t>
            </w:r>
            <w:r w:rsidRPr="00295655">
              <w:rPr>
                <w:rFonts w:ascii="Calibri" w:hAnsi="Calibri"/>
                <w:b/>
                <w:sz w:val="18"/>
                <w:szCs w:val="18"/>
              </w:rPr>
              <w:t xml:space="preserve">. </w:t>
            </w:r>
            <w:r>
              <w:rPr>
                <w:rFonts w:ascii="Calibri" w:hAnsi="Calibri"/>
                <w:b/>
                <w:sz w:val="18"/>
                <w:szCs w:val="18"/>
              </w:rPr>
              <w:t xml:space="preserve">Design </w:t>
            </w:r>
            <w:r w:rsidRPr="00295655">
              <w:rPr>
                <w:rFonts w:ascii="Calibri" w:hAnsi="Calibri"/>
                <w:b/>
                <w:sz w:val="18"/>
                <w:szCs w:val="18"/>
              </w:rPr>
              <w:t xml:space="preserve">Space Conditioning (SC) System Compliance </w:t>
            </w:r>
            <w:r>
              <w:rPr>
                <w:rFonts w:ascii="Calibri" w:hAnsi="Calibri"/>
                <w:b/>
                <w:sz w:val="18"/>
                <w:szCs w:val="18"/>
              </w:rPr>
              <w:t>Requirements from CF1R</w:t>
            </w:r>
          </w:p>
          <w:p w14:paraId="7B7A277A" w14:textId="3D73B1C1" w:rsidR="00091594" w:rsidRPr="009D5A43" w:rsidRDefault="00091594" w:rsidP="00231885">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tc>
      </w:tr>
      <w:tr w:rsidR="00091594" w:rsidRPr="00295655" w14:paraId="052B1849" w14:textId="77777777" w:rsidTr="00231885">
        <w:trPr>
          <w:cantSplit/>
          <w:trHeight w:val="215"/>
        </w:trPr>
        <w:tc>
          <w:tcPr>
            <w:tcW w:w="1461" w:type="dxa"/>
            <w:vAlign w:val="center"/>
          </w:tcPr>
          <w:p w14:paraId="5246CB6E" w14:textId="77777777" w:rsidR="00091594" w:rsidRPr="00295655" w:rsidRDefault="00091594" w:rsidP="00231885">
            <w:pPr>
              <w:keepNext/>
              <w:jc w:val="center"/>
              <w:rPr>
                <w:rFonts w:ascii="Calibri" w:hAnsi="Calibri"/>
                <w:sz w:val="18"/>
                <w:szCs w:val="18"/>
              </w:rPr>
            </w:pPr>
            <w:r>
              <w:rPr>
                <w:rFonts w:ascii="Calibri" w:hAnsi="Calibri"/>
                <w:sz w:val="18"/>
                <w:szCs w:val="18"/>
              </w:rPr>
              <w:t>01</w:t>
            </w:r>
          </w:p>
        </w:tc>
        <w:tc>
          <w:tcPr>
            <w:tcW w:w="1462" w:type="dxa"/>
            <w:vAlign w:val="center"/>
          </w:tcPr>
          <w:p w14:paraId="00F71853"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1461" w:type="dxa"/>
            <w:vAlign w:val="center"/>
          </w:tcPr>
          <w:p w14:paraId="226CE81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1462" w:type="dxa"/>
            <w:vAlign w:val="center"/>
          </w:tcPr>
          <w:p w14:paraId="470FABB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1462" w:type="dxa"/>
            <w:vAlign w:val="center"/>
          </w:tcPr>
          <w:p w14:paraId="3F3A90A3"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c>
          <w:tcPr>
            <w:tcW w:w="1461" w:type="dxa"/>
            <w:vAlign w:val="center"/>
          </w:tcPr>
          <w:p w14:paraId="44CB8B97"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06</w:t>
            </w:r>
          </w:p>
        </w:tc>
        <w:tc>
          <w:tcPr>
            <w:tcW w:w="1462" w:type="dxa"/>
            <w:vAlign w:val="center"/>
          </w:tcPr>
          <w:p w14:paraId="4FB6F98B"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07</w:t>
            </w:r>
          </w:p>
        </w:tc>
        <w:tc>
          <w:tcPr>
            <w:tcW w:w="1461" w:type="dxa"/>
            <w:vAlign w:val="center"/>
          </w:tcPr>
          <w:p w14:paraId="39903398"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08</w:t>
            </w:r>
          </w:p>
        </w:tc>
        <w:tc>
          <w:tcPr>
            <w:tcW w:w="1462" w:type="dxa"/>
            <w:vAlign w:val="center"/>
          </w:tcPr>
          <w:p w14:paraId="6C182FD9"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09</w:t>
            </w:r>
          </w:p>
        </w:tc>
        <w:tc>
          <w:tcPr>
            <w:tcW w:w="1462" w:type="dxa"/>
          </w:tcPr>
          <w:p w14:paraId="76F08BAB" w14:textId="77777777" w:rsidR="00091594" w:rsidRDefault="00091594" w:rsidP="00231885">
            <w:pPr>
              <w:keepNext/>
              <w:jc w:val="center"/>
              <w:rPr>
                <w:rFonts w:ascii="Calibri" w:hAnsi="Calibri"/>
                <w:sz w:val="18"/>
                <w:szCs w:val="18"/>
              </w:rPr>
            </w:pPr>
            <w:r>
              <w:rPr>
                <w:rFonts w:ascii="Calibri" w:hAnsi="Calibri"/>
                <w:sz w:val="18"/>
                <w:szCs w:val="18"/>
              </w:rPr>
              <w:t>10</w:t>
            </w:r>
          </w:p>
        </w:tc>
      </w:tr>
      <w:tr w:rsidR="00091594" w:rsidRPr="00295655" w14:paraId="767592F4" w14:textId="77777777" w:rsidTr="00231885">
        <w:trPr>
          <w:cantSplit/>
          <w:trHeight w:val="576"/>
        </w:trPr>
        <w:tc>
          <w:tcPr>
            <w:tcW w:w="1461" w:type="dxa"/>
            <w:vAlign w:val="bottom"/>
          </w:tcPr>
          <w:p w14:paraId="614F510E" w14:textId="77777777" w:rsidR="00091594" w:rsidRDefault="00091594" w:rsidP="00231885">
            <w:pPr>
              <w:keepNext/>
              <w:jc w:val="center"/>
              <w:rPr>
                <w:rFonts w:ascii="Calibri" w:hAnsi="Calibri"/>
                <w:sz w:val="18"/>
                <w:szCs w:val="18"/>
              </w:rPr>
            </w:pPr>
            <w:r w:rsidRPr="0036092C">
              <w:rPr>
                <w:rFonts w:ascii="Calibri" w:hAnsi="Calibri"/>
                <w:sz w:val="18"/>
                <w:szCs w:val="18"/>
              </w:rPr>
              <w:t>SC System</w:t>
            </w:r>
          </w:p>
          <w:p w14:paraId="3AE56A3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Identification or Name</w:t>
            </w:r>
          </w:p>
        </w:tc>
        <w:tc>
          <w:tcPr>
            <w:tcW w:w="1462" w:type="dxa"/>
            <w:vAlign w:val="bottom"/>
          </w:tcPr>
          <w:p w14:paraId="0E27A70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Heating</w:t>
            </w:r>
          </w:p>
          <w:p w14:paraId="224081FB"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Efficiency</w:t>
            </w:r>
          </w:p>
          <w:p w14:paraId="1FC72F03"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Type</w:t>
            </w:r>
          </w:p>
        </w:tc>
        <w:tc>
          <w:tcPr>
            <w:tcW w:w="1461" w:type="dxa"/>
            <w:vAlign w:val="bottom"/>
          </w:tcPr>
          <w:p w14:paraId="37633BB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Minimum</w:t>
            </w:r>
          </w:p>
          <w:p w14:paraId="74F79D98"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Heating</w:t>
            </w:r>
          </w:p>
          <w:p w14:paraId="5A65CB8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Efficiency</w:t>
            </w:r>
          </w:p>
          <w:p w14:paraId="0E3EB95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Value</w:t>
            </w:r>
          </w:p>
        </w:tc>
        <w:tc>
          <w:tcPr>
            <w:tcW w:w="1462" w:type="dxa"/>
            <w:vAlign w:val="bottom"/>
          </w:tcPr>
          <w:p w14:paraId="17580AC8"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 xml:space="preserve">Heat Pump Heating Capacity </w:t>
            </w:r>
          </w:p>
          <w:p w14:paraId="27A25088" w14:textId="2959003C" w:rsidR="00091594" w:rsidRPr="00295655" w:rsidRDefault="00091594" w:rsidP="00231885">
            <w:pPr>
              <w:keepNext/>
              <w:jc w:val="center"/>
              <w:rPr>
                <w:rFonts w:ascii="Calibri" w:hAnsi="Calibri"/>
                <w:sz w:val="18"/>
                <w:szCs w:val="18"/>
              </w:rPr>
            </w:pPr>
            <w:r w:rsidRPr="00295655">
              <w:rPr>
                <w:rFonts w:ascii="Calibri" w:hAnsi="Calibri"/>
                <w:sz w:val="18"/>
                <w:szCs w:val="18"/>
              </w:rPr>
              <w:t>@ 47</w:t>
            </w:r>
            <w:r w:rsidR="00DC3EC8">
              <w:rPr>
                <w:rFonts w:ascii="Calibri" w:hAnsi="Calibri"/>
                <w:sz w:val="18"/>
                <w:szCs w:val="18"/>
              </w:rPr>
              <w:t>°</w:t>
            </w:r>
            <w:r w:rsidRPr="00295655">
              <w:rPr>
                <w:rFonts w:ascii="Calibri" w:hAnsi="Calibri"/>
                <w:sz w:val="18"/>
                <w:szCs w:val="18"/>
              </w:rPr>
              <w:t>F</w:t>
            </w:r>
          </w:p>
        </w:tc>
        <w:tc>
          <w:tcPr>
            <w:tcW w:w="1462" w:type="dxa"/>
            <w:vAlign w:val="bottom"/>
          </w:tcPr>
          <w:p w14:paraId="18F83BE3"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 xml:space="preserve">Heat Pump Heating Capacity </w:t>
            </w:r>
          </w:p>
          <w:p w14:paraId="061E3C13" w14:textId="566AC906" w:rsidR="00091594" w:rsidRPr="00295655" w:rsidRDefault="00091594" w:rsidP="00231885">
            <w:pPr>
              <w:keepNext/>
              <w:jc w:val="center"/>
              <w:rPr>
                <w:rFonts w:ascii="Calibri" w:hAnsi="Calibri"/>
                <w:sz w:val="18"/>
                <w:szCs w:val="18"/>
              </w:rPr>
            </w:pPr>
            <w:r w:rsidRPr="00295655">
              <w:rPr>
                <w:rFonts w:ascii="Calibri" w:hAnsi="Calibri"/>
                <w:sz w:val="18"/>
                <w:szCs w:val="18"/>
              </w:rPr>
              <w:t>@ 17</w:t>
            </w:r>
            <w:r w:rsidR="00DC3EC8">
              <w:rPr>
                <w:rFonts w:ascii="Calibri" w:hAnsi="Calibri"/>
                <w:sz w:val="18"/>
                <w:szCs w:val="18"/>
              </w:rPr>
              <w:t>°</w:t>
            </w:r>
            <w:r w:rsidRPr="00295655">
              <w:rPr>
                <w:rFonts w:ascii="Calibri" w:hAnsi="Calibri"/>
                <w:sz w:val="18"/>
                <w:szCs w:val="18"/>
              </w:rPr>
              <w:t>F</w:t>
            </w:r>
          </w:p>
        </w:tc>
        <w:tc>
          <w:tcPr>
            <w:tcW w:w="1461" w:type="dxa"/>
            <w:vAlign w:val="bottom"/>
          </w:tcPr>
          <w:p w14:paraId="50F358C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Minimum</w:t>
            </w:r>
          </w:p>
          <w:p w14:paraId="22A0B244"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Cooling Efficiency</w:t>
            </w:r>
          </w:p>
          <w:p w14:paraId="09E39F7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SEER</w:t>
            </w:r>
          </w:p>
        </w:tc>
        <w:tc>
          <w:tcPr>
            <w:tcW w:w="1462" w:type="dxa"/>
            <w:vAlign w:val="bottom"/>
          </w:tcPr>
          <w:p w14:paraId="7C6A4E8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Minimum</w:t>
            </w:r>
          </w:p>
          <w:p w14:paraId="1552B1B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Cooling Efficiency</w:t>
            </w:r>
          </w:p>
          <w:p w14:paraId="20795157"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EER</w:t>
            </w:r>
          </w:p>
        </w:tc>
        <w:tc>
          <w:tcPr>
            <w:tcW w:w="1461" w:type="dxa"/>
            <w:vAlign w:val="bottom"/>
          </w:tcPr>
          <w:p w14:paraId="69323A7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Minimum Cooling System Airflow</w:t>
            </w:r>
            <w:r>
              <w:rPr>
                <w:rFonts w:ascii="Calibri" w:hAnsi="Calibri"/>
                <w:sz w:val="18"/>
                <w:szCs w:val="18"/>
              </w:rPr>
              <w:t xml:space="preserve"> </w:t>
            </w:r>
            <w:r w:rsidRPr="00295655">
              <w:rPr>
                <w:rFonts w:ascii="Calibri" w:hAnsi="Calibri"/>
                <w:sz w:val="18"/>
                <w:szCs w:val="18"/>
              </w:rPr>
              <w:t>Rate (</w:t>
            </w:r>
            <w:r>
              <w:rPr>
                <w:rFonts w:ascii="Calibri" w:hAnsi="Calibri"/>
                <w:sz w:val="18"/>
                <w:szCs w:val="18"/>
              </w:rPr>
              <w:t>CFM</w:t>
            </w:r>
            <w:r w:rsidRPr="00295655">
              <w:rPr>
                <w:rFonts w:ascii="Calibri" w:hAnsi="Calibri"/>
                <w:sz w:val="18"/>
                <w:szCs w:val="18"/>
              </w:rPr>
              <w:t>/ton)</w:t>
            </w:r>
          </w:p>
        </w:tc>
        <w:tc>
          <w:tcPr>
            <w:tcW w:w="1462" w:type="dxa"/>
            <w:vAlign w:val="bottom"/>
          </w:tcPr>
          <w:p w14:paraId="46FABCFA" w14:textId="79336017" w:rsidR="00091594" w:rsidRPr="00295655" w:rsidRDefault="00091594" w:rsidP="00231885">
            <w:pPr>
              <w:keepNext/>
              <w:jc w:val="center"/>
              <w:rPr>
                <w:rFonts w:ascii="Calibri" w:hAnsi="Calibri"/>
                <w:sz w:val="18"/>
                <w:szCs w:val="18"/>
              </w:rPr>
            </w:pPr>
            <w:r w:rsidRPr="00295655">
              <w:rPr>
                <w:rFonts w:ascii="Calibri" w:hAnsi="Calibri"/>
                <w:sz w:val="18"/>
                <w:szCs w:val="18"/>
              </w:rPr>
              <w:t xml:space="preserve">Maximum </w:t>
            </w:r>
            <w:r>
              <w:rPr>
                <w:rFonts w:ascii="Calibri" w:hAnsi="Calibri"/>
                <w:sz w:val="18"/>
                <w:szCs w:val="18"/>
              </w:rPr>
              <w:t xml:space="preserve">Fan Efficacy </w:t>
            </w:r>
            <w:r w:rsidR="00DC3EC8">
              <w:rPr>
                <w:rFonts w:ascii="Calibri" w:hAnsi="Calibri"/>
                <w:sz w:val="18"/>
                <w:szCs w:val="18"/>
              </w:rPr>
              <w:t>(</w:t>
            </w:r>
            <w:r>
              <w:rPr>
                <w:rFonts w:ascii="Calibri" w:hAnsi="Calibri"/>
                <w:sz w:val="18"/>
                <w:szCs w:val="18"/>
              </w:rPr>
              <w:t>W/CFM</w:t>
            </w:r>
            <w:r w:rsidRPr="00295655">
              <w:rPr>
                <w:rFonts w:ascii="Calibri" w:hAnsi="Calibri"/>
                <w:sz w:val="18"/>
                <w:szCs w:val="18"/>
              </w:rPr>
              <w:t xml:space="preserve"> </w:t>
            </w:r>
            <w:r w:rsidR="00DC3EC8">
              <w:rPr>
                <w:rFonts w:ascii="Calibri" w:hAnsi="Calibri"/>
                <w:sz w:val="18"/>
                <w:szCs w:val="18"/>
              </w:rPr>
              <w:t>)</w:t>
            </w:r>
          </w:p>
        </w:tc>
        <w:tc>
          <w:tcPr>
            <w:tcW w:w="1462" w:type="dxa"/>
            <w:vAlign w:val="bottom"/>
          </w:tcPr>
          <w:p w14:paraId="1C30AE6B" w14:textId="1EDBC426" w:rsidR="00091594" w:rsidRDefault="00702D9B" w:rsidP="00231885">
            <w:pPr>
              <w:keepNext/>
              <w:jc w:val="center"/>
              <w:rPr>
                <w:rFonts w:ascii="Calibri" w:hAnsi="Calibri"/>
                <w:sz w:val="18"/>
                <w:szCs w:val="18"/>
              </w:rPr>
            </w:pPr>
            <w:r>
              <w:rPr>
                <w:rFonts w:ascii="Calibri" w:hAnsi="Calibri"/>
                <w:sz w:val="18"/>
                <w:szCs w:val="18"/>
              </w:rPr>
              <w:t xml:space="preserve">Modeled </w:t>
            </w:r>
          </w:p>
          <w:p w14:paraId="12A0126B" w14:textId="77777777" w:rsidR="00091594" w:rsidRDefault="00091594" w:rsidP="00231885">
            <w:pPr>
              <w:keepNext/>
              <w:jc w:val="center"/>
              <w:rPr>
                <w:rFonts w:ascii="Calibri" w:hAnsi="Calibri"/>
                <w:sz w:val="18"/>
                <w:szCs w:val="18"/>
              </w:rPr>
            </w:pPr>
            <w:r>
              <w:rPr>
                <w:rFonts w:ascii="Calibri" w:hAnsi="Calibri"/>
                <w:sz w:val="18"/>
                <w:szCs w:val="18"/>
              </w:rPr>
              <w:t>R-Value</w:t>
            </w:r>
          </w:p>
          <w:p w14:paraId="21EF5AA8" w14:textId="7000983B" w:rsidR="00091594" w:rsidRDefault="00091594" w:rsidP="00702D9B">
            <w:pPr>
              <w:keepNext/>
              <w:jc w:val="center"/>
              <w:rPr>
                <w:rFonts w:ascii="Calibri" w:hAnsi="Calibri"/>
                <w:sz w:val="18"/>
                <w:szCs w:val="18"/>
              </w:rPr>
            </w:pPr>
            <w:r>
              <w:rPr>
                <w:rFonts w:ascii="Calibri" w:hAnsi="Calibri"/>
                <w:sz w:val="18"/>
                <w:szCs w:val="18"/>
              </w:rPr>
              <w:t>for Ducts</w:t>
            </w:r>
          </w:p>
        </w:tc>
      </w:tr>
      <w:tr w:rsidR="00091594" w:rsidRPr="00295655" w14:paraId="0276388E" w14:textId="77777777" w:rsidTr="00231885">
        <w:trPr>
          <w:cantSplit/>
          <w:trHeight w:val="288"/>
        </w:trPr>
        <w:tc>
          <w:tcPr>
            <w:tcW w:w="1461" w:type="dxa"/>
            <w:vAlign w:val="center"/>
          </w:tcPr>
          <w:p w14:paraId="59E9C1C1" w14:textId="77777777" w:rsidR="00091594" w:rsidRPr="00295655" w:rsidRDefault="00091594" w:rsidP="00231885">
            <w:pPr>
              <w:keepNext/>
              <w:jc w:val="center"/>
              <w:rPr>
                <w:rFonts w:ascii="Calibri" w:hAnsi="Calibri"/>
                <w:sz w:val="18"/>
                <w:szCs w:val="18"/>
              </w:rPr>
            </w:pPr>
          </w:p>
        </w:tc>
        <w:tc>
          <w:tcPr>
            <w:tcW w:w="1462" w:type="dxa"/>
            <w:vAlign w:val="center"/>
          </w:tcPr>
          <w:p w14:paraId="77BB0198" w14:textId="77777777" w:rsidR="00091594" w:rsidRPr="00295655" w:rsidRDefault="00091594" w:rsidP="00231885">
            <w:pPr>
              <w:keepNext/>
              <w:jc w:val="center"/>
              <w:rPr>
                <w:rFonts w:ascii="Calibri" w:hAnsi="Calibri"/>
                <w:sz w:val="18"/>
                <w:szCs w:val="18"/>
              </w:rPr>
            </w:pPr>
          </w:p>
        </w:tc>
        <w:tc>
          <w:tcPr>
            <w:tcW w:w="1461" w:type="dxa"/>
            <w:vAlign w:val="center"/>
          </w:tcPr>
          <w:p w14:paraId="5C39276B" w14:textId="77777777" w:rsidR="00091594" w:rsidRPr="00295655" w:rsidRDefault="00091594" w:rsidP="00231885">
            <w:pPr>
              <w:keepNext/>
              <w:jc w:val="center"/>
              <w:rPr>
                <w:rFonts w:ascii="Calibri" w:hAnsi="Calibri"/>
                <w:sz w:val="18"/>
                <w:szCs w:val="18"/>
              </w:rPr>
            </w:pPr>
          </w:p>
        </w:tc>
        <w:tc>
          <w:tcPr>
            <w:tcW w:w="1462" w:type="dxa"/>
            <w:vAlign w:val="center"/>
          </w:tcPr>
          <w:p w14:paraId="17AA0FD0" w14:textId="77777777" w:rsidR="00091594" w:rsidRPr="00295655" w:rsidRDefault="00091594" w:rsidP="00231885">
            <w:pPr>
              <w:keepNext/>
              <w:jc w:val="center"/>
              <w:rPr>
                <w:rFonts w:ascii="Calibri" w:hAnsi="Calibri"/>
                <w:sz w:val="18"/>
                <w:szCs w:val="18"/>
              </w:rPr>
            </w:pPr>
          </w:p>
        </w:tc>
        <w:tc>
          <w:tcPr>
            <w:tcW w:w="1462" w:type="dxa"/>
            <w:vAlign w:val="center"/>
          </w:tcPr>
          <w:p w14:paraId="722D4D2A" w14:textId="77777777" w:rsidR="00091594" w:rsidRPr="00295655" w:rsidRDefault="00091594" w:rsidP="00231885">
            <w:pPr>
              <w:keepNext/>
              <w:jc w:val="center"/>
              <w:rPr>
                <w:rFonts w:ascii="Calibri" w:hAnsi="Calibri"/>
                <w:sz w:val="18"/>
                <w:szCs w:val="18"/>
              </w:rPr>
            </w:pPr>
          </w:p>
        </w:tc>
        <w:tc>
          <w:tcPr>
            <w:tcW w:w="1461" w:type="dxa"/>
            <w:vAlign w:val="center"/>
          </w:tcPr>
          <w:p w14:paraId="4EF643B6" w14:textId="77777777" w:rsidR="00091594" w:rsidRPr="00295655" w:rsidRDefault="00091594" w:rsidP="00231885">
            <w:pPr>
              <w:keepNext/>
              <w:jc w:val="center"/>
              <w:rPr>
                <w:rFonts w:ascii="Calibri" w:hAnsi="Calibri"/>
                <w:sz w:val="18"/>
                <w:szCs w:val="18"/>
              </w:rPr>
            </w:pPr>
          </w:p>
        </w:tc>
        <w:tc>
          <w:tcPr>
            <w:tcW w:w="1462" w:type="dxa"/>
            <w:vAlign w:val="center"/>
          </w:tcPr>
          <w:p w14:paraId="589075E8" w14:textId="77777777" w:rsidR="00091594" w:rsidRPr="00295655" w:rsidRDefault="00091594" w:rsidP="00231885">
            <w:pPr>
              <w:keepNext/>
              <w:jc w:val="center"/>
              <w:rPr>
                <w:rFonts w:ascii="Calibri" w:hAnsi="Calibri"/>
                <w:sz w:val="18"/>
                <w:szCs w:val="18"/>
              </w:rPr>
            </w:pPr>
          </w:p>
        </w:tc>
        <w:tc>
          <w:tcPr>
            <w:tcW w:w="1461" w:type="dxa"/>
            <w:vAlign w:val="center"/>
          </w:tcPr>
          <w:p w14:paraId="3908287D" w14:textId="77777777" w:rsidR="00091594" w:rsidRPr="00295655" w:rsidRDefault="00091594" w:rsidP="00231885">
            <w:pPr>
              <w:keepNext/>
              <w:jc w:val="center"/>
              <w:rPr>
                <w:rFonts w:ascii="Calibri" w:hAnsi="Calibri"/>
                <w:sz w:val="18"/>
                <w:szCs w:val="18"/>
              </w:rPr>
            </w:pPr>
          </w:p>
        </w:tc>
        <w:tc>
          <w:tcPr>
            <w:tcW w:w="1462" w:type="dxa"/>
            <w:vAlign w:val="center"/>
          </w:tcPr>
          <w:p w14:paraId="090609C6" w14:textId="77777777" w:rsidR="00091594" w:rsidRPr="00295655" w:rsidRDefault="00091594" w:rsidP="00231885">
            <w:pPr>
              <w:keepNext/>
              <w:jc w:val="center"/>
              <w:rPr>
                <w:rFonts w:ascii="Calibri" w:hAnsi="Calibri"/>
                <w:sz w:val="18"/>
                <w:szCs w:val="18"/>
              </w:rPr>
            </w:pPr>
          </w:p>
        </w:tc>
        <w:tc>
          <w:tcPr>
            <w:tcW w:w="1462" w:type="dxa"/>
            <w:vAlign w:val="center"/>
          </w:tcPr>
          <w:p w14:paraId="47B1938C" w14:textId="77777777" w:rsidR="00091594" w:rsidRPr="00295655" w:rsidRDefault="00091594" w:rsidP="00231885">
            <w:pPr>
              <w:keepNext/>
              <w:jc w:val="center"/>
              <w:rPr>
                <w:rFonts w:ascii="Calibri" w:hAnsi="Calibri"/>
                <w:sz w:val="18"/>
                <w:szCs w:val="18"/>
              </w:rPr>
            </w:pPr>
          </w:p>
        </w:tc>
      </w:tr>
      <w:tr w:rsidR="00091594" w:rsidRPr="00295655" w14:paraId="48861CC2" w14:textId="77777777" w:rsidTr="00231885">
        <w:trPr>
          <w:cantSplit/>
          <w:trHeight w:val="288"/>
        </w:trPr>
        <w:tc>
          <w:tcPr>
            <w:tcW w:w="1461" w:type="dxa"/>
            <w:vAlign w:val="center"/>
          </w:tcPr>
          <w:p w14:paraId="0C645922" w14:textId="77777777" w:rsidR="00091594" w:rsidRPr="00295655" w:rsidRDefault="00091594" w:rsidP="00231885">
            <w:pPr>
              <w:keepNext/>
              <w:jc w:val="center"/>
              <w:rPr>
                <w:rFonts w:ascii="Calibri" w:hAnsi="Calibri"/>
                <w:sz w:val="18"/>
                <w:szCs w:val="18"/>
              </w:rPr>
            </w:pPr>
          </w:p>
        </w:tc>
        <w:tc>
          <w:tcPr>
            <w:tcW w:w="1462" w:type="dxa"/>
            <w:vAlign w:val="center"/>
          </w:tcPr>
          <w:p w14:paraId="00BC3404" w14:textId="77777777" w:rsidR="00091594" w:rsidRPr="00295655" w:rsidRDefault="00091594" w:rsidP="00231885">
            <w:pPr>
              <w:keepNext/>
              <w:jc w:val="center"/>
              <w:rPr>
                <w:rFonts w:ascii="Calibri" w:hAnsi="Calibri"/>
                <w:sz w:val="18"/>
                <w:szCs w:val="18"/>
              </w:rPr>
            </w:pPr>
          </w:p>
        </w:tc>
        <w:tc>
          <w:tcPr>
            <w:tcW w:w="1461" w:type="dxa"/>
            <w:vAlign w:val="center"/>
          </w:tcPr>
          <w:p w14:paraId="4F242C93" w14:textId="77777777" w:rsidR="00091594" w:rsidRPr="00295655" w:rsidRDefault="00091594" w:rsidP="00231885">
            <w:pPr>
              <w:keepNext/>
              <w:jc w:val="center"/>
              <w:rPr>
                <w:rFonts w:ascii="Calibri" w:hAnsi="Calibri"/>
                <w:sz w:val="18"/>
                <w:szCs w:val="18"/>
              </w:rPr>
            </w:pPr>
          </w:p>
        </w:tc>
        <w:tc>
          <w:tcPr>
            <w:tcW w:w="1462" w:type="dxa"/>
            <w:vAlign w:val="center"/>
          </w:tcPr>
          <w:p w14:paraId="39CED7A7" w14:textId="77777777" w:rsidR="00091594" w:rsidRPr="00295655" w:rsidRDefault="00091594" w:rsidP="00231885">
            <w:pPr>
              <w:keepNext/>
              <w:jc w:val="center"/>
              <w:rPr>
                <w:rFonts w:ascii="Calibri" w:hAnsi="Calibri"/>
                <w:sz w:val="18"/>
                <w:szCs w:val="18"/>
              </w:rPr>
            </w:pPr>
          </w:p>
        </w:tc>
        <w:tc>
          <w:tcPr>
            <w:tcW w:w="1462" w:type="dxa"/>
            <w:vAlign w:val="center"/>
          </w:tcPr>
          <w:p w14:paraId="4F33EE52" w14:textId="77777777" w:rsidR="00091594" w:rsidRPr="00295655" w:rsidRDefault="00091594" w:rsidP="00231885">
            <w:pPr>
              <w:keepNext/>
              <w:jc w:val="center"/>
              <w:rPr>
                <w:rFonts w:ascii="Calibri" w:hAnsi="Calibri"/>
                <w:sz w:val="18"/>
                <w:szCs w:val="18"/>
              </w:rPr>
            </w:pPr>
          </w:p>
        </w:tc>
        <w:tc>
          <w:tcPr>
            <w:tcW w:w="1461" w:type="dxa"/>
            <w:vAlign w:val="center"/>
          </w:tcPr>
          <w:p w14:paraId="164A92AA" w14:textId="77777777" w:rsidR="00091594" w:rsidRPr="00295655" w:rsidRDefault="00091594" w:rsidP="00231885">
            <w:pPr>
              <w:keepNext/>
              <w:jc w:val="center"/>
              <w:rPr>
                <w:rFonts w:ascii="Calibri" w:hAnsi="Calibri"/>
                <w:sz w:val="18"/>
                <w:szCs w:val="18"/>
              </w:rPr>
            </w:pPr>
          </w:p>
        </w:tc>
        <w:tc>
          <w:tcPr>
            <w:tcW w:w="1462" w:type="dxa"/>
            <w:vAlign w:val="center"/>
          </w:tcPr>
          <w:p w14:paraId="45E93330" w14:textId="77777777" w:rsidR="00091594" w:rsidRPr="00295655" w:rsidRDefault="00091594" w:rsidP="00231885">
            <w:pPr>
              <w:keepNext/>
              <w:jc w:val="center"/>
              <w:rPr>
                <w:rFonts w:ascii="Calibri" w:hAnsi="Calibri"/>
                <w:sz w:val="18"/>
                <w:szCs w:val="18"/>
              </w:rPr>
            </w:pPr>
          </w:p>
        </w:tc>
        <w:tc>
          <w:tcPr>
            <w:tcW w:w="1461" w:type="dxa"/>
            <w:vAlign w:val="center"/>
          </w:tcPr>
          <w:p w14:paraId="1E5D9174" w14:textId="77777777" w:rsidR="00091594" w:rsidRPr="00295655" w:rsidRDefault="00091594" w:rsidP="00231885">
            <w:pPr>
              <w:keepNext/>
              <w:jc w:val="center"/>
              <w:rPr>
                <w:rFonts w:ascii="Calibri" w:hAnsi="Calibri"/>
                <w:sz w:val="18"/>
                <w:szCs w:val="18"/>
              </w:rPr>
            </w:pPr>
          </w:p>
        </w:tc>
        <w:tc>
          <w:tcPr>
            <w:tcW w:w="1462" w:type="dxa"/>
            <w:vAlign w:val="center"/>
          </w:tcPr>
          <w:p w14:paraId="06A1E0E4" w14:textId="77777777" w:rsidR="00091594" w:rsidRPr="00295655" w:rsidRDefault="00091594" w:rsidP="00231885">
            <w:pPr>
              <w:keepNext/>
              <w:jc w:val="center"/>
              <w:rPr>
                <w:rFonts w:ascii="Calibri" w:hAnsi="Calibri"/>
                <w:sz w:val="18"/>
                <w:szCs w:val="18"/>
              </w:rPr>
            </w:pPr>
          </w:p>
        </w:tc>
        <w:tc>
          <w:tcPr>
            <w:tcW w:w="1462" w:type="dxa"/>
            <w:vAlign w:val="center"/>
          </w:tcPr>
          <w:p w14:paraId="0B3D44D4" w14:textId="77777777" w:rsidR="00091594" w:rsidRPr="00295655" w:rsidRDefault="00091594" w:rsidP="00231885">
            <w:pPr>
              <w:keepNext/>
              <w:jc w:val="center"/>
              <w:rPr>
                <w:rFonts w:ascii="Calibri" w:hAnsi="Calibri"/>
                <w:sz w:val="18"/>
                <w:szCs w:val="18"/>
              </w:rPr>
            </w:pPr>
          </w:p>
        </w:tc>
      </w:tr>
      <w:tr w:rsidR="00091594" w:rsidRPr="00295655" w14:paraId="0845A4C5" w14:textId="77777777" w:rsidTr="00231885">
        <w:trPr>
          <w:cantSplit/>
        </w:trPr>
        <w:tc>
          <w:tcPr>
            <w:tcW w:w="14616" w:type="dxa"/>
            <w:gridSpan w:val="10"/>
          </w:tcPr>
          <w:p w14:paraId="5C0A0A9A"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6200CB60" w14:textId="77777777" w:rsidR="00091594" w:rsidRPr="00295655" w:rsidRDefault="00091594" w:rsidP="0009159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26"/>
        <w:gridCol w:w="1125"/>
        <w:gridCol w:w="1124"/>
        <w:gridCol w:w="1233"/>
        <w:gridCol w:w="1260"/>
        <w:gridCol w:w="1170"/>
        <w:gridCol w:w="1260"/>
        <w:gridCol w:w="1170"/>
        <w:gridCol w:w="1080"/>
        <w:gridCol w:w="990"/>
        <w:gridCol w:w="1080"/>
        <w:gridCol w:w="900"/>
        <w:gridCol w:w="1098"/>
      </w:tblGrid>
      <w:tr w:rsidR="00091594" w:rsidRPr="00295655" w14:paraId="0294AA8B" w14:textId="77777777" w:rsidTr="00231885">
        <w:tc>
          <w:tcPr>
            <w:tcW w:w="14616" w:type="dxa"/>
            <w:gridSpan w:val="13"/>
          </w:tcPr>
          <w:p w14:paraId="7D17513E" w14:textId="1A7702D8" w:rsidR="00091594" w:rsidRPr="009D5A43" w:rsidRDefault="00091594" w:rsidP="00231885">
            <w:pPr>
              <w:keepNext/>
              <w:rPr>
                <w:rFonts w:ascii="Calibri" w:hAnsi="Calibri"/>
                <w:b/>
                <w:sz w:val="18"/>
                <w:szCs w:val="18"/>
              </w:rPr>
            </w:pPr>
            <w:r w:rsidRPr="009D5A43">
              <w:rPr>
                <w:rFonts w:ascii="Calibri" w:hAnsi="Calibri"/>
                <w:b/>
                <w:sz w:val="18"/>
                <w:szCs w:val="18"/>
              </w:rPr>
              <w:t>D. Installed New, Altered, and Existing Space Conditioning (SC) System Component Information</w:t>
            </w:r>
          </w:p>
        </w:tc>
      </w:tr>
      <w:tr w:rsidR="00091594" w:rsidRPr="00295655" w14:paraId="45F9D8E2" w14:textId="77777777" w:rsidTr="00DC3EC8">
        <w:trPr>
          <w:trHeight w:val="224"/>
        </w:trPr>
        <w:tc>
          <w:tcPr>
            <w:tcW w:w="1126" w:type="dxa"/>
            <w:vAlign w:val="bottom"/>
          </w:tcPr>
          <w:p w14:paraId="1C5F4315"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125" w:type="dxa"/>
            <w:vAlign w:val="bottom"/>
          </w:tcPr>
          <w:p w14:paraId="0D9D3308"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1124" w:type="dxa"/>
            <w:vAlign w:val="bottom"/>
          </w:tcPr>
          <w:p w14:paraId="62BB7F70"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1233" w:type="dxa"/>
            <w:vAlign w:val="bottom"/>
          </w:tcPr>
          <w:p w14:paraId="4E14DB1B" w14:textId="77777777" w:rsidR="00091594" w:rsidRPr="00295655" w:rsidRDefault="00091594" w:rsidP="00231885">
            <w:pPr>
              <w:keepNext/>
              <w:jc w:val="center"/>
              <w:rPr>
                <w:rFonts w:ascii="Calibri" w:hAnsi="Calibri"/>
                <w:sz w:val="18"/>
                <w:szCs w:val="18"/>
              </w:rPr>
            </w:pPr>
            <w:r>
              <w:rPr>
                <w:rFonts w:ascii="Calibri" w:hAnsi="Calibri"/>
                <w:sz w:val="18"/>
                <w:szCs w:val="18"/>
              </w:rPr>
              <w:t>04</w:t>
            </w:r>
          </w:p>
        </w:tc>
        <w:tc>
          <w:tcPr>
            <w:tcW w:w="1260" w:type="dxa"/>
            <w:vAlign w:val="bottom"/>
          </w:tcPr>
          <w:p w14:paraId="11267879" w14:textId="77777777" w:rsidR="00091594" w:rsidRPr="00295655" w:rsidRDefault="00091594" w:rsidP="00231885">
            <w:pPr>
              <w:keepNext/>
              <w:jc w:val="center"/>
              <w:rPr>
                <w:rFonts w:ascii="Calibri" w:hAnsi="Calibri"/>
                <w:sz w:val="18"/>
                <w:szCs w:val="18"/>
              </w:rPr>
            </w:pPr>
            <w:r>
              <w:rPr>
                <w:rFonts w:ascii="Calibri" w:hAnsi="Calibri"/>
                <w:sz w:val="18"/>
                <w:szCs w:val="18"/>
              </w:rPr>
              <w:t>05</w:t>
            </w:r>
          </w:p>
        </w:tc>
        <w:tc>
          <w:tcPr>
            <w:tcW w:w="1170" w:type="dxa"/>
            <w:vAlign w:val="bottom"/>
          </w:tcPr>
          <w:p w14:paraId="0BE86F62" w14:textId="77777777" w:rsidR="00091594" w:rsidRPr="00295655" w:rsidRDefault="00091594" w:rsidP="00231885">
            <w:pPr>
              <w:keepNext/>
              <w:jc w:val="center"/>
              <w:rPr>
                <w:rFonts w:ascii="Calibri" w:hAnsi="Calibri"/>
                <w:sz w:val="18"/>
                <w:szCs w:val="18"/>
              </w:rPr>
            </w:pPr>
            <w:r>
              <w:rPr>
                <w:rFonts w:ascii="Calibri" w:hAnsi="Calibri"/>
                <w:sz w:val="18"/>
                <w:szCs w:val="18"/>
              </w:rPr>
              <w:t>06</w:t>
            </w:r>
          </w:p>
        </w:tc>
        <w:tc>
          <w:tcPr>
            <w:tcW w:w="1260" w:type="dxa"/>
          </w:tcPr>
          <w:p w14:paraId="6F05C9A2" w14:textId="77777777" w:rsidR="00091594" w:rsidRPr="00295655" w:rsidRDefault="00091594" w:rsidP="00231885">
            <w:pPr>
              <w:keepNext/>
              <w:jc w:val="center"/>
              <w:rPr>
                <w:rFonts w:ascii="Calibri" w:hAnsi="Calibri"/>
                <w:sz w:val="18"/>
                <w:szCs w:val="18"/>
              </w:rPr>
            </w:pPr>
            <w:r>
              <w:rPr>
                <w:rFonts w:ascii="Calibri" w:hAnsi="Calibri"/>
                <w:sz w:val="18"/>
                <w:szCs w:val="18"/>
              </w:rPr>
              <w:t>07</w:t>
            </w:r>
          </w:p>
        </w:tc>
        <w:tc>
          <w:tcPr>
            <w:tcW w:w="1170" w:type="dxa"/>
            <w:vAlign w:val="bottom"/>
          </w:tcPr>
          <w:p w14:paraId="4C152D2F" w14:textId="77777777" w:rsidR="00091594" w:rsidRDefault="00091594" w:rsidP="00231885">
            <w:pPr>
              <w:keepNext/>
              <w:jc w:val="center"/>
              <w:rPr>
                <w:rFonts w:ascii="Calibri" w:hAnsi="Calibri"/>
                <w:sz w:val="18"/>
                <w:szCs w:val="18"/>
              </w:rPr>
            </w:pPr>
            <w:r>
              <w:rPr>
                <w:rFonts w:ascii="Calibri" w:hAnsi="Calibri"/>
                <w:sz w:val="18"/>
                <w:szCs w:val="18"/>
              </w:rPr>
              <w:t>08</w:t>
            </w:r>
          </w:p>
        </w:tc>
        <w:tc>
          <w:tcPr>
            <w:tcW w:w="1080" w:type="dxa"/>
          </w:tcPr>
          <w:p w14:paraId="63733C1D" w14:textId="77777777" w:rsidR="00091594" w:rsidRPr="009D5A43" w:rsidRDefault="00091594" w:rsidP="00231885">
            <w:pPr>
              <w:keepNext/>
              <w:jc w:val="center"/>
              <w:rPr>
                <w:rFonts w:ascii="Calibri" w:hAnsi="Calibri"/>
                <w:sz w:val="18"/>
                <w:szCs w:val="18"/>
              </w:rPr>
            </w:pPr>
            <w:r w:rsidRPr="009D5A43">
              <w:rPr>
                <w:rFonts w:ascii="Calibri" w:hAnsi="Calibri"/>
                <w:sz w:val="18"/>
                <w:szCs w:val="18"/>
              </w:rPr>
              <w:t>09</w:t>
            </w:r>
          </w:p>
        </w:tc>
        <w:tc>
          <w:tcPr>
            <w:tcW w:w="990" w:type="dxa"/>
          </w:tcPr>
          <w:p w14:paraId="56D60EC8" w14:textId="77777777" w:rsidR="00091594" w:rsidRPr="009D5A43" w:rsidRDefault="00091594" w:rsidP="00231885">
            <w:pPr>
              <w:keepNext/>
              <w:jc w:val="center"/>
              <w:rPr>
                <w:rFonts w:ascii="Calibri" w:hAnsi="Calibri"/>
                <w:sz w:val="18"/>
                <w:szCs w:val="18"/>
              </w:rPr>
            </w:pPr>
            <w:r w:rsidRPr="009D5A43">
              <w:rPr>
                <w:rFonts w:ascii="Calibri" w:hAnsi="Calibri"/>
                <w:sz w:val="18"/>
                <w:szCs w:val="18"/>
              </w:rPr>
              <w:t>10</w:t>
            </w:r>
          </w:p>
        </w:tc>
        <w:tc>
          <w:tcPr>
            <w:tcW w:w="1080" w:type="dxa"/>
          </w:tcPr>
          <w:p w14:paraId="6D01FE39" w14:textId="77777777" w:rsidR="00091594" w:rsidRPr="009D5A43" w:rsidRDefault="00091594" w:rsidP="00231885">
            <w:pPr>
              <w:keepNext/>
              <w:jc w:val="center"/>
              <w:rPr>
                <w:rFonts w:ascii="Calibri" w:hAnsi="Calibri"/>
                <w:sz w:val="18"/>
                <w:szCs w:val="18"/>
              </w:rPr>
            </w:pPr>
            <w:r w:rsidRPr="009D5A43">
              <w:rPr>
                <w:rFonts w:ascii="Calibri" w:hAnsi="Calibri"/>
                <w:sz w:val="18"/>
                <w:szCs w:val="18"/>
              </w:rPr>
              <w:t>11</w:t>
            </w:r>
          </w:p>
        </w:tc>
        <w:tc>
          <w:tcPr>
            <w:tcW w:w="900" w:type="dxa"/>
          </w:tcPr>
          <w:p w14:paraId="0082BC4F" w14:textId="0386110B" w:rsidR="00091594" w:rsidRPr="009D5A43" w:rsidRDefault="00091594" w:rsidP="00231885">
            <w:pPr>
              <w:keepNext/>
              <w:jc w:val="center"/>
              <w:rPr>
                <w:rFonts w:ascii="Calibri" w:hAnsi="Calibri"/>
                <w:sz w:val="18"/>
                <w:szCs w:val="18"/>
              </w:rPr>
            </w:pPr>
            <w:r w:rsidRPr="009D5A43">
              <w:rPr>
                <w:rFonts w:ascii="Calibri" w:hAnsi="Calibri"/>
                <w:sz w:val="18"/>
                <w:szCs w:val="18"/>
              </w:rPr>
              <w:t>12</w:t>
            </w:r>
          </w:p>
        </w:tc>
        <w:tc>
          <w:tcPr>
            <w:tcW w:w="1098" w:type="dxa"/>
          </w:tcPr>
          <w:p w14:paraId="327ECFE2" w14:textId="494873E4" w:rsidR="00091594" w:rsidRPr="009D5A43" w:rsidRDefault="00091594" w:rsidP="00231885">
            <w:pPr>
              <w:keepNext/>
              <w:jc w:val="center"/>
              <w:rPr>
                <w:rFonts w:ascii="Calibri" w:hAnsi="Calibri"/>
                <w:sz w:val="18"/>
                <w:szCs w:val="18"/>
              </w:rPr>
            </w:pPr>
            <w:r w:rsidRPr="009D5A43">
              <w:rPr>
                <w:rFonts w:ascii="Calibri" w:hAnsi="Calibri"/>
                <w:sz w:val="18"/>
                <w:szCs w:val="18"/>
              </w:rPr>
              <w:t>13</w:t>
            </w:r>
          </w:p>
        </w:tc>
      </w:tr>
      <w:tr w:rsidR="00091594" w:rsidRPr="00D55CAB" w14:paraId="24BB7385" w14:textId="77777777" w:rsidTr="00DC3EC8">
        <w:trPr>
          <w:trHeight w:val="576"/>
        </w:trPr>
        <w:tc>
          <w:tcPr>
            <w:tcW w:w="1126" w:type="dxa"/>
            <w:vAlign w:val="bottom"/>
          </w:tcPr>
          <w:p w14:paraId="1D023BE5" w14:textId="77777777" w:rsidR="00091594" w:rsidRDefault="00091594" w:rsidP="00231885">
            <w:pPr>
              <w:keepNext/>
              <w:jc w:val="center"/>
              <w:rPr>
                <w:rFonts w:ascii="Calibri" w:hAnsi="Calibri"/>
                <w:sz w:val="18"/>
                <w:szCs w:val="18"/>
              </w:rPr>
            </w:pPr>
            <w:r w:rsidRPr="00D55CAB">
              <w:rPr>
                <w:rFonts w:ascii="Calibri" w:hAnsi="Calibri"/>
                <w:sz w:val="18"/>
                <w:szCs w:val="18"/>
              </w:rPr>
              <w:t xml:space="preserve">SC System </w:t>
            </w:r>
          </w:p>
          <w:p w14:paraId="79C07DA1" w14:textId="42FA58DA" w:rsidR="00091594" w:rsidRPr="00D55CAB" w:rsidRDefault="00091594" w:rsidP="00231885">
            <w:pPr>
              <w:keepNext/>
              <w:jc w:val="center"/>
              <w:rPr>
                <w:rFonts w:ascii="Calibri" w:hAnsi="Calibri"/>
                <w:sz w:val="18"/>
                <w:szCs w:val="18"/>
              </w:rPr>
            </w:pPr>
            <w:r w:rsidRPr="00D55CAB">
              <w:rPr>
                <w:rFonts w:ascii="Calibri" w:hAnsi="Calibri"/>
                <w:sz w:val="18"/>
                <w:szCs w:val="18"/>
              </w:rPr>
              <w:t>I</w:t>
            </w:r>
            <w:r w:rsidR="00DC3EC8">
              <w:rPr>
                <w:rFonts w:ascii="Calibri" w:hAnsi="Calibri"/>
                <w:sz w:val="18"/>
                <w:szCs w:val="18"/>
              </w:rPr>
              <w:t>dentification</w:t>
            </w:r>
            <w:r w:rsidRPr="00D55CAB">
              <w:rPr>
                <w:rFonts w:ascii="Calibri" w:hAnsi="Calibri"/>
                <w:sz w:val="18"/>
                <w:szCs w:val="18"/>
              </w:rPr>
              <w:t xml:space="preserve"> or Name</w:t>
            </w:r>
          </w:p>
        </w:tc>
        <w:tc>
          <w:tcPr>
            <w:tcW w:w="1125" w:type="dxa"/>
            <w:vAlign w:val="bottom"/>
          </w:tcPr>
          <w:p w14:paraId="68A08797" w14:textId="77777777" w:rsidR="00091594" w:rsidRPr="00D55CAB" w:rsidRDefault="00091594" w:rsidP="00231885">
            <w:pPr>
              <w:keepNext/>
              <w:jc w:val="center"/>
              <w:rPr>
                <w:rFonts w:ascii="Calibri" w:hAnsi="Calibri"/>
                <w:sz w:val="18"/>
                <w:szCs w:val="18"/>
              </w:rPr>
            </w:pPr>
            <w:r w:rsidRPr="00D55CAB">
              <w:rPr>
                <w:rFonts w:ascii="Calibri" w:hAnsi="Calibri"/>
                <w:sz w:val="18"/>
                <w:szCs w:val="18"/>
              </w:rPr>
              <w:t>SC System Location or Area Served</w:t>
            </w:r>
          </w:p>
        </w:tc>
        <w:tc>
          <w:tcPr>
            <w:tcW w:w="1124" w:type="dxa"/>
            <w:vAlign w:val="bottom"/>
          </w:tcPr>
          <w:p w14:paraId="717EA0AA" w14:textId="77777777" w:rsidR="00091594" w:rsidRPr="00D55CAB" w:rsidRDefault="00091594" w:rsidP="00231885">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DC3EC8">
              <w:rPr>
                <w:rFonts w:ascii="Calibri" w:hAnsi="Calibri"/>
                <w:sz w:val="18"/>
                <w:szCs w:val="18"/>
                <w:vertAlign w:val="superscript"/>
              </w:rPr>
              <w:t>2</w:t>
            </w:r>
            <w:r w:rsidRPr="00D55CAB">
              <w:rPr>
                <w:rFonts w:ascii="Calibri" w:hAnsi="Calibri"/>
                <w:sz w:val="18"/>
                <w:szCs w:val="18"/>
              </w:rPr>
              <w:t>)</w:t>
            </w:r>
          </w:p>
        </w:tc>
        <w:tc>
          <w:tcPr>
            <w:tcW w:w="1233" w:type="dxa"/>
            <w:vAlign w:val="bottom"/>
          </w:tcPr>
          <w:p w14:paraId="21E6A0C8" w14:textId="77777777" w:rsidR="00091594" w:rsidRDefault="00091594" w:rsidP="00231885">
            <w:pPr>
              <w:keepNext/>
              <w:jc w:val="center"/>
              <w:rPr>
                <w:rFonts w:ascii="Calibri" w:hAnsi="Calibri"/>
                <w:sz w:val="18"/>
                <w:szCs w:val="18"/>
              </w:rPr>
            </w:pPr>
            <w:r w:rsidRPr="00D55CAB">
              <w:rPr>
                <w:rFonts w:ascii="Calibri" w:hAnsi="Calibri"/>
                <w:sz w:val="18"/>
                <w:szCs w:val="18"/>
              </w:rPr>
              <w:t xml:space="preserve">Heating </w:t>
            </w:r>
          </w:p>
          <w:p w14:paraId="27B2D846" w14:textId="77777777" w:rsidR="00091594" w:rsidRPr="00D55CAB" w:rsidRDefault="00091594" w:rsidP="00231885">
            <w:pPr>
              <w:keepNext/>
              <w:jc w:val="center"/>
              <w:rPr>
                <w:rFonts w:ascii="Calibri" w:hAnsi="Calibri"/>
                <w:sz w:val="18"/>
                <w:szCs w:val="18"/>
              </w:rPr>
            </w:pPr>
            <w:r w:rsidRPr="00D55CAB">
              <w:rPr>
                <w:rFonts w:ascii="Calibri" w:hAnsi="Calibri"/>
                <w:sz w:val="18"/>
                <w:szCs w:val="18"/>
              </w:rPr>
              <w:t>System Type</w:t>
            </w:r>
          </w:p>
        </w:tc>
        <w:tc>
          <w:tcPr>
            <w:tcW w:w="1260" w:type="dxa"/>
            <w:vAlign w:val="bottom"/>
          </w:tcPr>
          <w:p w14:paraId="131FB113" w14:textId="77777777" w:rsidR="00091594" w:rsidRDefault="00091594" w:rsidP="00231885">
            <w:pPr>
              <w:keepNext/>
              <w:jc w:val="center"/>
              <w:rPr>
                <w:rFonts w:ascii="Calibri" w:hAnsi="Calibri"/>
                <w:sz w:val="18"/>
                <w:szCs w:val="18"/>
              </w:rPr>
            </w:pPr>
            <w:r w:rsidRPr="00D55CAB">
              <w:rPr>
                <w:rFonts w:ascii="Calibri" w:hAnsi="Calibri"/>
                <w:sz w:val="18"/>
                <w:szCs w:val="18"/>
              </w:rPr>
              <w:t xml:space="preserve">Cooling </w:t>
            </w:r>
          </w:p>
          <w:p w14:paraId="41D8EFDB" w14:textId="77777777" w:rsidR="00091594" w:rsidRPr="00D55CAB" w:rsidRDefault="00091594" w:rsidP="00231885">
            <w:pPr>
              <w:keepNext/>
              <w:jc w:val="center"/>
              <w:rPr>
                <w:rFonts w:ascii="Calibri" w:hAnsi="Calibri"/>
                <w:sz w:val="18"/>
                <w:szCs w:val="18"/>
              </w:rPr>
            </w:pPr>
            <w:r w:rsidRPr="00D55CAB">
              <w:rPr>
                <w:rFonts w:ascii="Calibri" w:hAnsi="Calibri"/>
                <w:sz w:val="18"/>
                <w:szCs w:val="18"/>
              </w:rPr>
              <w:t>System Type</w:t>
            </w:r>
          </w:p>
        </w:tc>
        <w:tc>
          <w:tcPr>
            <w:tcW w:w="1170" w:type="dxa"/>
            <w:vAlign w:val="bottom"/>
          </w:tcPr>
          <w:p w14:paraId="3A76891D" w14:textId="77777777" w:rsidR="00091594" w:rsidRDefault="00091594" w:rsidP="00231885">
            <w:pPr>
              <w:keepNext/>
              <w:jc w:val="center"/>
              <w:rPr>
                <w:rFonts w:ascii="Calibri" w:hAnsi="Calibri"/>
                <w:sz w:val="18"/>
                <w:szCs w:val="18"/>
              </w:rPr>
            </w:pPr>
            <w:r>
              <w:rPr>
                <w:rFonts w:ascii="Calibri" w:hAnsi="Calibri"/>
                <w:sz w:val="18"/>
                <w:szCs w:val="18"/>
              </w:rPr>
              <w:t>SC System</w:t>
            </w:r>
          </w:p>
          <w:p w14:paraId="7076EE3B" w14:textId="77777777" w:rsidR="00091594" w:rsidRPr="00D55CAB" w:rsidRDefault="00091594" w:rsidP="00231885">
            <w:pPr>
              <w:keepNext/>
              <w:jc w:val="center"/>
              <w:rPr>
                <w:rFonts w:ascii="Calibri" w:hAnsi="Calibri"/>
                <w:sz w:val="18"/>
                <w:szCs w:val="18"/>
              </w:rPr>
            </w:pPr>
            <w:r w:rsidRPr="00D55CAB">
              <w:rPr>
                <w:rFonts w:ascii="Calibri" w:hAnsi="Calibri"/>
                <w:sz w:val="18"/>
                <w:szCs w:val="18"/>
              </w:rPr>
              <w:t>Fan Type</w:t>
            </w:r>
          </w:p>
        </w:tc>
        <w:tc>
          <w:tcPr>
            <w:tcW w:w="1260" w:type="dxa"/>
            <w:vAlign w:val="bottom"/>
          </w:tcPr>
          <w:p w14:paraId="1D9E3F54" w14:textId="77777777" w:rsidR="00091594" w:rsidRPr="00D55CAB" w:rsidRDefault="00091594" w:rsidP="00231885">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170" w:type="dxa"/>
            <w:vAlign w:val="bottom"/>
          </w:tcPr>
          <w:p w14:paraId="5AF03096" w14:textId="77777777" w:rsidR="00091594" w:rsidRPr="00D55CAB" w:rsidRDefault="00091594" w:rsidP="00231885">
            <w:pPr>
              <w:keepNext/>
              <w:jc w:val="center"/>
              <w:rPr>
                <w:rFonts w:ascii="Calibri" w:hAnsi="Calibri"/>
                <w:sz w:val="18"/>
                <w:szCs w:val="18"/>
              </w:rPr>
            </w:pPr>
            <w:r w:rsidRPr="00D55CAB">
              <w:rPr>
                <w:rFonts w:ascii="Calibri" w:hAnsi="Calibri"/>
                <w:sz w:val="18"/>
                <w:szCs w:val="18"/>
              </w:rPr>
              <w:t>SC System</w:t>
            </w:r>
          </w:p>
          <w:p w14:paraId="4B84D7BD" w14:textId="22E58A2D" w:rsidR="00091594" w:rsidRPr="00295655" w:rsidRDefault="00091594" w:rsidP="00231885">
            <w:pPr>
              <w:keepNext/>
              <w:jc w:val="center"/>
              <w:rPr>
                <w:rFonts w:ascii="Calibri" w:hAnsi="Calibri"/>
                <w:sz w:val="18"/>
                <w:szCs w:val="18"/>
              </w:rPr>
            </w:pPr>
            <w:r w:rsidRPr="00D55CAB">
              <w:rPr>
                <w:rFonts w:ascii="Calibri" w:hAnsi="Calibri"/>
                <w:sz w:val="18"/>
                <w:szCs w:val="18"/>
              </w:rPr>
              <w:t>T</w:t>
            </w:r>
            <w:r w:rsidR="00DC3EC8">
              <w:rPr>
                <w:rFonts w:ascii="Calibri" w:hAnsi="Calibri"/>
                <w:sz w:val="18"/>
                <w:szCs w:val="18"/>
              </w:rPr>
              <w:t>hermo</w:t>
            </w:r>
            <w:r w:rsidRPr="00D55CAB">
              <w:rPr>
                <w:rFonts w:ascii="Calibri" w:hAnsi="Calibri"/>
                <w:sz w:val="18"/>
                <w:szCs w:val="18"/>
              </w:rPr>
              <w:t xml:space="preserve">stat </w:t>
            </w:r>
            <w:r>
              <w:rPr>
                <w:rFonts w:ascii="Calibri" w:hAnsi="Calibri"/>
                <w:sz w:val="18"/>
                <w:szCs w:val="18"/>
              </w:rPr>
              <w:t>T</w:t>
            </w:r>
            <w:r w:rsidRPr="00D55CAB">
              <w:rPr>
                <w:rFonts w:ascii="Calibri" w:hAnsi="Calibri"/>
                <w:sz w:val="18"/>
                <w:szCs w:val="18"/>
              </w:rPr>
              <w:t>ype</w:t>
            </w:r>
          </w:p>
        </w:tc>
        <w:tc>
          <w:tcPr>
            <w:tcW w:w="1080" w:type="dxa"/>
            <w:vAlign w:val="bottom"/>
          </w:tcPr>
          <w:p w14:paraId="4255410E" w14:textId="77777777" w:rsidR="00091594" w:rsidRPr="00295655" w:rsidRDefault="00091594" w:rsidP="00231885">
            <w:pPr>
              <w:keepNext/>
              <w:jc w:val="center"/>
              <w:rPr>
                <w:rFonts w:ascii="Calibri" w:hAnsi="Calibri"/>
                <w:sz w:val="18"/>
                <w:szCs w:val="18"/>
              </w:rPr>
            </w:pPr>
            <w:r w:rsidRPr="00BD6432">
              <w:rPr>
                <w:rFonts w:asciiTheme="minorHAnsi" w:hAnsiTheme="minorHAnsi"/>
                <w:sz w:val="18"/>
                <w:szCs w:val="18"/>
              </w:rPr>
              <w:t xml:space="preserve">Central Fan Integrated (CFI) </w:t>
            </w:r>
            <w:r w:rsidRPr="00F330A0">
              <w:rPr>
                <w:rFonts w:asciiTheme="minorHAnsi" w:hAnsiTheme="minorHAnsi"/>
                <w:sz w:val="18"/>
                <w:szCs w:val="18"/>
              </w:rPr>
              <w:t xml:space="preserve">Vent </w:t>
            </w:r>
            <w:r w:rsidRPr="00BD6432">
              <w:rPr>
                <w:rFonts w:asciiTheme="minorHAnsi" w:hAnsiTheme="minorHAnsi"/>
                <w:sz w:val="18"/>
                <w:szCs w:val="18"/>
              </w:rPr>
              <w:t>System Status</w:t>
            </w:r>
          </w:p>
        </w:tc>
        <w:tc>
          <w:tcPr>
            <w:tcW w:w="990" w:type="dxa"/>
            <w:vAlign w:val="bottom"/>
          </w:tcPr>
          <w:p w14:paraId="5BAD964B" w14:textId="77777777" w:rsidR="00091594" w:rsidRPr="00433D88" w:rsidRDefault="00091594" w:rsidP="00231885">
            <w:pPr>
              <w:keepNext/>
              <w:jc w:val="center"/>
              <w:rPr>
                <w:rFonts w:asciiTheme="minorHAnsi" w:hAnsiTheme="minorHAnsi"/>
                <w:sz w:val="18"/>
                <w:szCs w:val="18"/>
              </w:rPr>
            </w:pPr>
            <w:r w:rsidRPr="00433D88">
              <w:rPr>
                <w:rFonts w:ascii="Calibri" w:hAnsi="Calibri"/>
                <w:sz w:val="18"/>
                <w:szCs w:val="18"/>
              </w:rPr>
              <w:t>New or Replaced Duct Length</w:t>
            </w:r>
          </w:p>
        </w:tc>
        <w:tc>
          <w:tcPr>
            <w:tcW w:w="1080" w:type="dxa"/>
            <w:vAlign w:val="bottom"/>
          </w:tcPr>
          <w:p w14:paraId="2D6B9DC7" w14:textId="77777777" w:rsidR="00091594" w:rsidRPr="00433D88" w:rsidRDefault="00091594" w:rsidP="00231885">
            <w:pPr>
              <w:keepNext/>
              <w:jc w:val="center"/>
              <w:rPr>
                <w:rFonts w:asciiTheme="minorHAnsi" w:hAnsiTheme="minorHAnsi"/>
                <w:sz w:val="18"/>
                <w:szCs w:val="18"/>
              </w:rPr>
            </w:pPr>
            <w:r w:rsidRPr="00433D88">
              <w:rPr>
                <w:rFonts w:ascii="Calibri" w:hAnsi="Calibri"/>
                <w:sz w:val="18"/>
                <w:szCs w:val="18"/>
              </w:rPr>
              <w:t xml:space="preserve">New Duct </w:t>
            </w:r>
            <w:r w:rsidRPr="00433D88">
              <w:rPr>
                <w:rFonts w:ascii="Calibri" w:hAnsi="Calibri"/>
                <w:sz w:val="18"/>
                <w:szCs w:val="18"/>
              </w:rPr>
              <w:br/>
              <w:t>R-Value</w:t>
            </w:r>
          </w:p>
        </w:tc>
        <w:tc>
          <w:tcPr>
            <w:tcW w:w="900" w:type="dxa"/>
            <w:vAlign w:val="bottom"/>
          </w:tcPr>
          <w:p w14:paraId="1490AFAA" w14:textId="77777777" w:rsidR="00091594" w:rsidRDefault="00091594" w:rsidP="00231885">
            <w:pPr>
              <w:keepNext/>
              <w:jc w:val="center"/>
              <w:rPr>
                <w:rFonts w:asciiTheme="minorHAnsi" w:hAnsiTheme="minorHAnsi"/>
                <w:sz w:val="18"/>
                <w:szCs w:val="18"/>
              </w:rPr>
            </w:pPr>
            <w:r>
              <w:rPr>
                <w:rFonts w:asciiTheme="minorHAnsi" w:hAnsiTheme="minorHAnsi"/>
                <w:sz w:val="18"/>
                <w:szCs w:val="18"/>
              </w:rPr>
              <w:t>SC</w:t>
            </w:r>
          </w:p>
          <w:p w14:paraId="0DAFD478" w14:textId="77777777" w:rsidR="00091594" w:rsidRPr="004876DC" w:rsidRDefault="00091594" w:rsidP="00231885">
            <w:pPr>
              <w:keepNext/>
              <w:jc w:val="center"/>
              <w:rPr>
                <w:rFonts w:asciiTheme="minorHAnsi" w:hAnsiTheme="minorHAnsi"/>
                <w:sz w:val="18"/>
                <w:szCs w:val="18"/>
              </w:rPr>
            </w:pPr>
            <w:r w:rsidRPr="004876DC">
              <w:rPr>
                <w:rFonts w:asciiTheme="minorHAnsi" w:hAnsiTheme="minorHAnsi"/>
                <w:sz w:val="18"/>
                <w:szCs w:val="18"/>
              </w:rPr>
              <w:t>System</w:t>
            </w:r>
          </w:p>
          <w:p w14:paraId="2D76AC8D" w14:textId="77777777" w:rsidR="00091594" w:rsidRPr="00BD6432" w:rsidRDefault="00091594" w:rsidP="00231885">
            <w:pPr>
              <w:keepNext/>
              <w:jc w:val="center"/>
              <w:rPr>
                <w:rFonts w:asciiTheme="minorHAnsi" w:hAnsiTheme="minorHAnsi"/>
                <w:sz w:val="18"/>
                <w:szCs w:val="18"/>
              </w:rPr>
            </w:pPr>
            <w:r w:rsidRPr="004876DC">
              <w:rPr>
                <w:rFonts w:asciiTheme="minorHAnsi" w:hAnsiTheme="minorHAnsi"/>
                <w:sz w:val="18"/>
                <w:szCs w:val="18"/>
              </w:rPr>
              <w:t>Status</w:t>
            </w:r>
          </w:p>
        </w:tc>
        <w:tc>
          <w:tcPr>
            <w:tcW w:w="1098" w:type="dxa"/>
            <w:vAlign w:val="bottom"/>
          </w:tcPr>
          <w:p w14:paraId="3CC67676" w14:textId="77777777" w:rsidR="00091594" w:rsidRPr="004876DC" w:rsidRDefault="00091594" w:rsidP="00231885">
            <w:pPr>
              <w:keepNext/>
              <w:jc w:val="center"/>
              <w:rPr>
                <w:rFonts w:asciiTheme="minorHAnsi" w:hAnsiTheme="minorHAnsi"/>
                <w:sz w:val="18"/>
                <w:szCs w:val="18"/>
              </w:rPr>
            </w:pPr>
            <w:r w:rsidRPr="005A208B">
              <w:rPr>
                <w:rFonts w:asciiTheme="minorHAnsi" w:hAnsiTheme="minorHAnsi"/>
                <w:sz w:val="18"/>
                <w:szCs w:val="18"/>
              </w:rPr>
              <w:t>Duct System Status</w:t>
            </w:r>
          </w:p>
        </w:tc>
      </w:tr>
      <w:tr w:rsidR="00091594" w:rsidRPr="003C371F" w14:paraId="785ECD6B" w14:textId="77777777" w:rsidTr="00DC3EC8">
        <w:trPr>
          <w:trHeight w:val="323"/>
        </w:trPr>
        <w:tc>
          <w:tcPr>
            <w:tcW w:w="1126" w:type="dxa"/>
          </w:tcPr>
          <w:p w14:paraId="4D3C37CF" w14:textId="15B6090E" w:rsidR="00091594" w:rsidRPr="00295655" w:rsidRDefault="00091594" w:rsidP="00231885">
            <w:pPr>
              <w:keepNext/>
              <w:rPr>
                <w:rFonts w:asciiTheme="minorHAnsi" w:hAnsiTheme="minorHAnsi"/>
                <w:sz w:val="16"/>
                <w:szCs w:val="16"/>
              </w:rPr>
            </w:pPr>
          </w:p>
        </w:tc>
        <w:tc>
          <w:tcPr>
            <w:tcW w:w="1125" w:type="dxa"/>
          </w:tcPr>
          <w:p w14:paraId="1A35D791" w14:textId="498BDD4F" w:rsidR="00091594" w:rsidRPr="00295655" w:rsidRDefault="00091594" w:rsidP="00231885">
            <w:pPr>
              <w:keepNext/>
              <w:rPr>
                <w:rFonts w:asciiTheme="minorHAnsi" w:hAnsiTheme="minorHAnsi"/>
                <w:sz w:val="16"/>
                <w:szCs w:val="16"/>
              </w:rPr>
            </w:pPr>
          </w:p>
        </w:tc>
        <w:tc>
          <w:tcPr>
            <w:tcW w:w="1124" w:type="dxa"/>
          </w:tcPr>
          <w:p w14:paraId="2CF9F71B" w14:textId="01CA50D6" w:rsidR="00091594" w:rsidRPr="00295655" w:rsidRDefault="00091594" w:rsidP="00231885">
            <w:pPr>
              <w:keepNext/>
              <w:rPr>
                <w:rFonts w:asciiTheme="minorHAnsi" w:hAnsiTheme="minorHAnsi"/>
                <w:sz w:val="16"/>
                <w:szCs w:val="16"/>
              </w:rPr>
            </w:pPr>
          </w:p>
        </w:tc>
        <w:tc>
          <w:tcPr>
            <w:tcW w:w="1233" w:type="dxa"/>
          </w:tcPr>
          <w:p w14:paraId="28A49957" w14:textId="20D761A9" w:rsidR="00091594" w:rsidRPr="00295655" w:rsidRDefault="00091594" w:rsidP="00231885">
            <w:pPr>
              <w:keepNext/>
              <w:rPr>
                <w:rFonts w:asciiTheme="minorHAnsi" w:hAnsiTheme="minorHAnsi"/>
                <w:sz w:val="16"/>
                <w:szCs w:val="16"/>
              </w:rPr>
            </w:pPr>
          </w:p>
        </w:tc>
        <w:tc>
          <w:tcPr>
            <w:tcW w:w="1260" w:type="dxa"/>
          </w:tcPr>
          <w:p w14:paraId="366CDF6C" w14:textId="3FF7CF45" w:rsidR="00091594" w:rsidRPr="00295655" w:rsidRDefault="00091594" w:rsidP="00231885">
            <w:pPr>
              <w:keepNext/>
              <w:rPr>
                <w:rFonts w:asciiTheme="minorHAnsi" w:hAnsiTheme="minorHAnsi"/>
                <w:sz w:val="16"/>
                <w:szCs w:val="16"/>
              </w:rPr>
            </w:pPr>
          </w:p>
        </w:tc>
        <w:tc>
          <w:tcPr>
            <w:tcW w:w="1170" w:type="dxa"/>
          </w:tcPr>
          <w:p w14:paraId="2DF7A358" w14:textId="645C3205" w:rsidR="00091594" w:rsidRPr="00295655" w:rsidRDefault="00091594" w:rsidP="00231885">
            <w:pPr>
              <w:keepNext/>
              <w:rPr>
                <w:rFonts w:asciiTheme="minorHAnsi" w:hAnsiTheme="minorHAnsi"/>
                <w:sz w:val="16"/>
                <w:szCs w:val="16"/>
              </w:rPr>
            </w:pPr>
          </w:p>
        </w:tc>
        <w:tc>
          <w:tcPr>
            <w:tcW w:w="1260" w:type="dxa"/>
          </w:tcPr>
          <w:p w14:paraId="360E8E3D" w14:textId="55BD9078" w:rsidR="00091594" w:rsidRPr="005C3BB4" w:rsidRDefault="00091594" w:rsidP="00231885">
            <w:pPr>
              <w:pStyle w:val="PlainText"/>
              <w:rPr>
                <w:rFonts w:asciiTheme="minorHAnsi" w:hAnsiTheme="minorHAnsi" w:cs="Courier New"/>
                <w:sz w:val="12"/>
                <w:szCs w:val="12"/>
              </w:rPr>
            </w:pPr>
          </w:p>
        </w:tc>
        <w:tc>
          <w:tcPr>
            <w:tcW w:w="1170" w:type="dxa"/>
          </w:tcPr>
          <w:p w14:paraId="0656F703" w14:textId="0F7E4F07" w:rsidR="00091594" w:rsidRPr="00295655" w:rsidRDefault="00091594" w:rsidP="00231885">
            <w:pPr>
              <w:keepNext/>
              <w:rPr>
                <w:rFonts w:asciiTheme="minorHAnsi" w:hAnsiTheme="minorHAnsi"/>
                <w:sz w:val="16"/>
                <w:szCs w:val="16"/>
              </w:rPr>
            </w:pPr>
          </w:p>
        </w:tc>
        <w:tc>
          <w:tcPr>
            <w:tcW w:w="1080" w:type="dxa"/>
          </w:tcPr>
          <w:p w14:paraId="7357C4F2" w14:textId="77E7B7AD" w:rsidR="00091594" w:rsidRPr="009839B0" w:rsidRDefault="00091594" w:rsidP="00231885">
            <w:pPr>
              <w:keepNext/>
              <w:rPr>
                <w:rFonts w:asciiTheme="minorHAnsi" w:hAnsiTheme="minorHAnsi"/>
                <w:sz w:val="14"/>
                <w:szCs w:val="14"/>
              </w:rPr>
            </w:pPr>
          </w:p>
        </w:tc>
        <w:tc>
          <w:tcPr>
            <w:tcW w:w="990" w:type="dxa"/>
          </w:tcPr>
          <w:p w14:paraId="18AAC768" w14:textId="72E936C9" w:rsidR="00091594" w:rsidRPr="009839B0" w:rsidRDefault="00091594" w:rsidP="00231885">
            <w:pPr>
              <w:keepNext/>
              <w:rPr>
                <w:rFonts w:asciiTheme="minorHAnsi" w:hAnsiTheme="minorHAnsi"/>
                <w:sz w:val="14"/>
                <w:szCs w:val="14"/>
              </w:rPr>
            </w:pPr>
          </w:p>
        </w:tc>
        <w:tc>
          <w:tcPr>
            <w:tcW w:w="1080" w:type="dxa"/>
          </w:tcPr>
          <w:p w14:paraId="3178636E" w14:textId="1B71AC3C" w:rsidR="00091594" w:rsidRPr="009839B0" w:rsidRDefault="00091594" w:rsidP="00231885">
            <w:pPr>
              <w:keepNext/>
              <w:rPr>
                <w:rFonts w:asciiTheme="minorHAnsi" w:hAnsiTheme="minorHAnsi"/>
                <w:sz w:val="14"/>
                <w:szCs w:val="14"/>
              </w:rPr>
            </w:pPr>
          </w:p>
        </w:tc>
        <w:tc>
          <w:tcPr>
            <w:tcW w:w="900" w:type="dxa"/>
          </w:tcPr>
          <w:p w14:paraId="60C4CFB9" w14:textId="2AABCA03" w:rsidR="00091594" w:rsidRPr="009839B0" w:rsidRDefault="00091594" w:rsidP="00231885">
            <w:pPr>
              <w:keepNext/>
              <w:rPr>
                <w:rFonts w:asciiTheme="minorHAnsi" w:hAnsiTheme="minorHAnsi"/>
                <w:sz w:val="14"/>
                <w:szCs w:val="14"/>
              </w:rPr>
            </w:pPr>
          </w:p>
        </w:tc>
        <w:tc>
          <w:tcPr>
            <w:tcW w:w="1098" w:type="dxa"/>
          </w:tcPr>
          <w:p w14:paraId="7AB7CDCB" w14:textId="0A138A42" w:rsidR="00091594" w:rsidRPr="009839B0" w:rsidRDefault="00091594" w:rsidP="00231885">
            <w:pPr>
              <w:keepNext/>
              <w:rPr>
                <w:rFonts w:asciiTheme="minorHAnsi" w:hAnsiTheme="minorHAnsi"/>
                <w:sz w:val="14"/>
                <w:szCs w:val="14"/>
              </w:rPr>
            </w:pPr>
          </w:p>
        </w:tc>
      </w:tr>
      <w:tr w:rsidR="00091594" w:rsidRPr="00295655" w14:paraId="30852057" w14:textId="77777777" w:rsidTr="00DC3EC8">
        <w:trPr>
          <w:trHeight w:val="260"/>
        </w:trPr>
        <w:tc>
          <w:tcPr>
            <w:tcW w:w="1126" w:type="dxa"/>
            <w:vAlign w:val="center"/>
          </w:tcPr>
          <w:p w14:paraId="67FB78A1" w14:textId="77777777" w:rsidR="00091594" w:rsidRPr="00295655" w:rsidRDefault="00091594" w:rsidP="00231885">
            <w:pPr>
              <w:keepNext/>
              <w:rPr>
                <w:rFonts w:ascii="Calibri" w:hAnsi="Calibri"/>
                <w:sz w:val="18"/>
                <w:szCs w:val="18"/>
              </w:rPr>
            </w:pPr>
          </w:p>
        </w:tc>
        <w:tc>
          <w:tcPr>
            <w:tcW w:w="1125" w:type="dxa"/>
            <w:vAlign w:val="center"/>
          </w:tcPr>
          <w:p w14:paraId="354FB4F2" w14:textId="77777777" w:rsidR="00091594" w:rsidRPr="00295655" w:rsidRDefault="00091594" w:rsidP="00231885">
            <w:pPr>
              <w:keepNext/>
              <w:rPr>
                <w:rFonts w:ascii="Calibri" w:hAnsi="Calibri"/>
                <w:sz w:val="18"/>
                <w:szCs w:val="18"/>
              </w:rPr>
            </w:pPr>
          </w:p>
        </w:tc>
        <w:tc>
          <w:tcPr>
            <w:tcW w:w="1124" w:type="dxa"/>
            <w:vAlign w:val="center"/>
          </w:tcPr>
          <w:p w14:paraId="4DDD7670" w14:textId="77777777" w:rsidR="00091594" w:rsidRPr="00295655" w:rsidRDefault="00091594" w:rsidP="00231885">
            <w:pPr>
              <w:keepNext/>
              <w:rPr>
                <w:rFonts w:ascii="Calibri" w:hAnsi="Calibri"/>
                <w:sz w:val="18"/>
                <w:szCs w:val="18"/>
              </w:rPr>
            </w:pPr>
          </w:p>
        </w:tc>
        <w:tc>
          <w:tcPr>
            <w:tcW w:w="1233" w:type="dxa"/>
            <w:vAlign w:val="center"/>
          </w:tcPr>
          <w:p w14:paraId="44158E50" w14:textId="77777777" w:rsidR="00091594" w:rsidRPr="00295655" w:rsidRDefault="00091594" w:rsidP="00231885">
            <w:pPr>
              <w:keepNext/>
              <w:rPr>
                <w:rFonts w:ascii="Calibri" w:hAnsi="Calibri"/>
                <w:sz w:val="18"/>
                <w:szCs w:val="18"/>
              </w:rPr>
            </w:pPr>
          </w:p>
        </w:tc>
        <w:tc>
          <w:tcPr>
            <w:tcW w:w="1260" w:type="dxa"/>
            <w:vAlign w:val="center"/>
          </w:tcPr>
          <w:p w14:paraId="0A0174EC" w14:textId="77777777" w:rsidR="00091594" w:rsidRPr="00295655" w:rsidRDefault="00091594" w:rsidP="00231885">
            <w:pPr>
              <w:keepNext/>
              <w:rPr>
                <w:rFonts w:ascii="Calibri" w:hAnsi="Calibri"/>
                <w:sz w:val="18"/>
                <w:szCs w:val="18"/>
              </w:rPr>
            </w:pPr>
          </w:p>
        </w:tc>
        <w:tc>
          <w:tcPr>
            <w:tcW w:w="1170" w:type="dxa"/>
            <w:vAlign w:val="center"/>
          </w:tcPr>
          <w:p w14:paraId="74EF3DC0" w14:textId="77777777" w:rsidR="00091594" w:rsidRPr="00295655" w:rsidRDefault="00091594" w:rsidP="00231885">
            <w:pPr>
              <w:keepNext/>
              <w:rPr>
                <w:rFonts w:ascii="Calibri" w:hAnsi="Calibri"/>
                <w:sz w:val="18"/>
                <w:szCs w:val="18"/>
              </w:rPr>
            </w:pPr>
          </w:p>
        </w:tc>
        <w:tc>
          <w:tcPr>
            <w:tcW w:w="1260" w:type="dxa"/>
            <w:vAlign w:val="center"/>
          </w:tcPr>
          <w:p w14:paraId="1920DB8C" w14:textId="77777777" w:rsidR="00091594" w:rsidRPr="005C3BB4" w:rsidRDefault="00091594" w:rsidP="00231885">
            <w:pPr>
              <w:keepNext/>
              <w:rPr>
                <w:rFonts w:ascii="Calibri" w:hAnsi="Calibri"/>
                <w:sz w:val="16"/>
                <w:szCs w:val="16"/>
              </w:rPr>
            </w:pPr>
          </w:p>
        </w:tc>
        <w:tc>
          <w:tcPr>
            <w:tcW w:w="1170" w:type="dxa"/>
          </w:tcPr>
          <w:p w14:paraId="1C9359CF" w14:textId="77777777" w:rsidR="00091594" w:rsidRPr="00295655" w:rsidRDefault="00091594" w:rsidP="00231885">
            <w:pPr>
              <w:keepNext/>
              <w:rPr>
                <w:rFonts w:ascii="Calibri" w:hAnsi="Calibri"/>
                <w:sz w:val="18"/>
                <w:szCs w:val="18"/>
              </w:rPr>
            </w:pPr>
          </w:p>
        </w:tc>
        <w:tc>
          <w:tcPr>
            <w:tcW w:w="1080" w:type="dxa"/>
          </w:tcPr>
          <w:p w14:paraId="5BE92CC5" w14:textId="77777777" w:rsidR="00091594" w:rsidRPr="009839B0" w:rsidRDefault="00091594" w:rsidP="00231885">
            <w:pPr>
              <w:keepNext/>
              <w:rPr>
                <w:rFonts w:ascii="Calibri" w:hAnsi="Calibri"/>
                <w:sz w:val="14"/>
                <w:szCs w:val="14"/>
              </w:rPr>
            </w:pPr>
          </w:p>
        </w:tc>
        <w:tc>
          <w:tcPr>
            <w:tcW w:w="990" w:type="dxa"/>
          </w:tcPr>
          <w:p w14:paraId="1B6761DA" w14:textId="77777777" w:rsidR="00091594" w:rsidRPr="009839B0" w:rsidRDefault="00091594" w:rsidP="00231885">
            <w:pPr>
              <w:keepNext/>
              <w:rPr>
                <w:rFonts w:ascii="Calibri" w:hAnsi="Calibri"/>
                <w:sz w:val="14"/>
                <w:szCs w:val="14"/>
              </w:rPr>
            </w:pPr>
          </w:p>
        </w:tc>
        <w:tc>
          <w:tcPr>
            <w:tcW w:w="1080" w:type="dxa"/>
          </w:tcPr>
          <w:p w14:paraId="6821AB54" w14:textId="77777777" w:rsidR="00091594" w:rsidRPr="009839B0" w:rsidRDefault="00091594" w:rsidP="00231885">
            <w:pPr>
              <w:keepNext/>
              <w:rPr>
                <w:rFonts w:ascii="Calibri" w:hAnsi="Calibri"/>
                <w:sz w:val="14"/>
                <w:szCs w:val="14"/>
              </w:rPr>
            </w:pPr>
          </w:p>
        </w:tc>
        <w:tc>
          <w:tcPr>
            <w:tcW w:w="900" w:type="dxa"/>
          </w:tcPr>
          <w:p w14:paraId="6EB6AC20" w14:textId="77777777" w:rsidR="00091594" w:rsidRPr="009839B0" w:rsidRDefault="00091594" w:rsidP="00231885">
            <w:pPr>
              <w:keepNext/>
              <w:rPr>
                <w:rFonts w:ascii="Calibri" w:hAnsi="Calibri"/>
                <w:sz w:val="14"/>
                <w:szCs w:val="14"/>
              </w:rPr>
            </w:pPr>
          </w:p>
        </w:tc>
        <w:tc>
          <w:tcPr>
            <w:tcW w:w="1098" w:type="dxa"/>
          </w:tcPr>
          <w:p w14:paraId="70F63611" w14:textId="77777777" w:rsidR="00091594" w:rsidRPr="009839B0" w:rsidRDefault="00091594" w:rsidP="00231885">
            <w:pPr>
              <w:keepNext/>
              <w:rPr>
                <w:rFonts w:ascii="Calibri" w:hAnsi="Calibri"/>
                <w:sz w:val="14"/>
                <w:szCs w:val="14"/>
              </w:rPr>
            </w:pPr>
          </w:p>
        </w:tc>
      </w:tr>
      <w:tr w:rsidR="00091594" w:rsidRPr="00295655" w14:paraId="0932E28F" w14:textId="77777777" w:rsidTr="00231885">
        <w:tc>
          <w:tcPr>
            <w:tcW w:w="14616" w:type="dxa"/>
            <w:gridSpan w:val="13"/>
          </w:tcPr>
          <w:p w14:paraId="7E366E50"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51D57FAD" w14:textId="77777777" w:rsidR="003322AF" w:rsidRDefault="003322AF" w:rsidP="000915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3"/>
        <w:gridCol w:w="1372"/>
        <w:gridCol w:w="1274"/>
        <w:gridCol w:w="1175"/>
        <w:gridCol w:w="1175"/>
        <w:gridCol w:w="1273"/>
        <w:gridCol w:w="1175"/>
        <w:gridCol w:w="1175"/>
        <w:gridCol w:w="1959"/>
        <w:gridCol w:w="1306"/>
        <w:gridCol w:w="1339"/>
      </w:tblGrid>
      <w:tr w:rsidR="00091594" w:rsidRPr="00E81C65" w14:paraId="4731B83D" w14:textId="77777777" w:rsidTr="00231885">
        <w:trPr>
          <w:trHeight w:val="222"/>
        </w:trPr>
        <w:tc>
          <w:tcPr>
            <w:tcW w:w="13429" w:type="dxa"/>
            <w:gridSpan w:val="11"/>
          </w:tcPr>
          <w:p w14:paraId="23CB3EB7" w14:textId="668F2E43" w:rsidR="00091594" w:rsidRPr="009D5A43" w:rsidRDefault="00091594" w:rsidP="00231885">
            <w:pPr>
              <w:keepNext/>
              <w:rPr>
                <w:rFonts w:ascii="Calibri" w:hAnsi="Calibri"/>
                <w:b/>
                <w:sz w:val="18"/>
                <w:szCs w:val="24"/>
              </w:rPr>
            </w:pPr>
            <w:r>
              <w:rPr>
                <w:rFonts w:ascii="Calibri" w:hAnsi="Calibri"/>
                <w:b/>
                <w:sz w:val="18"/>
                <w:szCs w:val="24"/>
              </w:rPr>
              <w:t>E</w:t>
            </w:r>
            <w:r w:rsidRPr="003322A6">
              <w:rPr>
                <w:rFonts w:ascii="Calibri" w:hAnsi="Calibri"/>
                <w:b/>
                <w:sz w:val="18"/>
                <w:szCs w:val="24"/>
              </w:rPr>
              <w:t>. Space Conditioning (SC) System</w:t>
            </w:r>
            <w:r>
              <w:rPr>
                <w:rFonts w:ascii="Calibri" w:hAnsi="Calibri"/>
                <w:b/>
                <w:sz w:val="18"/>
                <w:szCs w:val="24"/>
              </w:rPr>
              <w:t xml:space="preserve"> Alteration </w:t>
            </w:r>
            <w:r w:rsidRPr="009D5A43">
              <w:rPr>
                <w:rFonts w:ascii="Calibri" w:hAnsi="Calibri"/>
                <w:b/>
                <w:sz w:val="18"/>
                <w:szCs w:val="24"/>
              </w:rPr>
              <w:t>Type Determination</w:t>
            </w:r>
          </w:p>
        </w:tc>
      </w:tr>
      <w:tr w:rsidR="00091594" w:rsidRPr="00E81C65" w14:paraId="59AEA6BA" w14:textId="77777777" w:rsidTr="00231885">
        <w:trPr>
          <w:trHeight w:val="223"/>
        </w:trPr>
        <w:tc>
          <w:tcPr>
            <w:tcW w:w="1279" w:type="dxa"/>
            <w:shd w:val="clear" w:color="auto" w:fill="auto"/>
            <w:vAlign w:val="bottom"/>
          </w:tcPr>
          <w:p w14:paraId="5975DA1E"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01</w:t>
            </w:r>
          </w:p>
        </w:tc>
        <w:tc>
          <w:tcPr>
            <w:tcW w:w="1260" w:type="dxa"/>
            <w:shd w:val="clear" w:color="auto" w:fill="auto"/>
          </w:tcPr>
          <w:p w14:paraId="193DA890"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02</w:t>
            </w:r>
          </w:p>
        </w:tc>
        <w:tc>
          <w:tcPr>
            <w:tcW w:w="1170" w:type="dxa"/>
            <w:shd w:val="clear" w:color="auto" w:fill="auto"/>
          </w:tcPr>
          <w:p w14:paraId="6D7852DC"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03</w:t>
            </w:r>
          </w:p>
        </w:tc>
        <w:tc>
          <w:tcPr>
            <w:tcW w:w="1080" w:type="dxa"/>
            <w:shd w:val="clear" w:color="auto" w:fill="auto"/>
          </w:tcPr>
          <w:p w14:paraId="3C0FA4C1"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04</w:t>
            </w:r>
          </w:p>
        </w:tc>
        <w:tc>
          <w:tcPr>
            <w:tcW w:w="1080" w:type="dxa"/>
            <w:shd w:val="clear" w:color="auto" w:fill="auto"/>
          </w:tcPr>
          <w:p w14:paraId="3F304A11"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05</w:t>
            </w:r>
          </w:p>
        </w:tc>
        <w:tc>
          <w:tcPr>
            <w:tcW w:w="1170" w:type="dxa"/>
            <w:shd w:val="clear" w:color="auto" w:fill="auto"/>
          </w:tcPr>
          <w:p w14:paraId="3A9652BB"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06</w:t>
            </w:r>
          </w:p>
        </w:tc>
        <w:tc>
          <w:tcPr>
            <w:tcW w:w="1080" w:type="dxa"/>
            <w:shd w:val="clear" w:color="auto" w:fill="auto"/>
          </w:tcPr>
          <w:p w14:paraId="33F0A0A2"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07</w:t>
            </w:r>
          </w:p>
        </w:tc>
        <w:tc>
          <w:tcPr>
            <w:tcW w:w="1080" w:type="dxa"/>
            <w:shd w:val="clear" w:color="auto" w:fill="auto"/>
          </w:tcPr>
          <w:p w14:paraId="314F3261"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08</w:t>
            </w:r>
          </w:p>
        </w:tc>
        <w:tc>
          <w:tcPr>
            <w:tcW w:w="1800" w:type="dxa"/>
            <w:shd w:val="clear" w:color="auto" w:fill="auto"/>
            <w:vAlign w:val="bottom"/>
          </w:tcPr>
          <w:p w14:paraId="464C90AC"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9</w:t>
            </w:r>
          </w:p>
        </w:tc>
        <w:tc>
          <w:tcPr>
            <w:tcW w:w="1200" w:type="dxa"/>
          </w:tcPr>
          <w:p w14:paraId="025703BC"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10</w:t>
            </w:r>
          </w:p>
        </w:tc>
        <w:tc>
          <w:tcPr>
            <w:tcW w:w="1229" w:type="dxa"/>
          </w:tcPr>
          <w:p w14:paraId="5F36F054"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11</w:t>
            </w:r>
          </w:p>
        </w:tc>
      </w:tr>
      <w:tr w:rsidR="00091594" w:rsidRPr="004D570F" w14:paraId="70F235BF" w14:textId="77777777" w:rsidTr="00231885">
        <w:trPr>
          <w:trHeight w:val="390"/>
        </w:trPr>
        <w:tc>
          <w:tcPr>
            <w:tcW w:w="1279" w:type="dxa"/>
            <w:shd w:val="clear" w:color="auto" w:fill="auto"/>
            <w:vAlign w:val="bottom"/>
          </w:tcPr>
          <w:p w14:paraId="1C3F00BE"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 xml:space="preserve">SC System </w:t>
            </w:r>
          </w:p>
          <w:p w14:paraId="380C4454"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Identification or Name</w:t>
            </w:r>
          </w:p>
        </w:tc>
        <w:tc>
          <w:tcPr>
            <w:tcW w:w="1260" w:type="dxa"/>
            <w:shd w:val="clear" w:color="auto" w:fill="auto"/>
            <w:vAlign w:val="bottom"/>
          </w:tcPr>
          <w:p w14:paraId="49A6130C"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 xml:space="preserve">SC System </w:t>
            </w:r>
          </w:p>
          <w:p w14:paraId="0335869C"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Location or Area Served</w:t>
            </w:r>
          </w:p>
        </w:tc>
        <w:tc>
          <w:tcPr>
            <w:tcW w:w="1170" w:type="dxa"/>
            <w:shd w:val="clear" w:color="auto" w:fill="auto"/>
            <w:vAlign w:val="bottom"/>
          </w:tcPr>
          <w:p w14:paraId="3779BA95" w14:textId="77777777" w:rsidR="00091594" w:rsidRPr="00433D88" w:rsidRDefault="00091594" w:rsidP="00231885">
            <w:pPr>
              <w:keepNext/>
              <w:autoSpaceDE w:val="0"/>
              <w:autoSpaceDN w:val="0"/>
              <w:adjustRightInd w:val="0"/>
              <w:jc w:val="center"/>
              <w:rPr>
                <w:rFonts w:asciiTheme="minorHAnsi" w:hAnsiTheme="minorHAnsi" w:cs="Calibri"/>
                <w:color w:val="000000"/>
                <w:sz w:val="18"/>
                <w:szCs w:val="18"/>
              </w:rPr>
            </w:pPr>
            <w:r w:rsidRPr="00433D88">
              <w:rPr>
                <w:rFonts w:asciiTheme="minorHAnsi" w:hAnsiTheme="minorHAnsi" w:cs="Calibri"/>
                <w:color w:val="000000"/>
                <w:sz w:val="18"/>
                <w:szCs w:val="18"/>
              </w:rPr>
              <w:t>Is the SC system a ducted system?</w:t>
            </w:r>
          </w:p>
        </w:tc>
        <w:tc>
          <w:tcPr>
            <w:tcW w:w="1080" w:type="dxa"/>
            <w:shd w:val="clear" w:color="auto" w:fill="auto"/>
            <w:vAlign w:val="bottom"/>
          </w:tcPr>
          <w:p w14:paraId="53F7AA8A" w14:textId="77777777" w:rsidR="00091594" w:rsidRPr="00433D88" w:rsidRDefault="00091594" w:rsidP="00231885">
            <w:pPr>
              <w:keepNext/>
              <w:autoSpaceDE w:val="0"/>
              <w:autoSpaceDN w:val="0"/>
              <w:adjustRightInd w:val="0"/>
              <w:jc w:val="center"/>
              <w:rPr>
                <w:rFonts w:asciiTheme="minorHAnsi" w:hAnsiTheme="minorHAnsi" w:cs="Calibri"/>
                <w:color w:val="000000"/>
                <w:sz w:val="18"/>
                <w:szCs w:val="18"/>
              </w:rPr>
            </w:pPr>
            <w:r w:rsidRPr="00433D88">
              <w:rPr>
                <w:rFonts w:asciiTheme="minorHAnsi" w:hAnsiTheme="minorHAnsi" w:cs="Calibri"/>
                <w:color w:val="000000"/>
                <w:sz w:val="18"/>
                <w:szCs w:val="18"/>
              </w:rPr>
              <w:t>Installing refrigerant containing component?</w:t>
            </w:r>
          </w:p>
        </w:tc>
        <w:tc>
          <w:tcPr>
            <w:tcW w:w="1080" w:type="dxa"/>
            <w:shd w:val="clear" w:color="auto" w:fill="auto"/>
            <w:vAlign w:val="bottom"/>
          </w:tcPr>
          <w:p w14:paraId="5F565AC1" w14:textId="77777777" w:rsidR="00091594" w:rsidRPr="00433D88" w:rsidRDefault="00091594" w:rsidP="00231885">
            <w:pPr>
              <w:keepNext/>
              <w:autoSpaceDE w:val="0"/>
              <w:autoSpaceDN w:val="0"/>
              <w:adjustRightInd w:val="0"/>
              <w:jc w:val="center"/>
              <w:rPr>
                <w:rFonts w:asciiTheme="minorHAnsi" w:hAnsiTheme="minorHAnsi" w:cs="Calibri"/>
                <w:color w:val="000000"/>
                <w:sz w:val="18"/>
                <w:szCs w:val="18"/>
              </w:rPr>
            </w:pPr>
            <w:r w:rsidRPr="00433D88">
              <w:rPr>
                <w:rFonts w:asciiTheme="minorHAnsi" w:hAnsiTheme="minorHAnsi" w:cs="Calibri"/>
                <w:color w:val="000000"/>
                <w:sz w:val="18"/>
                <w:szCs w:val="18"/>
              </w:rPr>
              <w:t xml:space="preserve">Installing new SC System component? </w:t>
            </w:r>
          </w:p>
        </w:tc>
        <w:tc>
          <w:tcPr>
            <w:tcW w:w="1170" w:type="dxa"/>
            <w:shd w:val="clear" w:color="auto" w:fill="auto"/>
            <w:vAlign w:val="bottom"/>
          </w:tcPr>
          <w:p w14:paraId="0EE48A2A" w14:textId="77777777" w:rsidR="00091594" w:rsidRPr="00433D88" w:rsidRDefault="00091594" w:rsidP="00231885">
            <w:pPr>
              <w:keepNext/>
              <w:autoSpaceDE w:val="0"/>
              <w:autoSpaceDN w:val="0"/>
              <w:adjustRightInd w:val="0"/>
              <w:jc w:val="center"/>
              <w:rPr>
                <w:rFonts w:asciiTheme="minorHAnsi" w:hAnsiTheme="minorHAnsi" w:cs="Calibri"/>
                <w:color w:val="000000"/>
                <w:sz w:val="18"/>
                <w:szCs w:val="18"/>
              </w:rPr>
            </w:pPr>
            <w:r w:rsidRPr="00433D88">
              <w:rPr>
                <w:rFonts w:asciiTheme="minorHAnsi" w:hAnsiTheme="minorHAnsi" w:cs="Calibri"/>
                <w:color w:val="000000"/>
                <w:sz w:val="18"/>
                <w:szCs w:val="18"/>
              </w:rPr>
              <w:t>Installing more than 40 feet of ducts?</w:t>
            </w:r>
          </w:p>
        </w:tc>
        <w:tc>
          <w:tcPr>
            <w:tcW w:w="1080" w:type="dxa"/>
            <w:shd w:val="clear" w:color="auto" w:fill="auto"/>
            <w:vAlign w:val="bottom"/>
          </w:tcPr>
          <w:p w14:paraId="70951DE2" w14:textId="77777777" w:rsidR="00091594" w:rsidRPr="00433D88" w:rsidRDefault="00091594" w:rsidP="00231885">
            <w:pPr>
              <w:keepNext/>
              <w:autoSpaceDE w:val="0"/>
              <w:autoSpaceDN w:val="0"/>
              <w:adjustRightInd w:val="0"/>
              <w:jc w:val="center"/>
              <w:rPr>
                <w:rFonts w:asciiTheme="minorHAnsi" w:hAnsiTheme="minorHAnsi" w:cs="Calibri"/>
                <w:color w:val="000000"/>
                <w:sz w:val="18"/>
                <w:szCs w:val="18"/>
              </w:rPr>
            </w:pPr>
            <w:r w:rsidRPr="00433D88">
              <w:rPr>
                <w:rFonts w:asciiTheme="minorHAnsi" w:hAnsiTheme="minorHAnsi" w:cs="Calibri"/>
                <w:color w:val="000000"/>
                <w:sz w:val="18"/>
                <w:szCs w:val="18"/>
              </w:rPr>
              <w:t>Installing entirely new duct system?</w:t>
            </w:r>
          </w:p>
        </w:tc>
        <w:tc>
          <w:tcPr>
            <w:tcW w:w="1080" w:type="dxa"/>
            <w:shd w:val="clear" w:color="auto" w:fill="auto"/>
            <w:vAlign w:val="bottom"/>
          </w:tcPr>
          <w:p w14:paraId="23A862E3" w14:textId="77777777" w:rsidR="00091594" w:rsidRPr="00433D88" w:rsidRDefault="00091594" w:rsidP="00231885">
            <w:pPr>
              <w:keepNext/>
              <w:autoSpaceDE w:val="0"/>
              <w:autoSpaceDN w:val="0"/>
              <w:adjustRightInd w:val="0"/>
              <w:jc w:val="center"/>
              <w:rPr>
                <w:rFonts w:asciiTheme="minorHAnsi" w:hAnsiTheme="minorHAnsi" w:cs="Calibri"/>
                <w:color w:val="000000"/>
                <w:sz w:val="18"/>
                <w:szCs w:val="18"/>
              </w:rPr>
            </w:pPr>
            <w:r w:rsidRPr="00433D88">
              <w:rPr>
                <w:rFonts w:asciiTheme="minorHAnsi" w:hAnsiTheme="minorHAnsi" w:cs="Calibri"/>
                <w:color w:val="000000"/>
                <w:sz w:val="18"/>
                <w:szCs w:val="18"/>
              </w:rPr>
              <w:t xml:space="preserve"> Installing entirely new SC system?</w:t>
            </w:r>
          </w:p>
        </w:tc>
        <w:tc>
          <w:tcPr>
            <w:tcW w:w="1800" w:type="dxa"/>
            <w:shd w:val="clear" w:color="auto" w:fill="auto"/>
            <w:vAlign w:val="bottom"/>
          </w:tcPr>
          <w:p w14:paraId="0DE654A4" w14:textId="192F7ED6" w:rsidR="00091594" w:rsidRPr="00433D88" w:rsidRDefault="00091594" w:rsidP="00231885">
            <w:pPr>
              <w:keepNext/>
              <w:jc w:val="center"/>
              <w:rPr>
                <w:rFonts w:ascii="Calibri" w:hAnsi="Calibri"/>
                <w:sz w:val="18"/>
                <w:szCs w:val="18"/>
              </w:rPr>
            </w:pPr>
            <w:r w:rsidRPr="00433D88">
              <w:rPr>
                <w:rFonts w:ascii="Calibri" w:hAnsi="Calibri"/>
                <w:sz w:val="18"/>
                <w:szCs w:val="18"/>
              </w:rPr>
              <w:t>Alteration Type</w:t>
            </w:r>
          </w:p>
        </w:tc>
        <w:tc>
          <w:tcPr>
            <w:tcW w:w="1200" w:type="dxa"/>
            <w:vAlign w:val="bottom"/>
          </w:tcPr>
          <w:p w14:paraId="5849D791"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Altered</w:t>
            </w:r>
          </w:p>
          <w:p w14:paraId="23DFB42A"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Heating Components</w:t>
            </w:r>
          </w:p>
        </w:tc>
        <w:tc>
          <w:tcPr>
            <w:tcW w:w="1229" w:type="dxa"/>
            <w:vAlign w:val="bottom"/>
          </w:tcPr>
          <w:p w14:paraId="580F649B"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Altered</w:t>
            </w:r>
          </w:p>
          <w:p w14:paraId="619374BC"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Cooling Components</w:t>
            </w:r>
          </w:p>
        </w:tc>
      </w:tr>
      <w:tr w:rsidR="00091594" w:rsidRPr="00543105" w14:paraId="18304237" w14:textId="77777777" w:rsidTr="00DC3EC8">
        <w:trPr>
          <w:trHeight w:val="269"/>
        </w:trPr>
        <w:tc>
          <w:tcPr>
            <w:tcW w:w="1279" w:type="dxa"/>
            <w:shd w:val="clear" w:color="auto" w:fill="auto"/>
          </w:tcPr>
          <w:p w14:paraId="1704DE58" w14:textId="3E0AB0CF" w:rsidR="00091594" w:rsidRPr="004D570F" w:rsidRDefault="00091594" w:rsidP="00231885">
            <w:pPr>
              <w:keepNext/>
              <w:rPr>
                <w:rFonts w:ascii="Calibri" w:hAnsi="Calibri"/>
                <w:sz w:val="18"/>
                <w:szCs w:val="18"/>
              </w:rPr>
            </w:pPr>
          </w:p>
        </w:tc>
        <w:tc>
          <w:tcPr>
            <w:tcW w:w="1260" w:type="dxa"/>
            <w:shd w:val="clear" w:color="auto" w:fill="auto"/>
          </w:tcPr>
          <w:p w14:paraId="30D2967C" w14:textId="5CB8F137" w:rsidR="00091594" w:rsidRPr="004D570F" w:rsidRDefault="00091594" w:rsidP="00231885">
            <w:pPr>
              <w:keepNext/>
              <w:rPr>
                <w:rFonts w:ascii="Calibri" w:hAnsi="Calibri"/>
                <w:sz w:val="18"/>
                <w:szCs w:val="18"/>
              </w:rPr>
            </w:pPr>
          </w:p>
        </w:tc>
        <w:tc>
          <w:tcPr>
            <w:tcW w:w="1170" w:type="dxa"/>
            <w:shd w:val="clear" w:color="auto" w:fill="auto"/>
          </w:tcPr>
          <w:p w14:paraId="247F7E1C" w14:textId="085269FE" w:rsidR="00091594" w:rsidRPr="004D570F" w:rsidRDefault="00091594" w:rsidP="00231885">
            <w:pPr>
              <w:keepNext/>
              <w:rPr>
                <w:rFonts w:ascii="Calibri" w:hAnsi="Calibri"/>
                <w:sz w:val="18"/>
                <w:szCs w:val="18"/>
              </w:rPr>
            </w:pPr>
          </w:p>
        </w:tc>
        <w:tc>
          <w:tcPr>
            <w:tcW w:w="1080" w:type="dxa"/>
            <w:shd w:val="clear" w:color="auto" w:fill="auto"/>
          </w:tcPr>
          <w:p w14:paraId="4A15C4F9" w14:textId="22C8B19C" w:rsidR="00091594" w:rsidRPr="004D570F" w:rsidRDefault="00091594" w:rsidP="00231885">
            <w:pPr>
              <w:keepNext/>
              <w:rPr>
                <w:rFonts w:ascii="Calibri" w:hAnsi="Calibri"/>
                <w:sz w:val="18"/>
                <w:szCs w:val="18"/>
              </w:rPr>
            </w:pPr>
          </w:p>
        </w:tc>
        <w:tc>
          <w:tcPr>
            <w:tcW w:w="1080" w:type="dxa"/>
            <w:shd w:val="clear" w:color="auto" w:fill="auto"/>
          </w:tcPr>
          <w:p w14:paraId="40326544" w14:textId="6D7E567B" w:rsidR="00091594" w:rsidRPr="004D570F" w:rsidRDefault="00091594" w:rsidP="00231885">
            <w:pPr>
              <w:keepNext/>
              <w:rPr>
                <w:rFonts w:ascii="Calibri" w:hAnsi="Calibri"/>
                <w:sz w:val="18"/>
                <w:szCs w:val="18"/>
              </w:rPr>
            </w:pPr>
          </w:p>
        </w:tc>
        <w:tc>
          <w:tcPr>
            <w:tcW w:w="1170" w:type="dxa"/>
            <w:shd w:val="clear" w:color="auto" w:fill="auto"/>
          </w:tcPr>
          <w:p w14:paraId="53472A60" w14:textId="0B699B7A" w:rsidR="00091594" w:rsidRPr="004D570F" w:rsidRDefault="00091594" w:rsidP="00231885">
            <w:pPr>
              <w:keepNext/>
              <w:rPr>
                <w:rFonts w:ascii="Calibri" w:hAnsi="Calibri"/>
                <w:sz w:val="18"/>
                <w:szCs w:val="18"/>
              </w:rPr>
            </w:pPr>
          </w:p>
        </w:tc>
        <w:tc>
          <w:tcPr>
            <w:tcW w:w="1080" w:type="dxa"/>
            <w:shd w:val="clear" w:color="auto" w:fill="auto"/>
          </w:tcPr>
          <w:p w14:paraId="6C3195F0" w14:textId="37BA916C" w:rsidR="00091594" w:rsidRPr="004D570F" w:rsidRDefault="00091594" w:rsidP="00231885">
            <w:pPr>
              <w:keepNext/>
              <w:rPr>
                <w:rFonts w:ascii="Calibri" w:hAnsi="Calibri"/>
                <w:sz w:val="18"/>
                <w:szCs w:val="18"/>
              </w:rPr>
            </w:pPr>
          </w:p>
        </w:tc>
        <w:tc>
          <w:tcPr>
            <w:tcW w:w="1080" w:type="dxa"/>
            <w:shd w:val="clear" w:color="auto" w:fill="auto"/>
          </w:tcPr>
          <w:p w14:paraId="45521C10" w14:textId="4863CCF4" w:rsidR="00091594" w:rsidRPr="004D570F" w:rsidRDefault="00091594" w:rsidP="00231885">
            <w:pPr>
              <w:keepNext/>
              <w:rPr>
                <w:rFonts w:ascii="Calibri" w:hAnsi="Calibri"/>
                <w:sz w:val="18"/>
                <w:szCs w:val="18"/>
              </w:rPr>
            </w:pPr>
          </w:p>
        </w:tc>
        <w:tc>
          <w:tcPr>
            <w:tcW w:w="1800" w:type="dxa"/>
            <w:shd w:val="clear" w:color="auto" w:fill="auto"/>
          </w:tcPr>
          <w:p w14:paraId="0F957195" w14:textId="6B30C0DD" w:rsidR="00091594" w:rsidRPr="00352B76" w:rsidRDefault="00091594" w:rsidP="00231885">
            <w:pPr>
              <w:rPr>
                <w:rFonts w:ascii="Calibri" w:hAnsi="Calibri"/>
              </w:rPr>
            </w:pPr>
          </w:p>
        </w:tc>
        <w:tc>
          <w:tcPr>
            <w:tcW w:w="1200" w:type="dxa"/>
          </w:tcPr>
          <w:p w14:paraId="41527909" w14:textId="4B961391" w:rsidR="00091594" w:rsidRPr="008022E4" w:rsidRDefault="00091594" w:rsidP="00231885">
            <w:pPr>
              <w:rPr>
                <w:rFonts w:asciiTheme="minorHAnsi" w:hAnsiTheme="minorHAnsi"/>
                <w:sz w:val="16"/>
                <w:szCs w:val="16"/>
              </w:rPr>
            </w:pPr>
          </w:p>
        </w:tc>
        <w:tc>
          <w:tcPr>
            <w:tcW w:w="1229" w:type="dxa"/>
          </w:tcPr>
          <w:p w14:paraId="79965B0F" w14:textId="2B53DEC6" w:rsidR="00091594" w:rsidRPr="008022E4" w:rsidRDefault="00091594" w:rsidP="00231885">
            <w:pPr>
              <w:rPr>
                <w:rFonts w:asciiTheme="minorHAnsi" w:hAnsiTheme="minorHAnsi"/>
                <w:sz w:val="16"/>
                <w:szCs w:val="16"/>
              </w:rPr>
            </w:pPr>
          </w:p>
        </w:tc>
      </w:tr>
      <w:tr w:rsidR="00DC3EC8" w:rsidRPr="00543105" w14:paraId="1FE4A035" w14:textId="77777777" w:rsidTr="00DC3EC8">
        <w:trPr>
          <w:trHeight w:val="269"/>
        </w:trPr>
        <w:tc>
          <w:tcPr>
            <w:tcW w:w="1279" w:type="dxa"/>
            <w:shd w:val="clear" w:color="auto" w:fill="auto"/>
          </w:tcPr>
          <w:p w14:paraId="0CA68A8D" w14:textId="77777777" w:rsidR="00DC3EC8" w:rsidRPr="004D570F" w:rsidRDefault="00DC3EC8" w:rsidP="00231885">
            <w:pPr>
              <w:keepNext/>
              <w:rPr>
                <w:rFonts w:ascii="Calibri" w:hAnsi="Calibri"/>
                <w:sz w:val="18"/>
                <w:szCs w:val="18"/>
              </w:rPr>
            </w:pPr>
          </w:p>
        </w:tc>
        <w:tc>
          <w:tcPr>
            <w:tcW w:w="1260" w:type="dxa"/>
            <w:shd w:val="clear" w:color="auto" w:fill="auto"/>
          </w:tcPr>
          <w:p w14:paraId="6C1E059B" w14:textId="77777777" w:rsidR="00DC3EC8" w:rsidRPr="004D570F" w:rsidRDefault="00DC3EC8" w:rsidP="00231885">
            <w:pPr>
              <w:keepNext/>
              <w:rPr>
                <w:rFonts w:ascii="Calibri" w:hAnsi="Calibri"/>
                <w:sz w:val="18"/>
                <w:szCs w:val="18"/>
              </w:rPr>
            </w:pPr>
          </w:p>
        </w:tc>
        <w:tc>
          <w:tcPr>
            <w:tcW w:w="1170" w:type="dxa"/>
            <w:shd w:val="clear" w:color="auto" w:fill="auto"/>
          </w:tcPr>
          <w:p w14:paraId="56CA08F6" w14:textId="77777777" w:rsidR="00DC3EC8" w:rsidRPr="004D570F" w:rsidRDefault="00DC3EC8" w:rsidP="00231885">
            <w:pPr>
              <w:keepNext/>
              <w:rPr>
                <w:rFonts w:ascii="Calibri" w:hAnsi="Calibri"/>
                <w:sz w:val="18"/>
                <w:szCs w:val="18"/>
              </w:rPr>
            </w:pPr>
          </w:p>
        </w:tc>
        <w:tc>
          <w:tcPr>
            <w:tcW w:w="1080" w:type="dxa"/>
            <w:shd w:val="clear" w:color="auto" w:fill="auto"/>
          </w:tcPr>
          <w:p w14:paraId="1FC6B6BC" w14:textId="77777777" w:rsidR="00DC3EC8" w:rsidRPr="004D570F" w:rsidRDefault="00DC3EC8" w:rsidP="00231885">
            <w:pPr>
              <w:keepNext/>
              <w:rPr>
                <w:rFonts w:ascii="Calibri" w:hAnsi="Calibri"/>
                <w:sz w:val="18"/>
                <w:szCs w:val="18"/>
              </w:rPr>
            </w:pPr>
          </w:p>
        </w:tc>
        <w:tc>
          <w:tcPr>
            <w:tcW w:w="1080" w:type="dxa"/>
            <w:shd w:val="clear" w:color="auto" w:fill="auto"/>
          </w:tcPr>
          <w:p w14:paraId="255D1D52" w14:textId="77777777" w:rsidR="00DC3EC8" w:rsidRPr="004D570F" w:rsidRDefault="00DC3EC8" w:rsidP="00231885">
            <w:pPr>
              <w:keepNext/>
              <w:rPr>
                <w:rFonts w:ascii="Calibri" w:hAnsi="Calibri"/>
                <w:sz w:val="18"/>
                <w:szCs w:val="18"/>
              </w:rPr>
            </w:pPr>
          </w:p>
        </w:tc>
        <w:tc>
          <w:tcPr>
            <w:tcW w:w="1170" w:type="dxa"/>
            <w:shd w:val="clear" w:color="auto" w:fill="auto"/>
          </w:tcPr>
          <w:p w14:paraId="003A9029" w14:textId="77777777" w:rsidR="00DC3EC8" w:rsidRPr="004D570F" w:rsidRDefault="00DC3EC8" w:rsidP="00231885">
            <w:pPr>
              <w:keepNext/>
              <w:rPr>
                <w:rFonts w:ascii="Calibri" w:hAnsi="Calibri"/>
                <w:sz w:val="18"/>
                <w:szCs w:val="18"/>
              </w:rPr>
            </w:pPr>
          </w:p>
        </w:tc>
        <w:tc>
          <w:tcPr>
            <w:tcW w:w="1080" w:type="dxa"/>
            <w:shd w:val="clear" w:color="auto" w:fill="auto"/>
          </w:tcPr>
          <w:p w14:paraId="61B91F4D" w14:textId="77777777" w:rsidR="00DC3EC8" w:rsidRPr="004D570F" w:rsidRDefault="00DC3EC8" w:rsidP="00231885">
            <w:pPr>
              <w:keepNext/>
              <w:rPr>
                <w:rFonts w:ascii="Calibri" w:hAnsi="Calibri"/>
                <w:sz w:val="18"/>
                <w:szCs w:val="18"/>
              </w:rPr>
            </w:pPr>
          </w:p>
        </w:tc>
        <w:tc>
          <w:tcPr>
            <w:tcW w:w="1080" w:type="dxa"/>
            <w:shd w:val="clear" w:color="auto" w:fill="auto"/>
          </w:tcPr>
          <w:p w14:paraId="15F2C5D6" w14:textId="77777777" w:rsidR="00DC3EC8" w:rsidRPr="004D570F" w:rsidRDefault="00DC3EC8" w:rsidP="00231885">
            <w:pPr>
              <w:keepNext/>
              <w:rPr>
                <w:rFonts w:ascii="Calibri" w:hAnsi="Calibri"/>
                <w:sz w:val="18"/>
                <w:szCs w:val="18"/>
              </w:rPr>
            </w:pPr>
          </w:p>
        </w:tc>
        <w:tc>
          <w:tcPr>
            <w:tcW w:w="1800" w:type="dxa"/>
            <w:shd w:val="clear" w:color="auto" w:fill="auto"/>
          </w:tcPr>
          <w:p w14:paraId="1D9C6415" w14:textId="77777777" w:rsidR="00DC3EC8" w:rsidRPr="00352B76" w:rsidRDefault="00DC3EC8" w:rsidP="00231885">
            <w:pPr>
              <w:rPr>
                <w:rFonts w:ascii="Calibri" w:hAnsi="Calibri"/>
              </w:rPr>
            </w:pPr>
          </w:p>
        </w:tc>
        <w:tc>
          <w:tcPr>
            <w:tcW w:w="1200" w:type="dxa"/>
          </w:tcPr>
          <w:p w14:paraId="13B83C18" w14:textId="77777777" w:rsidR="00DC3EC8" w:rsidRPr="008022E4" w:rsidRDefault="00DC3EC8" w:rsidP="00231885">
            <w:pPr>
              <w:rPr>
                <w:rFonts w:asciiTheme="minorHAnsi" w:hAnsiTheme="minorHAnsi"/>
                <w:sz w:val="16"/>
                <w:szCs w:val="16"/>
              </w:rPr>
            </w:pPr>
          </w:p>
        </w:tc>
        <w:tc>
          <w:tcPr>
            <w:tcW w:w="1229" w:type="dxa"/>
          </w:tcPr>
          <w:p w14:paraId="1DE61C9E" w14:textId="77777777" w:rsidR="00DC3EC8" w:rsidRPr="008022E4" w:rsidRDefault="00DC3EC8" w:rsidP="00231885">
            <w:pPr>
              <w:rPr>
                <w:rFonts w:asciiTheme="minorHAnsi" w:hAnsiTheme="minorHAnsi"/>
                <w:sz w:val="16"/>
                <w:szCs w:val="16"/>
              </w:rPr>
            </w:pPr>
          </w:p>
        </w:tc>
      </w:tr>
    </w:tbl>
    <w:p w14:paraId="0E6903E3" w14:textId="77777777" w:rsidR="00091594" w:rsidRDefault="00091594" w:rsidP="00091594">
      <w:pPr>
        <w:rPr>
          <w:rFonts w:ascii="Calibri" w:hAnsi="Calibri"/>
          <w:sz w:val="18"/>
          <w:szCs w:val="18"/>
        </w:rPr>
      </w:pPr>
    </w:p>
    <w:p w14:paraId="743CD5D8" w14:textId="77777777" w:rsidR="00091594" w:rsidRDefault="00091594" w:rsidP="00091594">
      <w:pPr>
        <w:rPr>
          <w:rFonts w:ascii="Calibri" w:hAnsi="Calibri"/>
          <w:sz w:val="18"/>
          <w:szCs w:val="18"/>
        </w:rPr>
      </w:pPr>
    </w:p>
    <w:p w14:paraId="5CE4ABBD" w14:textId="77777777" w:rsidR="00091594" w:rsidRDefault="00091594" w:rsidP="0009159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8"/>
        <w:gridCol w:w="1350"/>
        <w:gridCol w:w="1260"/>
        <w:gridCol w:w="1350"/>
        <w:gridCol w:w="2730"/>
        <w:gridCol w:w="2730"/>
        <w:gridCol w:w="2730"/>
        <w:gridCol w:w="1188"/>
      </w:tblGrid>
      <w:tr w:rsidR="00091594" w:rsidRPr="00295655" w14:paraId="2935D1A2" w14:textId="77777777" w:rsidTr="00231885">
        <w:trPr>
          <w:cantSplit/>
        </w:trPr>
        <w:tc>
          <w:tcPr>
            <w:tcW w:w="14616" w:type="dxa"/>
            <w:gridSpan w:val="8"/>
          </w:tcPr>
          <w:p w14:paraId="4AB1FCA3" w14:textId="7A975295" w:rsidR="00091594" w:rsidRPr="009D5A43" w:rsidRDefault="00091594" w:rsidP="00231885">
            <w:pPr>
              <w:keepNext/>
              <w:rPr>
                <w:rFonts w:ascii="Calibri" w:hAnsi="Calibri"/>
                <w:b/>
                <w:sz w:val="18"/>
                <w:szCs w:val="18"/>
              </w:rPr>
            </w:pPr>
            <w:r>
              <w:rPr>
                <w:rFonts w:ascii="Calibri" w:hAnsi="Calibri"/>
                <w:b/>
                <w:sz w:val="18"/>
                <w:szCs w:val="18"/>
              </w:rPr>
              <w:lastRenderedPageBreak/>
              <w:t>F.</w:t>
            </w:r>
            <w:r w:rsidRPr="00295655">
              <w:rPr>
                <w:rFonts w:ascii="Calibri" w:hAnsi="Calibri"/>
                <w:b/>
                <w:sz w:val="18"/>
                <w:szCs w:val="18"/>
              </w:rPr>
              <w:t xml:space="preserve"> Installed Heating </w:t>
            </w:r>
            <w:r>
              <w:rPr>
                <w:rFonts w:ascii="Calibri" w:hAnsi="Calibri"/>
                <w:b/>
                <w:sz w:val="18"/>
                <w:szCs w:val="18"/>
              </w:rPr>
              <w:t xml:space="preserve">System </w:t>
            </w:r>
            <w:r w:rsidRPr="00295655">
              <w:rPr>
                <w:rFonts w:ascii="Calibri" w:hAnsi="Calibri"/>
                <w:b/>
                <w:sz w:val="18"/>
                <w:szCs w:val="18"/>
              </w:rPr>
              <w:t xml:space="preserve">Equipment </w:t>
            </w:r>
            <w:r>
              <w:rPr>
                <w:rFonts w:ascii="Calibri" w:hAnsi="Calibri"/>
                <w:b/>
                <w:sz w:val="18"/>
                <w:szCs w:val="18"/>
              </w:rPr>
              <w:t>I</w:t>
            </w:r>
            <w:r w:rsidRPr="00295655">
              <w:rPr>
                <w:rFonts w:ascii="Calibri" w:hAnsi="Calibri"/>
                <w:b/>
                <w:sz w:val="18"/>
                <w:szCs w:val="18"/>
              </w:rPr>
              <w:t>nformation</w:t>
            </w:r>
            <w:r>
              <w:rPr>
                <w:rFonts w:ascii="Calibri" w:hAnsi="Calibri"/>
                <w:b/>
                <w:sz w:val="18"/>
                <w:szCs w:val="18"/>
              </w:rPr>
              <w:t xml:space="preserve"> (not heat pumps)</w:t>
            </w:r>
          </w:p>
        </w:tc>
      </w:tr>
      <w:tr w:rsidR="00091594" w:rsidRPr="00295655" w14:paraId="5BE6C862" w14:textId="77777777" w:rsidTr="006D49E9">
        <w:trPr>
          <w:cantSplit/>
          <w:trHeight w:val="188"/>
        </w:trPr>
        <w:tc>
          <w:tcPr>
            <w:tcW w:w="1278" w:type="dxa"/>
            <w:vAlign w:val="bottom"/>
          </w:tcPr>
          <w:p w14:paraId="10B7F438"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350" w:type="dxa"/>
            <w:vAlign w:val="bottom"/>
          </w:tcPr>
          <w:p w14:paraId="7C20BCF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1260" w:type="dxa"/>
            <w:vAlign w:val="bottom"/>
          </w:tcPr>
          <w:p w14:paraId="0EFD5706"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1350" w:type="dxa"/>
            <w:vAlign w:val="bottom"/>
          </w:tcPr>
          <w:p w14:paraId="2800433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2730" w:type="dxa"/>
            <w:vAlign w:val="bottom"/>
          </w:tcPr>
          <w:p w14:paraId="2D1E899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c>
          <w:tcPr>
            <w:tcW w:w="2730" w:type="dxa"/>
            <w:vAlign w:val="bottom"/>
          </w:tcPr>
          <w:p w14:paraId="07922B93"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06</w:t>
            </w:r>
          </w:p>
        </w:tc>
        <w:tc>
          <w:tcPr>
            <w:tcW w:w="2730" w:type="dxa"/>
            <w:vAlign w:val="bottom"/>
          </w:tcPr>
          <w:p w14:paraId="0D9E4A39"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07</w:t>
            </w:r>
          </w:p>
        </w:tc>
        <w:tc>
          <w:tcPr>
            <w:tcW w:w="1188" w:type="dxa"/>
            <w:vAlign w:val="bottom"/>
          </w:tcPr>
          <w:p w14:paraId="0C921971" w14:textId="77777777" w:rsidR="00091594" w:rsidRPr="00295655" w:rsidRDefault="00091594" w:rsidP="00231885">
            <w:pPr>
              <w:keepNext/>
              <w:jc w:val="center"/>
              <w:rPr>
                <w:rFonts w:ascii="Calibri" w:hAnsi="Calibri"/>
                <w:sz w:val="18"/>
                <w:szCs w:val="18"/>
              </w:rPr>
            </w:pPr>
            <w:r>
              <w:rPr>
                <w:rFonts w:ascii="Calibri" w:hAnsi="Calibri"/>
                <w:sz w:val="18"/>
                <w:szCs w:val="18"/>
              </w:rPr>
              <w:t>08</w:t>
            </w:r>
          </w:p>
        </w:tc>
      </w:tr>
      <w:tr w:rsidR="00091594" w:rsidRPr="00697221" w14:paraId="0097871F" w14:textId="77777777" w:rsidTr="006D49E9">
        <w:trPr>
          <w:cantSplit/>
          <w:trHeight w:val="576"/>
        </w:trPr>
        <w:tc>
          <w:tcPr>
            <w:tcW w:w="1278" w:type="dxa"/>
            <w:vAlign w:val="bottom"/>
          </w:tcPr>
          <w:p w14:paraId="3FA24A9E"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SC System Identification or Name</w:t>
            </w:r>
          </w:p>
        </w:tc>
        <w:tc>
          <w:tcPr>
            <w:tcW w:w="1350" w:type="dxa"/>
            <w:vAlign w:val="bottom"/>
          </w:tcPr>
          <w:p w14:paraId="50156245"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SC System Location or Area Served</w:t>
            </w:r>
          </w:p>
        </w:tc>
        <w:tc>
          <w:tcPr>
            <w:tcW w:w="1260" w:type="dxa"/>
            <w:vAlign w:val="bottom"/>
          </w:tcPr>
          <w:p w14:paraId="5F67C6DC"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Heating Efficiency</w:t>
            </w:r>
          </w:p>
          <w:p w14:paraId="2B44BEF0"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Type</w:t>
            </w:r>
          </w:p>
        </w:tc>
        <w:tc>
          <w:tcPr>
            <w:tcW w:w="1350" w:type="dxa"/>
            <w:vAlign w:val="bottom"/>
          </w:tcPr>
          <w:p w14:paraId="075DCEF0"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Heating Efficiency</w:t>
            </w:r>
          </w:p>
          <w:p w14:paraId="34D8872F" w14:textId="77777777" w:rsidR="00091594" w:rsidRPr="00697221" w:rsidRDefault="00091594" w:rsidP="00231885">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tc>
        <w:tc>
          <w:tcPr>
            <w:tcW w:w="2730" w:type="dxa"/>
            <w:vAlign w:val="bottom"/>
          </w:tcPr>
          <w:p w14:paraId="71C6E02D"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Heating Unit Manufacturer</w:t>
            </w:r>
          </w:p>
        </w:tc>
        <w:tc>
          <w:tcPr>
            <w:tcW w:w="2730" w:type="dxa"/>
            <w:vAlign w:val="bottom"/>
          </w:tcPr>
          <w:p w14:paraId="759310D6"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Heating Unit Model Number</w:t>
            </w:r>
          </w:p>
        </w:tc>
        <w:tc>
          <w:tcPr>
            <w:tcW w:w="2730" w:type="dxa"/>
            <w:vAlign w:val="bottom"/>
          </w:tcPr>
          <w:p w14:paraId="25F9D090" w14:textId="77777777" w:rsidR="00091594" w:rsidRPr="00697221" w:rsidRDefault="00091594" w:rsidP="00231885">
            <w:pPr>
              <w:keepNext/>
              <w:jc w:val="center"/>
              <w:rPr>
                <w:rFonts w:ascii="Calibri" w:hAnsi="Calibri"/>
                <w:sz w:val="18"/>
                <w:szCs w:val="18"/>
              </w:rPr>
            </w:pPr>
            <w:r w:rsidRPr="00697221">
              <w:rPr>
                <w:rFonts w:ascii="Calibri" w:hAnsi="Calibri"/>
                <w:sz w:val="18"/>
                <w:szCs w:val="18"/>
              </w:rPr>
              <w:t>Heating Unit serial number</w:t>
            </w:r>
          </w:p>
        </w:tc>
        <w:tc>
          <w:tcPr>
            <w:tcW w:w="1188" w:type="dxa"/>
            <w:vAlign w:val="bottom"/>
          </w:tcPr>
          <w:p w14:paraId="7BC2F0A9" w14:textId="35C78B72" w:rsidR="00091594" w:rsidRPr="00697221" w:rsidRDefault="00091594" w:rsidP="00DC3EC8">
            <w:pPr>
              <w:keepNext/>
              <w:jc w:val="center"/>
              <w:rPr>
                <w:rFonts w:ascii="Calibri" w:hAnsi="Calibri"/>
                <w:sz w:val="18"/>
                <w:szCs w:val="18"/>
              </w:rPr>
            </w:pPr>
            <w:r w:rsidRPr="00697221">
              <w:rPr>
                <w:rFonts w:ascii="Calibri" w:hAnsi="Calibri"/>
                <w:sz w:val="18"/>
                <w:szCs w:val="18"/>
              </w:rPr>
              <w:t>Rated Heating Capacity, Output (</w:t>
            </w:r>
            <w:r w:rsidR="0080645E">
              <w:rPr>
                <w:rFonts w:ascii="Calibri" w:hAnsi="Calibri"/>
                <w:sz w:val="18"/>
                <w:szCs w:val="18"/>
              </w:rPr>
              <w:t>Btu/h</w:t>
            </w:r>
            <w:r w:rsidRPr="00697221">
              <w:rPr>
                <w:rFonts w:ascii="Calibri" w:hAnsi="Calibri"/>
                <w:sz w:val="18"/>
                <w:szCs w:val="18"/>
              </w:rPr>
              <w:t>)</w:t>
            </w:r>
          </w:p>
        </w:tc>
      </w:tr>
      <w:tr w:rsidR="00091594" w:rsidRPr="00295655" w14:paraId="6DE2EC03" w14:textId="77777777" w:rsidTr="006D49E9">
        <w:trPr>
          <w:cantSplit/>
          <w:trHeight w:val="288"/>
        </w:trPr>
        <w:tc>
          <w:tcPr>
            <w:tcW w:w="1278" w:type="dxa"/>
          </w:tcPr>
          <w:p w14:paraId="36E72D0B" w14:textId="77777777" w:rsidR="00091594" w:rsidRPr="00295655" w:rsidRDefault="00091594" w:rsidP="00231885">
            <w:pPr>
              <w:keepNext/>
              <w:rPr>
                <w:rFonts w:ascii="Calibri" w:hAnsi="Calibri"/>
                <w:sz w:val="18"/>
                <w:szCs w:val="18"/>
              </w:rPr>
            </w:pPr>
          </w:p>
        </w:tc>
        <w:tc>
          <w:tcPr>
            <w:tcW w:w="1350" w:type="dxa"/>
          </w:tcPr>
          <w:p w14:paraId="5DB7C5A7" w14:textId="77777777" w:rsidR="00091594" w:rsidRPr="00295655" w:rsidRDefault="00091594" w:rsidP="00231885">
            <w:pPr>
              <w:keepNext/>
              <w:rPr>
                <w:rFonts w:ascii="Calibri" w:hAnsi="Calibri"/>
                <w:sz w:val="18"/>
                <w:szCs w:val="18"/>
              </w:rPr>
            </w:pPr>
          </w:p>
        </w:tc>
        <w:tc>
          <w:tcPr>
            <w:tcW w:w="1260" w:type="dxa"/>
          </w:tcPr>
          <w:p w14:paraId="6E267C85" w14:textId="77777777" w:rsidR="00091594" w:rsidRPr="00295655" w:rsidRDefault="00091594" w:rsidP="00231885">
            <w:pPr>
              <w:keepNext/>
              <w:rPr>
                <w:rFonts w:ascii="Calibri" w:hAnsi="Calibri"/>
                <w:sz w:val="18"/>
                <w:szCs w:val="18"/>
              </w:rPr>
            </w:pPr>
          </w:p>
        </w:tc>
        <w:tc>
          <w:tcPr>
            <w:tcW w:w="1350" w:type="dxa"/>
          </w:tcPr>
          <w:p w14:paraId="5583E6E3" w14:textId="77777777" w:rsidR="00091594" w:rsidRPr="00295655" w:rsidRDefault="00091594" w:rsidP="00231885">
            <w:pPr>
              <w:keepNext/>
              <w:rPr>
                <w:rFonts w:ascii="Calibri" w:hAnsi="Calibri"/>
                <w:sz w:val="18"/>
                <w:szCs w:val="18"/>
              </w:rPr>
            </w:pPr>
          </w:p>
        </w:tc>
        <w:tc>
          <w:tcPr>
            <w:tcW w:w="2730" w:type="dxa"/>
          </w:tcPr>
          <w:p w14:paraId="403D73F2" w14:textId="77777777" w:rsidR="00091594" w:rsidRPr="00295655" w:rsidRDefault="00091594" w:rsidP="00231885">
            <w:pPr>
              <w:keepNext/>
              <w:rPr>
                <w:rFonts w:ascii="Calibri" w:hAnsi="Calibri"/>
                <w:sz w:val="18"/>
                <w:szCs w:val="18"/>
              </w:rPr>
            </w:pPr>
          </w:p>
        </w:tc>
        <w:tc>
          <w:tcPr>
            <w:tcW w:w="2730" w:type="dxa"/>
          </w:tcPr>
          <w:p w14:paraId="1095F0D2" w14:textId="77777777" w:rsidR="00091594" w:rsidRPr="00295655" w:rsidRDefault="00091594" w:rsidP="00231885">
            <w:pPr>
              <w:keepNext/>
              <w:rPr>
                <w:rFonts w:ascii="Calibri" w:hAnsi="Calibri"/>
                <w:sz w:val="18"/>
                <w:szCs w:val="18"/>
              </w:rPr>
            </w:pPr>
          </w:p>
        </w:tc>
        <w:tc>
          <w:tcPr>
            <w:tcW w:w="2730" w:type="dxa"/>
          </w:tcPr>
          <w:p w14:paraId="63445CF6" w14:textId="77777777" w:rsidR="00091594" w:rsidRPr="00295655" w:rsidRDefault="00091594" w:rsidP="00231885">
            <w:pPr>
              <w:keepNext/>
              <w:rPr>
                <w:rFonts w:ascii="Calibri" w:hAnsi="Calibri"/>
                <w:sz w:val="18"/>
                <w:szCs w:val="18"/>
              </w:rPr>
            </w:pPr>
          </w:p>
        </w:tc>
        <w:tc>
          <w:tcPr>
            <w:tcW w:w="1188" w:type="dxa"/>
          </w:tcPr>
          <w:p w14:paraId="50AF3DCE" w14:textId="77777777" w:rsidR="00091594" w:rsidRPr="00295655" w:rsidRDefault="00091594" w:rsidP="00231885">
            <w:pPr>
              <w:keepNext/>
              <w:rPr>
                <w:rFonts w:ascii="Calibri" w:hAnsi="Calibri"/>
                <w:sz w:val="18"/>
                <w:szCs w:val="18"/>
              </w:rPr>
            </w:pPr>
          </w:p>
        </w:tc>
      </w:tr>
      <w:tr w:rsidR="00091594" w:rsidRPr="00295655" w14:paraId="599077C1" w14:textId="77777777" w:rsidTr="006D49E9">
        <w:trPr>
          <w:cantSplit/>
          <w:trHeight w:val="288"/>
        </w:trPr>
        <w:tc>
          <w:tcPr>
            <w:tcW w:w="1278" w:type="dxa"/>
          </w:tcPr>
          <w:p w14:paraId="358529AC" w14:textId="77777777" w:rsidR="00091594" w:rsidRPr="00295655" w:rsidRDefault="00091594" w:rsidP="00231885">
            <w:pPr>
              <w:keepNext/>
              <w:rPr>
                <w:rFonts w:ascii="Calibri" w:hAnsi="Calibri"/>
                <w:sz w:val="18"/>
                <w:szCs w:val="18"/>
              </w:rPr>
            </w:pPr>
          </w:p>
        </w:tc>
        <w:tc>
          <w:tcPr>
            <w:tcW w:w="1350" w:type="dxa"/>
          </w:tcPr>
          <w:p w14:paraId="509C8B9E" w14:textId="77777777" w:rsidR="00091594" w:rsidRPr="00295655" w:rsidRDefault="00091594" w:rsidP="00231885">
            <w:pPr>
              <w:keepNext/>
              <w:rPr>
                <w:rFonts w:ascii="Calibri" w:hAnsi="Calibri"/>
                <w:sz w:val="18"/>
                <w:szCs w:val="18"/>
              </w:rPr>
            </w:pPr>
          </w:p>
        </w:tc>
        <w:tc>
          <w:tcPr>
            <w:tcW w:w="1260" w:type="dxa"/>
          </w:tcPr>
          <w:p w14:paraId="20A507F7" w14:textId="77777777" w:rsidR="00091594" w:rsidRPr="00295655" w:rsidRDefault="00091594" w:rsidP="00231885">
            <w:pPr>
              <w:keepNext/>
              <w:rPr>
                <w:rFonts w:ascii="Calibri" w:hAnsi="Calibri"/>
                <w:sz w:val="18"/>
                <w:szCs w:val="18"/>
              </w:rPr>
            </w:pPr>
          </w:p>
        </w:tc>
        <w:tc>
          <w:tcPr>
            <w:tcW w:w="1350" w:type="dxa"/>
          </w:tcPr>
          <w:p w14:paraId="762F40DB" w14:textId="77777777" w:rsidR="00091594" w:rsidRPr="00295655" w:rsidRDefault="00091594" w:rsidP="00231885">
            <w:pPr>
              <w:keepNext/>
              <w:rPr>
                <w:rFonts w:ascii="Calibri" w:hAnsi="Calibri"/>
                <w:sz w:val="18"/>
                <w:szCs w:val="18"/>
              </w:rPr>
            </w:pPr>
          </w:p>
        </w:tc>
        <w:tc>
          <w:tcPr>
            <w:tcW w:w="2730" w:type="dxa"/>
          </w:tcPr>
          <w:p w14:paraId="0DD7FF42" w14:textId="77777777" w:rsidR="00091594" w:rsidRPr="00295655" w:rsidRDefault="00091594" w:rsidP="00231885">
            <w:pPr>
              <w:keepNext/>
              <w:rPr>
                <w:rFonts w:ascii="Calibri" w:hAnsi="Calibri"/>
                <w:sz w:val="18"/>
                <w:szCs w:val="18"/>
              </w:rPr>
            </w:pPr>
          </w:p>
        </w:tc>
        <w:tc>
          <w:tcPr>
            <w:tcW w:w="2730" w:type="dxa"/>
          </w:tcPr>
          <w:p w14:paraId="32683775" w14:textId="77777777" w:rsidR="00091594" w:rsidRPr="00295655" w:rsidRDefault="00091594" w:rsidP="00231885">
            <w:pPr>
              <w:keepNext/>
              <w:rPr>
                <w:rFonts w:ascii="Calibri" w:hAnsi="Calibri"/>
                <w:sz w:val="18"/>
                <w:szCs w:val="18"/>
              </w:rPr>
            </w:pPr>
          </w:p>
        </w:tc>
        <w:tc>
          <w:tcPr>
            <w:tcW w:w="2730" w:type="dxa"/>
          </w:tcPr>
          <w:p w14:paraId="63244AFC" w14:textId="77777777" w:rsidR="00091594" w:rsidRPr="00295655" w:rsidRDefault="00091594" w:rsidP="00231885">
            <w:pPr>
              <w:keepNext/>
              <w:rPr>
                <w:rFonts w:ascii="Calibri" w:hAnsi="Calibri"/>
                <w:sz w:val="18"/>
                <w:szCs w:val="18"/>
              </w:rPr>
            </w:pPr>
          </w:p>
        </w:tc>
        <w:tc>
          <w:tcPr>
            <w:tcW w:w="1188" w:type="dxa"/>
          </w:tcPr>
          <w:p w14:paraId="025D8A54" w14:textId="77777777" w:rsidR="00091594" w:rsidRPr="00295655" w:rsidRDefault="00091594" w:rsidP="00231885">
            <w:pPr>
              <w:keepNext/>
              <w:rPr>
                <w:rFonts w:ascii="Calibri" w:hAnsi="Calibri"/>
                <w:sz w:val="18"/>
                <w:szCs w:val="18"/>
              </w:rPr>
            </w:pPr>
          </w:p>
        </w:tc>
      </w:tr>
      <w:tr w:rsidR="00091594" w:rsidRPr="00295655" w14:paraId="71A4E523" w14:textId="77777777" w:rsidTr="00231885">
        <w:trPr>
          <w:cantSplit/>
        </w:trPr>
        <w:tc>
          <w:tcPr>
            <w:tcW w:w="14616" w:type="dxa"/>
            <w:gridSpan w:val="8"/>
          </w:tcPr>
          <w:p w14:paraId="164F0CA5"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7884BC6E" w14:textId="77777777" w:rsidR="00091594" w:rsidRDefault="00091594" w:rsidP="0009159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080"/>
        <w:gridCol w:w="1080"/>
        <w:gridCol w:w="2280"/>
        <w:gridCol w:w="2640"/>
        <w:gridCol w:w="2550"/>
        <w:gridCol w:w="1080"/>
        <w:gridCol w:w="1008"/>
      </w:tblGrid>
      <w:tr w:rsidR="00091594" w:rsidRPr="00295655" w14:paraId="706FDE6C" w14:textId="77777777" w:rsidTr="00231885">
        <w:trPr>
          <w:cantSplit/>
        </w:trPr>
        <w:tc>
          <w:tcPr>
            <w:tcW w:w="14616" w:type="dxa"/>
            <w:gridSpan w:val="9"/>
          </w:tcPr>
          <w:p w14:paraId="5B1C86E5" w14:textId="64D1999C" w:rsidR="00091594" w:rsidRPr="006D49E9" w:rsidRDefault="00091594" w:rsidP="00231885">
            <w:pPr>
              <w:keepNext/>
              <w:rPr>
                <w:rFonts w:ascii="Calibri" w:hAnsi="Calibri"/>
                <w:b/>
                <w:sz w:val="18"/>
                <w:szCs w:val="18"/>
              </w:rPr>
            </w:pPr>
            <w:r>
              <w:rPr>
                <w:rFonts w:ascii="Calibri" w:hAnsi="Calibri"/>
                <w:b/>
                <w:sz w:val="18"/>
                <w:szCs w:val="18"/>
              </w:rPr>
              <w:t>G</w:t>
            </w:r>
            <w:r w:rsidRPr="00295655">
              <w:rPr>
                <w:rFonts w:ascii="Calibri" w:hAnsi="Calibri"/>
                <w:b/>
                <w:sz w:val="18"/>
                <w:szCs w:val="18"/>
              </w:rPr>
              <w:t xml:space="preserve">. Installed Cooling System </w:t>
            </w:r>
            <w:r>
              <w:rPr>
                <w:rFonts w:ascii="Calibri" w:hAnsi="Calibri"/>
                <w:b/>
                <w:sz w:val="18"/>
                <w:szCs w:val="18"/>
              </w:rPr>
              <w:t xml:space="preserve">Outdoor Condensing Unit or Package Unit Equipment </w:t>
            </w:r>
            <w:r w:rsidRPr="00295655">
              <w:rPr>
                <w:rFonts w:ascii="Calibri" w:hAnsi="Calibri"/>
                <w:b/>
                <w:sz w:val="18"/>
                <w:szCs w:val="18"/>
              </w:rPr>
              <w:t>I</w:t>
            </w:r>
            <w:r>
              <w:rPr>
                <w:rFonts w:ascii="Calibri" w:hAnsi="Calibri"/>
                <w:b/>
                <w:sz w:val="18"/>
                <w:szCs w:val="18"/>
              </w:rPr>
              <w:t>nformation (not heat pumps)</w:t>
            </w:r>
          </w:p>
        </w:tc>
      </w:tr>
      <w:tr w:rsidR="00091594" w:rsidRPr="00295655" w14:paraId="28CC38D5" w14:textId="77777777" w:rsidTr="00231885">
        <w:trPr>
          <w:cantSplit/>
          <w:trHeight w:val="224"/>
        </w:trPr>
        <w:tc>
          <w:tcPr>
            <w:tcW w:w="1458" w:type="dxa"/>
            <w:vAlign w:val="bottom"/>
          </w:tcPr>
          <w:p w14:paraId="0EB4D045"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49A6A448"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1080" w:type="dxa"/>
            <w:vAlign w:val="bottom"/>
          </w:tcPr>
          <w:p w14:paraId="18F9475C"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1080" w:type="dxa"/>
            <w:vAlign w:val="bottom"/>
          </w:tcPr>
          <w:p w14:paraId="2E3348CC"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2280" w:type="dxa"/>
            <w:vAlign w:val="bottom"/>
          </w:tcPr>
          <w:p w14:paraId="007C92A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c>
          <w:tcPr>
            <w:tcW w:w="2640" w:type="dxa"/>
            <w:vAlign w:val="bottom"/>
          </w:tcPr>
          <w:p w14:paraId="4613C526"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06</w:t>
            </w:r>
          </w:p>
        </w:tc>
        <w:tc>
          <w:tcPr>
            <w:tcW w:w="2550" w:type="dxa"/>
            <w:vAlign w:val="bottom"/>
          </w:tcPr>
          <w:p w14:paraId="7F7F1586"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07</w:t>
            </w:r>
          </w:p>
        </w:tc>
        <w:tc>
          <w:tcPr>
            <w:tcW w:w="1080" w:type="dxa"/>
            <w:vAlign w:val="bottom"/>
          </w:tcPr>
          <w:p w14:paraId="4969AF5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08</w:t>
            </w:r>
          </w:p>
        </w:tc>
        <w:tc>
          <w:tcPr>
            <w:tcW w:w="1008" w:type="dxa"/>
            <w:vAlign w:val="bottom"/>
          </w:tcPr>
          <w:p w14:paraId="76795C06" w14:textId="77777777" w:rsidR="00091594" w:rsidRPr="00295655" w:rsidRDefault="00091594" w:rsidP="00231885">
            <w:pPr>
              <w:keepNext/>
              <w:jc w:val="center"/>
              <w:rPr>
                <w:rFonts w:ascii="Calibri" w:hAnsi="Calibri"/>
                <w:sz w:val="18"/>
                <w:szCs w:val="18"/>
              </w:rPr>
            </w:pPr>
            <w:r>
              <w:rPr>
                <w:rFonts w:ascii="Calibri" w:hAnsi="Calibri"/>
                <w:sz w:val="18"/>
                <w:szCs w:val="18"/>
              </w:rPr>
              <w:t>09</w:t>
            </w:r>
          </w:p>
        </w:tc>
      </w:tr>
      <w:tr w:rsidR="00091594" w:rsidRPr="00295655" w14:paraId="32EE6A59" w14:textId="77777777" w:rsidTr="00231885">
        <w:trPr>
          <w:cantSplit/>
          <w:trHeight w:val="576"/>
        </w:trPr>
        <w:tc>
          <w:tcPr>
            <w:tcW w:w="1458" w:type="dxa"/>
            <w:vAlign w:val="bottom"/>
          </w:tcPr>
          <w:p w14:paraId="3DAD1760" w14:textId="77777777" w:rsidR="00091594" w:rsidRPr="00295655" w:rsidRDefault="00091594" w:rsidP="00231885">
            <w:pPr>
              <w:keepNext/>
              <w:jc w:val="center"/>
              <w:rPr>
                <w:rFonts w:ascii="Calibri" w:hAnsi="Calibri"/>
                <w:b/>
                <w:sz w:val="16"/>
                <w:szCs w:val="16"/>
              </w:rPr>
            </w:pPr>
            <w:r w:rsidRPr="00D55CAB">
              <w:rPr>
                <w:rFonts w:ascii="Calibri" w:hAnsi="Calibri"/>
                <w:sz w:val="18"/>
                <w:szCs w:val="18"/>
              </w:rPr>
              <w:t>SC System Identification or Name</w:t>
            </w:r>
          </w:p>
        </w:tc>
        <w:tc>
          <w:tcPr>
            <w:tcW w:w="1440" w:type="dxa"/>
            <w:vAlign w:val="bottom"/>
          </w:tcPr>
          <w:p w14:paraId="3466891B" w14:textId="77777777" w:rsidR="00091594" w:rsidRPr="00295655" w:rsidRDefault="00091594" w:rsidP="00231885">
            <w:pPr>
              <w:keepNext/>
              <w:jc w:val="center"/>
              <w:rPr>
                <w:rFonts w:ascii="Calibri" w:hAnsi="Calibri"/>
                <w:b/>
                <w:sz w:val="16"/>
                <w:szCs w:val="16"/>
              </w:rPr>
            </w:pPr>
            <w:r w:rsidRPr="00697221">
              <w:rPr>
                <w:rFonts w:ascii="Calibri" w:hAnsi="Calibri"/>
                <w:sz w:val="18"/>
                <w:szCs w:val="18"/>
              </w:rPr>
              <w:t>SC System Location or Area Served</w:t>
            </w:r>
          </w:p>
        </w:tc>
        <w:tc>
          <w:tcPr>
            <w:tcW w:w="1080" w:type="dxa"/>
            <w:vAlign w:val="bottom"/>
          </w:tcPr>
          <w:p w14:paraId="5CA6925F"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Cooling Efficiency</w:t>
            </w:r>
          </w:p>
          <w:p w14:paraId="7D4A1DE0"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SEER</w:t>
            </w:r>
          </w:p>
        </w:tc>
        <w:tc>
          <w:tcPr>
            <w:tcW w:w="1080" w:type="dxa"/>
            <w:vAlign w:val="bottom"/>
          </w:tcPr>
          <w:p w14:paraId="1F6912A3"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Cooling Efficiency</w:t>
            </w:r>
          </w:p>
          <w:p w14:paraId="1CFCBF39"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EER</w:t>
            </w:r>
          </w:p>
        </w:tc>
        <w:tc>
          <w:tcPr>
            <w:tcW w:w="2280" w:type="dxa"/>
            <w:vAlign w:val="bottom"/>
          </w:tcPr>
          <w:p w14:paraId="2740B68A"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Condenser or Package Unit Manufacturer</w:t>
            </w:r>
          </w:p>
        </w:tc>
        <w:tc>
          <w:tcPr>
            <w:tcW w:w="2640" w:type="dxa"/>
            <w:vAlign w:val="bottom"/>
          </w:tcPr>
          <w:p w14:paraId="78A794E3"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Condenser or Package Unit Model Number</w:t>
            </w:r>
          </w:p>
        </w:tc>
        <w:tc>
          <w:tcPr>
            <w:tcW w:w="2550" w:type="dxa"/>
            <w:vAlign w:val="bottom"/>
          </w:tcPr>
          <w:p w14:paraId="5007B09D"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 xml:space="preserve">Condenser or Package Unit </w:t>
            </w:r>
          </w:p>
          <w:p w14:paraId="520F634E"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Serial Number</w:t>
            </w:r>
          </w:p>
        </w:tc>
        <w:tc>
          <w:tcPr>
            <w:tcW w:w="1080" w:type="dxa"/>
            <w:vAlign w:val="bottom"/>
          </w:tcPr>
          <w:p w14:paraId="3361933C" w14:textId="47F48F48" w:rsidR="00091594" w:rsidRPr="00433D88" w:rsidRDefault="00091594" w:rsidP="00DC3EC8">
            <w:pPr>
              <w:keepNext/>
              <w:jc w:val="center"/>
              <w:rPr>
                <w:rFonts w:ascii="Calibri" w:hAnsi="Calibri"/>
                <w:sz w:val="18"/>
                <w:szCs w:val="16"/>
              </w:rPr>
            </w:pPr>
            <w:r w:rsidRPr="00433D88">
              <w:rPr>
                <w:rFonts w:ascii="Calibri" w:hAnsi="Calibri"/>
                <w:sz w:val="18"/>
                <w:szCs w:val="16"/>
              </w:rPr>
              <w:t>System Rated Cooling Capacity at Design Conditions (</w:t>
            </w:r>
            <w:r w:rsidR="0080645E">
              <w:rPr>
                <w:rFonts w:ascii="Calibri" w:hAnsi="Calibri"/>
                <w:sz w:val="18"/>
                <w:szCs w:val="16"/>
              </w:rPr>
              <w:t>Btu/h</w:t>
            </w:r>
            <w:r w:rsidRPr="00433D88">
              <w:rPr>
                <w:rFonts w:ascii="Calibri" w:hAnsi="Calibri"/>
                <w:sz w:val="18"/>
                <w:szCs w:val="16"/>
              </w:rPr>
              <w:t>)</w:t>
            </w:r>
          </w:p>
        </w:tc>
        <w:tc>
          <w:tcPr>
            <w:tcW w:w="1008" w:type="dxa"/>
            <w:vAlign w:val="bottom"/>
          </w:tcPr>
          <w:p w14:paraId="415A2DDA"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 xml:space="preserve">Condenser Rated Nominal Cooling Capacity </w:t>
            </w:r>
          </w:p>
          <w:p w14:paraId="3B9DE1DB"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(ton)</w:t>
            </w:r>
          </w:p>
        </w:tc>
      </w:tr>
      <w:tr w:rsidR="00091594" w:rsidRPr="00295655" w14:paraId="29819DA8" w14:textId="77777777" w:rsidTr="00231885">
        <w:trPr>
          <w:cantSplit/>
          <w:trHeight w:val="288"/>
        </w:trPr>
        <w:tc>
          <w:tcPr>
            <w:tcW w:w="1458" w:type="dxa"/>
          </w:tcPr>
          <w:p w14:paraId="088B0186" w14:textId="77777777" w:rsidR="00091594" w:rsidRPr="00295655" w:rsidRDefault="00091594" w:rsidP="00231885">
            <w:pPr>
              <w:keepNext/>
              <w:rPr>
                <w:rFonts w:ascii="Calibri" w:hAnsi="Calibri"/>
                <w:sz w:val="18"/>
                <w:szCs w:val="18"/>
              </w:rPr>
            </w:pPr>
          </w:p>
        </w:tc>
        <w:tc>
          <w:tcPr>
            <w:tcW w:w="1440" w:type="dxa"/>
          </w:tcPr>
          <w:p w14:paraId="57C61771" w14:textId="77777777" w:rsidR="00091594" w:rsidRPr="00295655" w:rsidRDefault="00091594" w:rsidP="00231885">
            <w:pPr>
              <w:keepNext/>
              <w:rPr>
                <w:rFonts w:ascii="Calibri" w:hAnsi="Calibri"/>
                <w:sz w:val="18"/>
                <w:szCs w:val="18"/>
              </w:rPr>
            </w:pPr>
          </w:p>
        </w:tc>
        <w:tc>
          <w:tcPr>
            <w:tcW w:w="1080" w:type="dxa"/>
          </w:tcPr>
          <w:p w14:paraId="657E38DE" w14:textId="77777777" w:rsidR="00091594" w:rsidRPr="00295655" w:rsidRDefault="00091594" w:rsidP="00231885">
            <w:pPr>
              <w:keepNext/>
              <w:rPr>
                <w:rFonts w:ascii="Calibri" w:hAnsi="Calibri"/>
                <w:sz w:val="18"/>
                <w:szCs w:val="18"/>
              </w:rPr>
            </w:pPr>
          </w:p>
        </w:tc>
        <w:tc>
          <w:tcPr>
            <w:tcW w:w="1080" w:type="dxa"/>
          </w:tcPr>
          <w:p w14:paraId="36588F4A" w14:textId="77777777" w:rsidR="00091594" w:rsidRPr="00295655" w:rsidRDefault="00091594" w:rsidP="00231885">
            <w:pPr>
              <w:keepNext/>
              <w:rPr>
                <w:rFonts w:ascii="Calibri" w:hAnsi="Calibri"/>
                <w:sz w:val="18"/>
                <w:szCs w:val="18"/>
              </w:rPr>
            </w:pPr>
          </w:p>
        </w:tc>
        <w:tc>
          <w:tcPr>
            <w:tcW w:w="2280" w:type="dxa"/>
          </w:tcPr>
          <w:p w14:paraId="7E7DE046" w14:textId="77777777" w:rsidR="00091594" w:rsidRPr="00295655" w:rsidRDefault="00091594" w:rsidP="00231885">
            <w:pPr>
              <w:keepNext/>
              <w:rPr>
                <w:rFonts w:ascii="Calibri" w:hAnsi="Calibri"/>
                <w:sz w:val="18"/>
                <w:szCs w:val="18"/>
              </w:rPr>
            </w:pPr>
          </w:p>
        </w:tc>
        <w:tc>
          <w:tcPr>
            <w:tcW w:w="2640" w:type="dxa"/>
          </w:tcPr>
          <w:p w14:paraId="3E11C7D4" w14:textId="77777777" w:rsidR="00091594" w:rsidRPr="00295655" w:rsidRDefault="00091594" w:rsidP="00231885">
            <w:pPr>
              <w:keepNext/>
              <w:rPr>
                <w:rFonts w:ascii="Calibri" w:hAnsi="Calibri"/>
                <w:sz w:val="18"/>
                <w:szCs w:val="18"/>
              </w:rPr>
            </w:pPr>
          </w:p>
        </w:tc>
        <w:tc>
          <w:tcPr>
            <w:tcW w:w="2550" w:type="dxa"/>
          </w:tcPr>
          <w:p w14:paraId="4B2BE728" w14:textId="77777777" w:rsidR="00091594" w:rsidRPr="00295655" w:rsidRDefault="00091594" w:rsidP="00231885">
            <w:pPr>
              <w:keepNext/>
              <w:rPr>
                <w:rFonts w:ascii="Calibri" w:hAnsi="Calibri"/>
                <w:sz w:val="18"/>
                <w:szCs w:val="18"/>
              </w:rPr>
            </w:pPr>
          </w:p>
        </w:tc>
        <w:tc>
          <w:tcPr>
            <w:tcW w:w="1080" w:type="dxa"/>
          </w:tcPr>
          <w:p w14:paraId="6E4FCCE2" w14:textId="77777777" w:rsidR="00091594" w:rsidRPr="00295655" w:rsidRDefault="00091594" w:rsidP="00231885">
            <w:pPr>
              <w:keepNext/>
              <w:rPr>
                <w:rFonts w:ascii="Calibri" w:hAnsi="Calibri"/>
                <w:sz w:val="18"/>
                <w:szCs w:val="18"/>
              </w:rPr>
            </w:pPr>
          </w:p>
        </w:tc>
        <w:tc>
          <w:tcPr>
            <w:tcW w:w="1008" w:type="dxa"/>
          </w:tcPr>
          <w:p w14:paraId="0673F4C3" w14:textId="77777777" w:rsidR="00091594" w:rsidRPr="00295655" w:rsidRDefault="00091594" w:rsidP="00231885">
            <w:pPr>
              <w:keepNext/>
              <w:rPr>
                <w:rFonts w:ascii="Calibri" w:hAnsi="Calibri"/>
                <w:sz w:val="18"/>
                <w:szCs w:val="18"/>
              </w:rPr>
            </w:pPr>
          </w:p>
        </w:tc>
      </w:tr>
      <w:tr w:rsidR="00091594" w:rsidRPr="00295655" w14:paraId="55422B5B" w14:textId="77777777" w:rsidTr="00231885">
        <w:trPr>
          <w:cantSplit/>
          <w:trHeight w:val="288"/>
        </w:trPr>
        <w:tc>
          <w:tcPr>
            <w:tcW w:w="1458" w:type="dxa"/>
          </w:tcPr>
          <w:p w14:paraId="6C89EE13" w14:textId="77777777" w:rsidR="00091594" w:rsidRPr="00295655" w:rsidRDefault="00091594" w:rsidP="00231885">
            <w:pPr>
              <w:keepNext/>
              <w:rPr>
                <w:rFonts w:ascii="Calibri" w:hAnsi="Calibri"/>
                <w:sz w:val="18"/>
                <w:szCs w:val="18"/>
              </w:rPr>
            </w:pPr>
          </w:p>
        </w:tc>
        <w:tc>
          <w:tcPr>
            <w:tcW w:w="1440" w:type="dxa"/>
          </w:tcPr>
          <w:p w14:paraId="027F4A03" w14:textId="77777777" w:rsidR="00091594" w:rsidRPr="00295655" w:rsidRDefault="00091594" w:rsidP="00231885">
            <w:pPr>
              <w:keepNext/>
              <w:rPr>
                <w:rFonts w:ascii="Calibri" w:hAnsi="Calibri"/>
                <w:sz w:val="18"/>
                <w:szCs w:val="18"/>
              </w:rPr>
            </w:pPr>
          </w:p>
        </w:tc>
        <w:tc>
          <w:tcPr>
            <w:tcW w:w="1080" w:type="dxa"/>
          </w:tcPr>
          <w:p w14:paraId="68471959" w14:textId="77777777" w:rsidR="00091594" w:rsidRPr="00295655" w:rsidRDefault="00091594" w:rsidP="00231885">
            <w:pPr>
              <w:keepNext/>
              <w:rPr>
                <w:rFonts w:ascii="Calibri" w:hAnsi="Calibri"/>
                <w:sz w:val="18"/>
                <w:szCs w:val="18"/>
              </w:rPr>
            </w:pPr>
          </w:p>
        </w:tc>
        <w:tc>
          <w:tcPr>
            <w:tcW w:w="1080" w:type="dxa"/>
          </w:tcPr>
          <w:p w14:paraId="0AA45762" w14:textId="77777777" w:rsidR="00091594" w:rsidRPr="00295655" w:rsidRDefault="00091594" w:rsidP="00231885">
            <w:pPr>
              <w:keepNext/>
              <w:rPr>
                <w:rFonts w:ascii="Calibri" w:hAnsi="Calibri"/>
                <w:sz w:val="18"/>
                <w:szCs w:val="18"/>
              </w:rPr>
            </w:pPr>
          </w:p>
        </w:tc>
        <w:tc>
          <w:tcPr>
            <w:tcW w:w="2280" w:type="dxa"/>
          </w:tcPr>
          <w:p w14:paraId="5DB9123B" w14:textId="77777777" w:rsidR="00091594" w:rsidRPr="00295655" w:rsidRDefault="00091594" w:rsidP="00231885">
            <w:pPr>
              <w:keepNext/>
              <w:rPr>
                <w:rFonts w:ascii="Calibri" w:hAnsi="Calibri"/>
                <w:sz w:val="18"/>
                <w:szCs w:val="18"/>
              </w:rPr>
            </w:pPr>
          </w:p>
        </w:tc>
        <w:tc>
          <w:tcPr>
            <w:tcW w:w="2640" w:type="dxa"/>
          </w:tcPr>
          <w:p w14:paraId="1FFD5427" w14:textId="77777777" w:rsidR="00091594" w:rsidRPr="00295655" w:rsidRDefault="00091594" w:rsidP="00231885">
            <w:pPr>
              <w:keepNext/>
              <w:rPr>
                <w:rFonts w:ascii="Calibri" w:hAnsi="Calibri"/>
                <w:sz w:val="18"/>
                <w:szCs w:val="18"/>
              </w:rPr>
            </w:pPr>
          </w:p>
        </w:tc>
        <w:tc>
          <w:tcPr>
            <w:tcW w:w="2550" w:type="dxa"/>
          </w:tcPr>
          <w:p w14:paraId="5492132A" w14:textId="77777777" w:rsidR="00091594" w:rsidRPr="00295655" w:rsidRDefault="00091594" w:rsidP="00231885">
            <w:pPr>
              <w:keepNext/>
              <w:rPr>
                <w:rFonts w:ascii="Calibri" w:hAnsi="Calibri"/>
                <w:sz w:val="18"/>
                <w:szCs w:val="18"/>
              </w:rPr>
            </w:pPr>
          </w:p>
        </w:tc>
        <w:tc>
          <w:tcPr>
            <w:tcW w:w="1080" w:type="dxa"/>
          </w:tcPr>
          <w:p w14:paraId="02F6188A" w14:textId="77777777" w:rsidR="00091594" w:rsidRPr="00295655" w:rsidRDefault="00091594" w:rsidP="00231885">
            <w:pPr>
              <w:keepNext/>
              <w:rPr>
                <w:rFonts w:ascii="Calibri" w:hAnsi="Calibri"/>
                <w:sz w:val="18"/>
                <w:szCs w:val="18"/>
              </w:rPr>
            </w:pPr>
          </w:p>
        </w:tc>
        <w:tc>
          <w:tcPr>
            <w:tcW w:w="1008" w:type="dxa"/>
          </w:tcPr>
          <w:p w14:paraId="36181749" w14:textId="77777777" w:rsidR="00091594" w:rsidRPr="00295655" w:rsidRDefault="00091594" w:rsidP="00231885">
            <w:pPr>
              <w:keepNext/>
              <w:rPr>
                <w:rFonts w:ascii="Calibri" w:hAnsi="Calibri"/>
                <w:sz w:val="18"/>
                <w:szCs w:val="18"/>
              </w:rPr>
            </w:pPr>
          </w:p>
        </w:tc>
      </w:tr>
      <w:tr w:rsidR="00091594" w:rsidRPr="00295655" w14:paraId="41705DA9" w14:textId="77777777" w:rsidTr="00231885">
        <w:trPr>
          <w:cantSplit/>
        </w:trPr>
        <w:tc>
          <w:tcPr>
            <w:tcW w:w="14616" w:type="dxa"/>
            <w:gridSpan w:val="9"/>
          </w:tcPr>
          <w:p w14:paraId="668618C0"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326749F9" w14:textId="77777777" w:rsidR="00091594" w:rsidRDefault="00091594" w:rsidP="0009159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091594" w:rsidRPr="00295655" w14:paraId="6BFCBB33" w14:textId="77777777" w:rsidTr="00231885">
        <w:trPr>
          <w:cantSplit/>
        </w:trPr>
        <w:tc>
          <w:tcPr>
            <w:tcW w:w="14598" w:type="dxa"/>
            <w:gridSpan w:val="5"/>
            <w:shd w:val="clear" w:color="auto" w:fill="auto"/>
          </w:tcPr>
          <w:p w14:paraId="328323AF" w14:textId="1FA48008" w:rsidR="00091594" w:rsidRPr="006D49E9" w:rsidRDefault="00091594" w:rsidP="006D49E9">
            <w:pPr>
              <w:keepNext/>
              <w:rPr>
                <w:rFonts w:ascii="Calibri" w:hAnsi="Calibri"/>
                <w:b/>
                <w:sz w:val="18"/>
                <w:szCs w:val="18"/>
              </w:rPr>
            </w:pPr>
            <w:r>
              <w:rPr>
                <w:rFonts w:ascii="Calibri" w:hAnsi="Calibri"/>
                <w:b/>
                <w:sz w:val="18"/>
                <w:szCs w:val="18"/>
              </w:rPr>
              <w:t>H. Installed Split System Indoor Coil or Fan Coil Unit Equipment Information (applicable to DX or hydronic heating/cooling coils or fan coil units)</w:t>
            </w:r>
          </w:p>
        </w:tc>
      </w:tr>
      <w:tr w:rsidR="00091594" w:rsidRPr="00295655" w14:paraId="2A37649D" w14:textId="77777777" w:rsidTr="00231885">
        <w:trPr>
          <w:cantSplit/>
          <w:trHeight w:val="188"/>
        </w:trPr>
        <w:tc>
          <w:tcPr>
            <w:tcW w:w="1458" w:type="dxa"/>
            <w:vAlign w:val="bottom"/>
          </w:tcPr>
          <w:p w14:paraId="59A6906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65FFC45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201D4662"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E21D739"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34A7356"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r>
      <w:tr w:rsidR="00091594" w:rsidRPr="00295655" w14:paraId="552589A3" w14:textId="77777777" w:rsidTr="00231885">
        <w:trPr>
          <w:cantSplit/>
          <w:trHeight w:val="576"/>
        </w:trPr>
        <w:tc>
          <w:tcPr>
            <w:tcW w:w="1458" w:type="dxa"/>
            <w:vAlign w:val="bottom"/>
          </w:tcPr>
          <w:p w14:paraId="2A1BA19F" w14:textId="77777777" w:rsidR="00091594" w:rsidRPr="00295655" w:rsidRDefault="00091594" w:rsidP="00231885">
            <w:pPr>
              <w:keepNext/>
              <w:jc w:val="center"/>
              <w:rPr>
                <w:rFonts w:ascii="Calibri" w:hAnsi="Calibri"/>
                <w:b/>
                <w:sz w:val="18"/>
                <w:szCs w:val="18"/>
              </w:rPr>
            </w:pPr>
            <w:r w:rsidRPr="00D55CAB">
              <w:rPr>
                <w:rFonts w:ascii="Calibri" w:hAnsi="Calibri"/>
                <w:sz w:val="18"/>
                <w:szCs w:val="18"/>
              </w:rPr>
              <w:t>SC System Identification or Name</w:t>
            </w:r>
          </w:p>
        </w:tc>
        <w:tc>
          <w:tcPr>
            <w:tcW w:w="1440" w:type="dxa"/>
            <w:vAlign w:val="bottom"/>
          </w:tcPr>
          <w:p w14:paraId="0114084A" w14:textId="77777777" w:rsidR="00091594" w:rsidRPr="0098534B" w:rsidRDefault="00091594" w:rsidP="00231885">
            <w:pPr>
              <w:keepNext/>
              <w:jc w:val="center"/>
              <w:rPr>
                <w:rFonts w:ascii="Calibri" w:hAnsi="Calibri"/>
                <w:sz w:val="18"/>
                <w:szCs w:val="18"/>
              </w:rPr>
            </w:pPr>
            <w:r w:rsidRPr="0098534B">
              <w:rPr>
                <w:rFonts w:ascii="Calibri" w:hAnsi="Calibri"/>
                <w:sz w:val="18"/>
                <w:szCs w:val="18"/>
              </w:rPr>
              <w:t>SC System Location or Area Served</w:t>
            </w:r>
          </w:p>
        </w:tc>
        <w:tc>
          <w:tcPr>
            <w:tcW w:w="3900" w:type="dxa"/>
            <w:vAlign w:val="bottom"/>
          </w:tcPr>
          <w:p w14:paraId="788EA2D8"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Indoor Coil or Fan Coil Unit Manufacturer</w:t>
            </w:r>
          </w:p>
        </w:tc>
        <w:tc>
          <w:tcPr>
            <w:tcW w:w="3900" w:type="dxa"/>
            <w:vAlign w:val="bottom"/>
          </w:tcPr>
          <w:p w14:paraId="130A3FDE"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Indoor Coil or Fan Coil Unit Model Number</w:t>
            </w:r>
          </w:p>
        </w:tc>
        <w:tc>
          <w:tcPr>
            <w:tcW w:w="3900" w:type="dxa"/>
            <w:vAlign w:val="bottom"/>
          </w:tcPr>
          <w:p w14:paraId="0B40EF35" w14:textId="78BE4B50" w:rsidR="00091594" w:rsidRPr="00433D88" w:rsidRDefault="00091594" w:rsidP="00DC3EC8">
            <w:pPr>
              <w:keepNext/>
              <w:jc w:val="center"/>
              <w:rPr>
                <w:rFonts w:ascii="Calibri" w:hAnsi="Calibri"/>
                <w:sz w:val="18"/>
                <w:szCs w:val="18"/>
              </w:rPr>
            </w:pPr>
            <w:r w:rsidRPr="00433D88">
              <w:rPr>
                <w:rFonts w:ascii="Calibri" w:hAnsi="Calibri"/>
                <w:sz w:val="18"/>
                <w:szCs w:val="18"/>
              </w:rPr>
              <w:t xml:space="preserve">Indoor Coil or Fan Coil Unit </w:t>
            </w:r>
            <w:r w:rsidR="00DC3EC8">
              <w:rPr>
                <w:rFonts w:ascii="Calibri" w:hAnsi="Calibri"/>
                <w:sz w:val="18"/>
                <w:szCs w:val="18"/>
              </w:rPr>
              <w:t>S</w:t>
            </w:r>
            <w:r w:rsidRPr="00433D88">
              <w:rPr>
                <w:rFonts w:ascii="Calibri" w:hAnsi="Calibri"/>
                <w:sz w:val="18"/>
                <w:szCs w:val="18"/>
              </w:rPr>
              <w:t xml:space="preserve">erial </w:t>
            </w:r>
            <w:r w:rsidR="00DC3EC8">
              <w:rPr>
                <w:rFonts w:ascii="Calibri" w:hAnsi="Calibri"/>
                <w:sz w:val="18"/>
                <w:szCs w:val="18"/>
              </w:rPr>
              <w:t>N</w:t>
            </w:r>
            <w:r w:rsidRPr="00433D88">
              <w:rPr>
                <w:rFonts w:ascii="Calibri" w:hAnsi="Calibri"/>
                <w:sz w:val="18"/>
                <w:szCs w:val="18"/>
              </w:rPr>
              <w:t>umber</w:t>
            </w:r>
          </w:p>
        </w:tc>
      </w:tr>
      <w:tr w:rsidR="00091594" w:rsidRPr="00295655" w14:paraId="5FFAA1BC" w14:textId="77777777" w:rsidTr="00231885">
        <w:trPr>
          <w:cantSplit/>
          <w:trHeight w:val="288"/>
        </w:trPr>
        <w:tc>
          <w:tcPr>
            <w:tcW w:w="1458" w:type="dxa"/>
          </w:tcPr>
          <w:p w14:paraId="4A18255E" w14:textId="77777777" w:rsidR="00091594" w:rsidRPr="00295655" w:rsidRDefault="00091594" w:rsidP="00231885">
            <w:pPr>
              <w:keepNext/>
              <w:rPr>
                <w:rFonts w:ascii="Calibri" w:hAnsi="Calibri"/>
                <w:sz w:val="18"/>
                <w:szCs w:val="18"/>
              </w:rPr>
            </w:pPr>
          </w:p>
        </w:tc>
        <w:tc>
          <w:tcPr>
            <w:tcW w:w="1440" w:type="dxa"/>
          </w:tcPr>
          <w:p w14:paraId="1B5E62B7" w14:textId="77777777" w:rsidR="00091594" w:rsidRPr="00295655" w:rsidRDefault="00091594" w:rsidP="00231885">
            <w:pPr>
              <w:keepNext/>
              <w:rPr>
                <w:rFonts w:ascii="Calibri" w:hAnsi="Calibri"/>
                <w:sz w:val="18"/>
                <w:szCs w:val="18"/>
              </w:rPr>
            </w:pPr>
          </w:p>
        </w:tc>
        <w:tc>
          <w:tcPr>
            <w:tcW w:w="3900" w:type="dxa"/>
          </w:tcPr>
          <w:p w14:paraId="0EFDB89C" w14:textId="77777777" w:rsidR="00091594" w:rsidRPr="00295655" w:rsidRDefault="00091594" w:rsidP="00231885">
            <w:pPr>
              <w:keepNext/>
              <w:rPr>
                <w:rFonts w:ascii="Calibri" w:hAnsi="Calibri"/>
                <w:sz w:val="18"/>
                <w:szCs w:val="18"/>
              </w:rPr>
            </w:pPr>
          </w:p>
        </w:tc>
        <w:tc>
          <w:tcPr>
            <w:tcW w:w="3900" w:type="dxa"/>
          </w:tcPr>
          <w:p w14:paraId="36A00001" w14:textId="77777777" w:rsidR="00091594" w:rsidRPr="00295655" w:rsidRDefault="00091594" w:rsidP="00231885">
            <w:pPr>
              <w:keepNext/>
              <w:rPr>
                <w:rFonts w:ascii="Calibri" w:hAnsi="Calibri"/>
                <w:sz w:val="18"/>
                <w:szCs w:val="18"/>
              </w:rPr>
            </w:pPr>
          </w:p>
        </w:tc>
        <w:tc>
          <w:tcPr>
            <w:tcW w:w="3900" w:type="dxa"/>
          </w:tcPr>
          <w:p w14:paraId="332CFD35" w14:textId="77777777" w:rsidR="00091594" w:rsidRPr="00295655" w:rsidRDefault="00091594" w:rsidP="00231885">
            <w:pPr>
              <w:keepNext/>
              <w:rPr>
                <w:rFonts w:ascii="Calibri" w:hAnsi="Calibri"/>
                <w:sz w:val="18"/>
                <w:szCs w:val="18"/>
              </w:rPr>
            </w:pPr>
          </w:p>
        </w:tc>
      </w:tr>
      <w:tr w:rsidR="00091594" w:rsidRPr="00295655" w14:paraId="233E38C0" w14:textId="77777777" w:rsidTr="00231885">
        <w:trPr>
          <w:cantSplit/>
          <w:trHeight w:val="288"/>
        </w:trPr>
        <w:tc>
          <w:tcPr>
            <w:tcW w:w="1458" w:type="dxa"/>
          </w:tcPr>
          <w:p w14:paraId="2D1B8E14" w14:textId="77777777" w:rsidR="00091594" w:rsidRPr="00295655" w:rsidRDefault="00091594" w:rsidP="00231885">
            <w:pPr>
              <w:keepNext/>
              <w:rPr>
                <w:rFonts w:ascii="Calibri" w:hAnsi="Calibri"/>
                <w:sz w:val="18"/>
                <w:szCs w:val="18"/>
              </w:rPr>
            </w:pPr>
          </w:p>
        </w:tc>
        <w:tc>
          <w:tcPr>
            <w:tcW w:w="1440" w:type="dxa"/>
          </w:tcPr>
          <w:p w14:paraId="15265482" w14:textId="77777777" w:rsidR="00091594" w:rsidRPr="00295655" w:rsidRDefault="00091594" w:rsidP="00231885">
            <w:pPr>
              <w:keepNext/>
              <w:rPr>
                <w:rFonts w:ascii="Calibri" w:hAnsi="Calibri"/>
                <w:sz w:val="18"/>
                <w:szCs w:val="18"/>
              </w:rPr>
            </w:pPr>
          </w:p>
        </w:tc>
        <w:tc>
          <w:tcPr>
            <w:tcW w:w="3900" w:type="dxa"/>
          </w:tcPr>
          <w:p w14:paraId="7A84BE63" w14:textId="77777777" w:rsidR="00091594" w:rsidRPr="00295655" w:rsidRDefault="00091594" w:rsidP="00231885">
            <w:pPr>
              <w:keepNext/>
              <w:rPr>
                <w:rFonts w:ascii="Calibri" w:hAnsi="Calibri"/>
                <w:sz w:val="18"/>
                <w:szCs w:val="18"/>
              </w:rPr>
            </w:pPr>
          </w:p>
        </w:tc>
        <w:tc>
          <w:tcPr>
            <w:tcW w:w="3900" w:type="dxa"/>
          </w:tcPr>
          <w:p w14:paraId="5188E0E3" w14:textId="77777777" w:rsidR="00091594" w:rsidRPr="00295655" w:rsidRDefault="00091594" w:rsidP="00231885">
            <w:pPr>
              <w:keepNext/>
              <w:rPr>
                <w:rFonts w:ascii="Calibri" w:hAnsi="Calibri"/>
                <w:sz w:val="18"/>
                <w:szCs w:val="18"/>
              </w:rPr>
            </w:pPr>
          </w:p>
        </w:tc>
        <w:tc>
          <w:tcPr>
            <w:tcW w:w="3900" w:type="dxa"/>
          </w:tcPr>
          <w:p w14:paraId="0B284726" w14:textId="77777777" w:rsidR="00091594" w:rsidRPr="00295655" w:rsidRDefault="00091594" w:rsidP="00231885">
            <w:pPr>
              <w:keepNext/>
              <w:rPr>
                <w:rFonts w:ascii="Calibri" w:hAnsi="Calibri"/>
                <w:sz w:val="18"/>
                <w:szCs w:val="18"/>
              </w:rPr>
            </w:pPr>
          </w:p>
        </w:tc>
      </w:tr>
      <w:tr w:rsidR="00091594" w:rsidRPr="00295655" w14:paraId="061A5B0E" w14:textId="77777777" w:rsidTr="00231885">
        <w:trPr>
          <w:cantSplit/>
        </w:trPr>
        <w:tc>
          <w:tcPr>
            <w:tcW w:w="14598" w:type="dxa"/>
            <w:gridSpan w:val="5"/>
          </w:tcPr>
          <w:p w14:paraId="2513DD37"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3C23D3EB" w14:textId="77777777" w:rsidR="00091594" w:rsidRDefault="00091594" w:rsidP="0009159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091594" w:rsidRPr="00295655" w14:paraId="66CE481B" w14:textId="77777777" w:rsidTr="00231885">
        <w:trPr>
          <w:cantSplit/>
        </w:trPr>
        <w:tc>
          <w:tcPr>
            <w:tcW w:w="14598" w:type="dxa"/>
            <w:gridSpan w:val="5"/>
            <w:shd w:val="clear" w:color="auto" w:fill="auto"/>
          </w:tcPr>
          <w:p w14:paraId="475018A5" w14:textId="4BF9F7FF" w:rsidR="00091594" w:rsidRPr="006D49E9" w:rsidRDefault="00091594" w:rsidP="006D49E9">
            <w:pPr>
              <w:keepNext/>
              <w:rPr>
                <w:rFonts w:ascii="Calibri" w:hAnsi="Calibri"/>
                <w:b/>
                <w:sz w:val="18"/>
                <w:szCs w:val="18"/>
              </w:rPr>
            </w:pPr>
            <w:r>
              <w:rPr>
                <w:rFonts w:ascii="Calibri" w:hAnsi="Calibri"/>
                <w:b/>
                <w:sz w:val="18"/>
                <w:szCs w:val="18"/>
              </w:rPr>
              <w:lastRenderedPageBreak/>
              <w:t>I. Installed Heat Pump</w:t>
            </w:r>
            <w:r w:rsidRPr="00295655">
              <w:rPr>
                <w:rFonts w:ascii="Calibri" w:hAnsi="Calibri"/>
                <w:b/>
                <w:sz w:val="18"/>
                <w:szCs w:val="18"/>
              </w:rPr>
              <w:t xml:space="preserve"> </w:t>
            </w:r>
            <w:r>
              <w:rPr>
                <w:rFonts w:ascii="Calibri" w:hAnsi="Calibri"/>
                <w:b/>
                <w:sz w:val="18"/>
                <w:szCs w:val="18"/>
              </w:rPr>
              <w:t xml:space="preserve">System – Split System Condensing Unit or Package Unit </w:t>
            </w:r>
            <w:r w:rsidRPr="00295655">
              <w:rPr>
                <w:rFonts w:ascii="Calibri" w:hAnsi="Calibri"/>
                <w:b/>
                <w:sz w:val="18"/>
                <w:szCs w:val="18"/>
              </w:rPr>
              <w:t xml:space="preserve">Equipment </w:t>
            </w:r>
            <w:r>
              <w:rPr>
                <w:rFonts w:ascii="Calibri" w:hAnsi="Calibri"/>
                <w:b/>
                <w:sz w:val="18"/>
                <w:szCs w:val="18"/>
              </w:rPr>
              <w:t>I</w:t>
            </w:r>
            <w:r w:rsidRPr="00295655">
              <w:rPr>
                <w:rFonts w:ascii="Calibri" w:hAnsi="Calibri"/>
                <w:b/>
                <w:sz w:val="18"/>
                <w:szCs w:val="18"/>
              </w:rPr>
              <w:t>nformation</w:t>
            </w:r>
          </w:p>
        </w:tc>
      </w:tr>
      <w:tr w:rsidR="00091594" w:rsidRPr="00295655" w14:paraId="037A2736" w14:textId="77777777" w:rsidTr="00231885">
        <w:trPr>
          <w:cantSplit/>
          <w:trHeight w:val="188"/>
        </w:trPr>
        <w:tc>
          <w:tcPr>
            <w:tcW w:w="1458" w:type="dxa"/>
            <w:vAlign w:val="bottom"/>
          </w:tcPr>
          <w:p w14:paraId="12B12FAB"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327E7044"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37A59C92"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67746BE5"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785C2EB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r>
      <w:tr w:rsidR="00091594" w:rsidRPr="00295655" w14:paraId="15988679" w14:textId="77777777" w:rsidTr="00231885">
        <w:trPr>
          <w:cantSplit/>
          <w:trHeight w:val="576"/>
        </w:trPr>
        <w:tc>
          <w:tcPr>
            <w:tcW w:w="1458" w:type="dxa"/>
            <w:vAlign w:val="bottom"/>
          </w:tcPr>
          <w:p w14:paraId="003F0396" w14:textId="77777777" w:rsidR="00091594" w:rsidRPr="00295655" w:rsidRDefault="00091594" w:rsidP="00231885">
            <w:pPr>
              <w:keepNext/>
              <w:jc w:val="center"/>
              <w:rPr>
                <w:rFonts w:ascii="Calibri" w:hAnsi="Calibri"/>
                <w:b/>
                <w:sz w:val="18"/>
                <w:szCs w:val="18"/>
              </w:rPr>
            </w:pPr>
            <w:r w:rsidRPr="00D55CAB">
              <w:rPr>
                <w:rFonts w:ascii="Calibri" w:hAnsi="Calibri"/>
                <w:sz w:val="18"/>
                <w:szCs w:val="18"/>
              </w:rPr>
              <w:t>SC System Identification or Name</w:t>
            </w:r>
          </w:p>
        </w:tc>
        <w:tc>
          <w:tcPr>
            <w:tcW w:w="1440" w:type="dxa"/>
            <w:vAlign w:val="bottom"/>
          </w:tcPr>
          <w:p w14:paraId="0C79311E" w14:textId="77777777" w:rsidR="00091594" w:rsidRPr="0098534B" w:rsidRDefault="00091594" w:rsidP="00231885">
            <w:pPr>
              <w:keepNext/>
              <w:jc w:val="center"/>
              <w:rPr>
                <w:rFonts w:ascii="Calibri" w:hAnsi="Calibri"/>
                <w:sz w:val="18"/>
                <w:szCs w:val="18"/>
              </w:rPr>
            </w:pPr>
            <w:r w:rsidRPr="0098534B">
              <w:rPr>
                <w:rFonts w:ascii="Calibri" w:hAnsi="Calibri"/>
                <w:sz w:val="18"/>
                <w:szCs w:val="18"/>
              </w:rPr>
              <w:t>SC System Location or Area Served</w:t>
            </w:r>
          </w:p>
        </w:tc>
        <w:tc>
          <w:tcPr>
            <w:tcW w:w="3900" w:type="dxa"/>
            <w:vAlign w:val="bottom"/>
          </w:tcPr>
          <w:p w14:paraId="205DF20A"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Condenser or Package Unit Manufacturer</w:t>
            </w:r>
          </w:p>
        </w:tc>
        <w:tc>
          <w:tcPr>
            <w:tcW w:w="3900" w:type="dxa"/>
            <w:vAlign w:val="bottom"/>
          </w:tcPr>
          <w:p w14:paraId="4F1B3CF1"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Condenser or Package Unit Model Number</w:t>
            </w:r>
          </w:p>
        </w:tc>
        <w:tc>
          <w:tcPr>
            <w:tcW w:w="3900" w:type="dxa"/>
            <w:vAlign w:val="bottom"/>
          </w:tcPr>
          <w:p w14:paraId="62FDD9E7"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 xml:space="preserve">Condenser or Package Unit </w:t>
            </w:r>
          </w:p>
          <w:p w14:paraId="3F9D6E2D" w14:textId="77777777" w:rsidR="00091594" w:rsidRPr="00433D88" w:rsidRDefault="00091594" w:rsidP="00231885">
            <w:pPr>
              <w:keepNext/>
              <w:jc w:val="center"/>
              <w:rPr>
                <w:rFonts w:ascii="Calibri" w:hAnsi="Calibri"/>
                <w:sz w:val="18"/>
                <w:szCs w:val="16"/>
              </w:rPr>
            </w:pPr>
            <w:r w:rsidRPr="00433D88">
              <w:rPr>
                <w:rFonts w:ascii="Calibri" w:hAnsi="Calibri"/>
                <w:sz w:val="18"/>
                <w:szCs w:val="16"/>
              </w:rPr>
              <w:t>Serial Number</w:t>
            </w:r>
          </w:p>
        </w:tc>
      </w:tr>
      <w:tr w:rsidR="00091594" w:rsidRPr="00295655" w14:paraId="445BD429" w14:textId="77777777" w:rsidTr="00231885">
        <w:trPr>
          <w:cantSplit/>
          <w:trHeight w:val="288"/>
        </w:trPr>
        <w:tc>
          <w:tcPr>
            <w:tcW w:w="1458" w:type="dxa"/>
          </w:tcPr>
          <w:p w14:paraId="48061443" w14:textId="77777777" w:rsidR="00091594" w:rsidRPr="00295655" w:rsidRDefault="00091594" w:rsidP="00231885">
            <w:pPr>
              <w:keepNext/>
              <w:rPr>
                <w:rFonts w:ascii="Calibri" w:hAnsi="Calibri"/>
                <w:sz w:val="18"/>
                <w:szCs w:val="18"/>
              </w:rPr>
            </w:pPr>
          </w:p>
        </w:tc>
        <w:tc>
          <w:tcPr>
            <w:tcW w:w="1440" w:type="dxa"/>
          </w:tcPr>
          <w:p w14:paraId="2C443B70" w14:textId="77777777" w:rsidR="00091594" w:rsidRPr="00295655" w:rsidRDefault="00091594" w:rsidP="00231885">
            <w:pPr>
              <w:keepNext/>
              <w:rPr>
                <w:rFonts w:ascii="Calibri" w:hAnsi="Calibri"/>
                <w:sz w:val="18"/>
                <w:szCs w:val="18"/>
              </w:rPr>
            </w:pPr>
          </w:p>
        </w:tc>
        <w:tc>
          <w:tcPr>
            <w:tcW w:w="3900" w:type="dxa"/>
          </w:tcPr>
          <w:p w14:paraId="50A8FD25" w14:textId="77777777" w:rsidR="00091594" w:rsidRPr="00295655" w:rsidRDefault="00091594" w:rsidP="00231885">
            <w:pPr>
              <w:keepNext/>
              <w:rPr>
                <w:rFonts w:ascii="Calibri" w:hAnsi="Calibri"/>
                <w:sz w:val="18"/>
                <w:szCs w:val="18"/>
              </w:rPr>
            </w:pPr>
          </w:p>
        </w:tc>
        <w:tc>
          <w:tcPr>
            <w:tcW w:w="3900" w:type="dxa"/>
          </w:tcPr>
          <w:p w14:paraId="7E045CE3" w14:textId="77777777" w:rsidR="00091594" w:rsidRPr="00295655" w:rsidRDefault="00091594" w:rsidP="00231885">
            <w:pPr>
              <w:keepNext/>
              <w:rPr>
                <w:rFonts w:ascii="Calibri" w:hAnsi="Calibri"/>
                <w:sz w:val="18"/>
                <w:szCs w:val="18"/>
              </w:rPr>
            </w:pPr>
          </w:p>
        </w:tc>
        <w:tc>
          <w:tcPr>
            <w:tcW w:w="3900" w:type="dxa"/>
          </w:tcPr>
          <w:p w14:paraId="086C789D" w14:textId="77777777" w:rsidR="00091594" w:rsidRPr="00295655" w:rsidRDefault="00091594" w:rsidP="00231885">
            <w:pPr>
              <w:keepNext/>
              <w:rPr>
                <w:rFonts w:ascii="Calibri" w:hAnsi="Calibri"/>
                <w:sz w:val="18"/>
                <w:szCs w:val="18"/>
              </w:rPr>
            </w:pPr>
          </w:p>
        </w:tc>
      </w:tr>
      <w:tr w:rsidR="00091594" w:rsidRPr="00295655" w14:paraId="49AC8A70" w14:textId="77777777" w:rsidTr="00231885">
        <w:trPr>
          <w:cantSplit/>
          <w:trHeight w:val="288"/>
        </w:trPr>
        <w:tc>
          <w:tcPr>
            <w:tcW w:w="1458" w:type="dxa"/>
          </w:tcPr>
          <w:p w14:paraId="11E6FA6B" w14:textId="77777777" w:rsidR="00091594" w:rsidRPr="00295655" w:rsidRDefault="00091594" w:rsidP="00231885">
            <w:pPr>
              <w:keepNext/>
              <w:rPr>
                <w:rFonts w:ascii="Calibri" w:hAnsi="Calibri"/>
                <w:sz w:val="18"/>
                <w:szCs w:val="18"/>
              </w:rPr>
            </w:pPr>
          </w:p>
        </w:tc>
        <w:tc>
          <w:tcPr>
            <w:tcW w:w="1440" w:type="dxa"/>
          </w:tcPr>
          <w:p w14:paraId="6521A652" w14:textId="77777777" w:rsidR="00091594" w:rsidRPr="00295655" w:rsidRDefault="00091594" w:rsidP="00231885">
            <w:pPr>
              <w:keepNext/>
              <w:rPr>
                <w:rFonts w:ascii="Calibri" w:hAnsi="Calibri"/>
                <w:sz w:val="18"/>
                <w:szCs w:val="18"/>
              </w:rPr>
            </w:pPr>
          </w:p>
        </w:tc>
        <w:tc>
          <w:tcPr>
            <w:tcW w:w="3900" w:type="dxa"/>
          </w:tcPr>
          <w:p w14:paraId="56F6949E" w14:textId="77777777" w:rsidR="00091594" w:rsidRPr="00295655" w:rsidRDefault="00091594" w:rsidP="00231885">
            <w:pPr>
              <w:keepNext/>
              <w:rPr>
                <w:rFonts w:ascii="Calibri" w:hAnsi="Calibri"/>
                <w:sz w:val="18"/>
                <w:szCs w:val="18"/>
              </w:rPr>
            </w:pPr>
          </w:p>
        </w:tc>
        <w:tc>
          <w:tcPr>
            <w:tcW w:w="3900" w:type="dxa"/>
          </w:tcPr>
          <w:p w14:paraId="4CB062C4" w14:textId="77777777" w:rsidR="00091594" w:rsidRPr="00295655" w:rsidRDefault="00091594" w:rsidP="00231885">
            <w:pPr>
              <w:keepNext/>
              <w:rPr>
                <w:rFonts w:ascii="Calibri" w:hAnsi="Calibri"/>
                <w:sz w:val="18"/>
                <w:szCs w:val="18"/>
              </w:rPr>
            </w:pPr>
          </w:p>
        </w:tc>
        <w:tc>
          <w:tcPr>
            <w:tcW w:w="3900" w:type="dxa"/>
          </w:tcPr>
          <w:p w14:paraId="25C9CC3A" w14:textId="77777777" w:rsidR="00091594" w:rsidRPr="00295655" w:rsidRDefault="00091594" w:rsidP="00231885">
            <w:pPr>
              <w:keepNext/>
              <w:rPr>
                <w:rFonts w:ascii="Calibri" w:hAnsi="Calibri"/>
                <w:sz w:val="18"/>
                <w:szCs w:val="18"/>
              </w:rPr>
            </w:pPr>
          </w:p>
        </w:tc>
      </w:tr>
      <w:tr w:rsidR="00091594" w:rsidRPr="00295655" w14:paraId="09EF705E" w14:textId="77777777" w:rsidTr="00231885">
        <w:trPr>
          <w:cantSplit/>
        </w:trPr>
        <w:tc>
          <w:tcPr>
            <w:tcW w:w="14598" w:type="dxa"/>
            <w:gridSpan w:val="5"/>
          </w:tcPr>
          <w:p w14:paraId="7B47BB75"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10538193" w14:textId="77777777" w:rsidR="00091594" w:rsidRDefault="00091594" w:rsidP="0009159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464"/>
        <w:gridCol w:w="1465"/>
        <w:gridCol w:w="1465"/>
        <w:gridCol w:w="1465"/>
        <w:gridCol w:w="1464"/>
        <w:gridCol w:w="1465"/>
        <w:gridCol w:w="1465"/>
        <w:gridCol w:w="1465"/>
      </w:tblGrid>
      <w:tr w:rsidR="00091594" w:rsidRPr="00295655" w14:paraId="210C54AB" w14:textId="77777777" w:rsidTr="00231885">
        <w:trPr>
          <w:cantSplit/>
        </w:trPr>
        <w:tc>
          <w:tcPr>
            <w:tcW w:w="14616" w:type="dxa"/>
            <w:gridSpan w:val="10"/>
          </w:tcPr>
          <w:p w14:paraId="676ECF1C" w14:textId="0AAA3004" w:rsidR="00091594" w:rsidRPr="006D49E9" w:rsidRDefault="00091594" w:rsidP="00231885">
            <w:pPr>
              <w:keepNext/>
              <w:rPr>
                <w:rFonts w:ascii="Calibri" w:hAnsi="Calibri"/>
                <w:b/>
                <w:sz w:val="18"/>
                <w:szCs w:val="18"/>
              </w:rPr>
            </w:pPr>
            <w:r>
              <w:rPr>
                <w:rFonts w:ascii="Calibri" w:hAnsi="Calibri"/>
                <w:b/>
                <w:sz w:val="18"/>
                <w:szCs w:val="18"/>
              </w:rPr>
              <w:t>J</w:t>
            </w:r>
            <w:r w:rsidRPr="00295655">
              <w:rPr>
                <w:rFonts w:ascii="Calibri" w:hAnsi="Calibri"/>
                <w:b/>
                <w:sz w:val="18"/>
                <w:szCs w:val="18"/>
              </w:rPr>
              <w:t xml:space="preserve">. </w:t>
            </w:r>
            <w:r>
              <w:rPr>
                <w:rFonts w:ascii="Calibri" w:hAnsi="Calibri"/>
                <w:b/>
                <w:sz w:val="18"/>
                <w:szCs w:val="18"/>
              </w:rPr>
              <w:t>Installed Heat Pump</w:t>
            </w:r>
            <w:r w:rsidRPr="00295655">
              <w:rPr>
                <w:rFonts w:ascii="Calibri" w:hAnsi="Calibri"/>
                <w:b/>
                <w:sz w:val="18"/>
                <w:szCs w:val="18"/>
              </w:rPr>
              <w:t xml:space="preserve"> </w:t>
            </w:r>
            <w:r>
              <w:rPr>
                <w:rFonts w:ascii="Calibri" w:hAnsi="Calibri"/>
                <w:b/>
                <w:sz w:val="18"/>
                <w:szCs w:val="18"/>
              </w:rPr>
              <w:t>System – Efficiency and Performance Compliance Information</w:t>
            </w:r>
          </w:p>
        </w:tc>
      </w:tr>
      <w:tr w:rsidR="00091594" w:rsidRPr="00295655" w14:paraId="468054AD" w14:textId="77777777" w:rsidTr="00231885">
        <w:trPr>
          <w:cantSplit/>
          <w:trHeight w:val="224"/>
        </w:trPr>
        <w:tc>
          <w:tcPr>
            <w:tcW w:w="1458" w:type="dxa"/>
            <w:vAlign w:val="bottom"/>
          </w:tcPr>
          <w:p w14:paraId="7118E262"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62B1C7A1"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1464" w:type="dxa"/>
            <w:vAlign w:val="bottom"/>
          </w:tcPr>
          <w:p w14:paraId="59445942"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1465" w:type="dxa"/>
            <w:vAlign w:val="bottom"/>
          </w:tcPr>
          <w:p w14:paraId="2E2116CA"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1465" w:type="dxa"/>
            <w:vAlign w:val="bottom"/>
          </w:tcPr>
          <w:p w14:paraId="467406B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c>
          <w:tcPr>
            <w:tcW w:w="1465" w:type="dxa"/>
            <w:vAlign w:val="bottom"/>
          </w:tcPr>
          <w:p w14:paraId="6C338C2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06</w:t>
            </w:r>
          </w:p>
        </w:tc>
        <w:tc>
          <w:tcPr>
            <w:tcW w:w="1464" w:type="dxa"/>
            <w:vAlign w:val="bottom"/>
          </w:tcPr>
          <w:p w14:paraId="10957C6F"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07</w:t>
            </w:r>
          </w:p>
        </w:tc>
        <w:tc>
          <w:tcPr>
            <w:tcW w:w="1465" w:type="dxa"/>
            <w:vAlign w:val="bottom"/>
          </w:tcPr>
          <w:p w14:paraId="51D358F5"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08</w:t>
            </w:r>
          </w:p>
        </w:tc>
        <w:tc>
          <w:tcPr>
            <w:tcW w:w="1465" w:type="dxa"/>
            <w:vAlign w:val="bottom"/>
          </w:tcPr>
          <w:p w14:paraId="34089668" w14:textId="77777777" w:rsidR="00091594" w:rsidRPr="00295655" w:rsidRDefault="00091594" w:rsidP="00231885">
            <w:pPr>
              <w:keepNext/>
              <w:jc w:val="center"/>
              <w:rPr>
                <w:rFonts w:ascii="Calibri" w:hAnsi="Calibri"/>
                <w:sz w:val="18"/>
                <w:szCs w:val="18"/>
              </w:rPr>
            </w:pPr>
            <w:r>
              <w:rPr>
                <w:rFonts w:ascii="Calibri" w:hAnsi="Calibri"/>
                <w:sz w:val="18"/>
                <w:szCs w:val="18"/>
              </w:rPr>
              <w:t>09</w:t>
            </w:r>
          </w:p>
        </w:tc>
        <w:tc>
          <w:tcPr>
            <w:tcW w:w="1465" w:type="dxa"/>
            <w:vAlign w:val="bottom"/>
          </w:tcPr>
          <w:p w14:paraId="487EE0BB" w14:textId="77777777" w:rsidR="00091594" w:rsidRPr="00295655" w:rsidRDefault="00091594" w:rsidP="00231885">
            <w:pPr>
              <w:keepNext/>
              <w:jc w:val="center"/>
              <w:rPr>
                <w:rFonts w:ascii="Calibri" w:hAnsi="Calibri"/>
                <w:sz w:val="18"/>
                <w:szCs w:val="18"/>
              </w:rPr>
            </w:pPr>
            <w:r>
              <w:rPr>
                <w:rFonts w:ascii="Calibri" w:hAnsi="Calibri"/>
                <w:sz w:val="18"/>
                <w:szCs w:val="18"/>
              </w:rPr>
              <w:t>10</w:t>
            </w:r>
          </w:p>
        </w:tc>
      </w:tr>
      <w:tr w:rsidR="00091594" w:rsidRPr="005A5C17" w14:paraId="37888768" w14:textId="77777777" w:rsidTr="00231885">
        <w:trPr>
          <w:cantSplit/>
          <w:trHeight w:val="576"/>
        </w:trPr>
        <w:tc>
          <w:tcPr>
            <w:tcW w:w="1458" w:type="dxa"/>
            <w:vAlign w:val="bottom"/>
          </w:tcPr>
          <w:p w14:paraId="443D5C85" w14:textId="77777777" w:rsidR="00091594" w:rsidRPr="005A5C17" w:rsidRDefault="00091594" w:rsidP="00231885">
            <w:pPr>
              <w:keepNext/>
              <w:jc w:val="center"/>
              <w:rPr>
                <w:rFonts w:ascii="Calibri" w:hAnsi="Calibri"/>
                <w:sz w:val="16"/>
                <w:szCs w:val="16"/>
              </w:rPr>
            </w:pPr>
            <w:r w:rsidRPr="005A5C17">
              <w:rPr>
                <w:rFonts w:ascii="Calibri" w:hAnsi="Calibri"/>
                <w:sz w:val="18"/>
                <w:szCs w:val="18"/>
              </w:rPr>
              <w:t>SC System Identification or Name</w:t>
            </w:r>
          </w:p>
        </w:tc>
        <w:tc>
          <w:tcPr>
            <w:tcW w:w="1440" w:type="dxa"/>
            <w:vAlign w:val="bottom"/>
          </w:tcPr>
          <w:p w14:paraId="011334D5" w14:textId="77777777" w:rsidR="00091594" w:rsidRPr="005A5C17" w:rsidRDefault="00091594" w:rsidP="00231885">
            <w:pPr>
              <w:keepNext/>
              <w:jc w:val="center"/>
              <w:rPr>
                <w:rFonts w:ascii="Calibri" w:hAnsi="Calibri"/>
                <w:sz w:val="18"/>
                <w:szCs w:val="18"/>
              </w:rPr>
            </w:pPr>
            <w:r w:rsidRPr="005A5C17">
              <w:rPr>
                <w:rFonts w:ascii="Calibri" w:hAnsi="Calibri"/>
                <w:sz w:val="18"/>
                <w:szCs w:val="18"/>
              </w:rPr>
              <w:t>SC System Location or Area Served</w:t>
            </w:r>
          </w:p>
        </w:tc>
        <w:tc>
          <w:tcPr>
            <w:tcW w:w="1464" w:type="dxa"/>
            <w:vAlign w:val="bottom"/>
          </w:tcPr>
          <w:p w14:paraId="58DE930A" w14:textId="77777777" w:rsidR="00091594" w:rsidRPr="005A5C17" w:rsidRDefault="00091594" w:rsidP="00231885">
            <w:pPr>
              <w:keepNext/>
              <w:jc w:val="center"/>
              <w:rPr>
                <w:rFonts w:ascii="Calibri" w:hAnsi="Calibri"/>
                <w:sz w:val="16"/>
                <w:szCs w:val="16"/>
              </w:rPr>
            </w:pPr>
            <w:r w:rsidRPr="005A5C17">
              <w:rPr>
                <w:rFonts w:ascii="Calibri" w:hAnsi="Calibri"/>
                <w:sz w:val="16"/>
                <w:szCs w:val="16"/>
              </w:rPr>
              <w:t>Heating Efficiency Type</w:t>
            </w:r>
          </w:p>
        </w:tc>
        <w:tc>
          <w:tcPr>
            <w:tcW w:w="1465" w:type="dxa"/>
            <w:vAlign w:val="bottom"/>
          </w:tcPr>
          <w:p w14:paraId="6DBBC14B" w14:textId="77777777" w:rsidR="00091594" w:rsidRPr="005A5C17" w:rsidRDefault="00091594" w:rsidP="00231885">
            <w:pPr>
              <w:keepNext/>
              <w:jc w:val="center"/>
              <w:rPr>
                <w:rFonts w:ascii="Calibri" w:hAnsi="Calibri"/>
                <w:sz w:val="16"/>
                <w:szCs w:val="16"/>
              </w:rPr>
            </w:pPr>
            <w:r>
              <w:rPr>
                <w:rFonts w:ascii="Calibri" w:hAnsi="Calibri"/>
                <w:sz w:val="16"/>
                <w:szCs w:val="16"/>
              </w:rPr>
              <w:t>Heating Efficiency Value</w:t>
            </w:r>
          </w:p>
        </w:tc>
        <w:tc>
          <w:tcPr>
            <w:tcW w:w="1465" w:type="dxa"/>
            <w:vAlign w:val="bottom"/>
          </w:tcPr>
          <w:p w14:paraId="56F35DAB" w14:textId="77777777" w:rsidR="00091594" w:rsidRDefault="00091594" w:rsidP="00231885">
            <w:pPr>
              <w:keepNext/>
              <w:jc w:val="center"/>
              <w:rPr>
                <w:rFonts w:ascii="Calibri" w:hAnsi="Calibri"/>
                <w:sz w:val="16"/>
                <w:szCs w:val="16"/>
              </w:rPr>
            </w:pPr>
            <w:r w:rsidRPr="005A5C17">
              <w:rPr>
                <w:rFonts w:ascii="Calibri" w:hAnsi="Calibri"/>
                <w:sz w:val="16"/>
                <w:szCs w:val="16"/>
              </w:rPr>
              <w:t>System Rated</w:t>
            </w:r>
          </w:p>
          <w:p w14:paraId="515D59E3" w14:textId="6010B296" w:rsidR="00091594" w:rsidRPr="005A5C17" w:rsidRDefault="00091594" w:rsidP="00231885">
            <w:pPr>
              <w:keepNext/>
              <w:jc w:val="center"/>
              <w:rPr>
                <w:rFonts w:ascii="Calibri" w:hAnsi="Calibri"/>
                <w:sz w:val="16"/>
                <w:szCs w:val="16"/>
              </w:rPr>
            </w:pPr>
            <w:r>
              <w:rPr>
                <w:rFonts w:ascii="Calibri" w:hAnsi="Calibri"/>
                <w:sz w:val="16"/>
                <w:szCs w:val="16"/>
              </w:rPr>
              <w:t>Heating Capacity at 47</w:t>
            </w:r>
            <w:r w:rsidR="00DC3EC8">
              <w:rPr>
                <w:rFonts w:ascii="Calibri" w:hAnsi="Calibri"/>
                <w:sz w:val="16"/>
                <w:szCs w:val="16"/>
              </w:rPr>
              <w:t>°</w:t>
            </w:r>
            <w:r>
              <w:rPr>
                <w:rFonts w:ascii="Calibri" w:hAnsi="Calibri"/>
                <w:sz w:val="16"/>
                <w:szCs w:val="16"/>
              </w:rPr>
              <w:t>F</w:t>
            </w:r>
          </w:p>
        </w:tc>
        <w:tc>
          <w:tcPr>
            <w:tcW w:w="1465" w:type="dxa"/>
            <w:vAlign w:val="bottom"/>
          </w:tcPr>
          <w:p w14:paraId="054E4178" w14:textId="77777777" w:rsidR="00091594" w:rsidRDefault="00091594" w:rsidP="00231885">
            <w:pPr>
              <w:keepNext/>
              <w:jc w:val="center"/>
              <w:rPr>
                <w:rFonts w:ascii="Calibri" w:hAnsi="Calibri"/>
                <w:sz w:val="16"/>
                <w:szCs w:val="16"/>
              </w:rPr>
            </w:pPr>
            <w:r w:rsidRPr="005A5C17">
              <w:rPr>
                <w:rFonts w:ascii="Calibri" w:hAnsi="Calibri"/>
                <w:sz w:val="16"/>
                <w:szCs w:val="16"/>
              </w:rPr>
              <w:t>System Rated</w:t>
            </w:r>
          </w:p>
          <w:p w14:paraId="26325091" w14:textId="375C39A5" w:rsidR="00091594" w:rsidRPr="005A5C17" w:rsidRDefault="00091594" w:rsidP="00231885">
            <w:pPr>
              <w:keepNext/>
              <w:jc w:val="center"/>
              <w:rPr>
                <w:rFonts w:ascii="Calibri" w:hAnsi="Calibri"/>
                <w:sz w:val="16"/>
                <w:szCs w:val="16"/>
              </w:rPr>
            </w:pPr>
            <w:r>
              <w:rPr>
                <w:rFonts w:ascii="Calibri" w:hAnsi="Calibri"/>
                <w:sz w:val="16"/>
                <w:szCs w:val="16"/>
              </w:rPr>
              <w:t>Heating Capacity at 17</w:t>
            </w:r>
            <w:r w:rsidR="00DC3EC8">
              <w:rPr>
                <w:rFonts w:ascii="Calibri" w:hAnsi="Calibri"/>
                <w:sz w:val="16"/>
                <w:szCs w:val="16"/>
              </w:rPr>
              <w:t>°</w:t>
            </w:r>
            <w:r>
              <w:rPr>
                <w:rFonts w:ascii="Calibri" w:hAnsi="Calibri"/>
                <w:sz w:val="16"/>
                <w:szCs w:val="16"/>
              </w:rPr>
              <w:t>F</w:t>
            </w:r>
          </w:p>
        </w:tc>
        <w:tc>
          <w:tcPr>
            <w:tcW w:w="1464" w:type="dxa"/>
            <w:vAlign w:val="bottom"/>
          </w:tcPr>
          <w:p w14:paraId="73499873" w14:textId="77777777" w:rsidR="00091594" w:rsidRDefault="00091594" w:rsidP="00231885">
            <w:pPr>
              <w:keepNext/>
              <w:jc w:val="center"/>
              <w:rPr>
                <w:rFonts w:ascii="Calibri" w:hAnsi="Calibri"/>
                <w:sz w:val="16"/>
                <w:szCs w:val="16"/>
              </w:rPr>
            </w:pPr>
            <w:r w:rsidRPr="005A5C17">
              <w:rPr>
                <w:rFonts w:ascii="Calibri" w:hAnsi="Calibri"/>
                <w:sz w:val="16"/>
                <w:szCs w:val="16"/>
              </w:rPr>
              <w:t>System Rated</w:t>
            </w:r>
          </w:p>
          <w:p w14:paraId="696A6272" w14:textId="77777777" w:rsidR="00091594" w:rsidRPr="005A5C17" w:rsidRDefault="00091594" w:rsidP="00231885">
            <w:pPr>
              <w:keepNext/>
              <w:jc w:val="center"/>
              <w:rPr>
                <w:rFonts w:ascii="Calibri" w:hAnsi="Calibri"/>
                <w:sz w:val="16"/>
                <w:szCs w:val="16"/>
              </w:rPr>
            </w:pPr>
            <w:r w:rsidRPr="005A5C17">
              <w:rPr>
                <w:rFonts w:ascii="Calibri" w:hAnsi="Calibri"/>
                <w:sz w:val="16"/>
                <w:szCs w:val="16"/>
              </w:rPr>
              <w:t>Cooling Efficiency</w:t>
            </w:r>
          </w:p>
          <w:p w14:paraId="314F9432" w14:textId="77777777" w:rsidR="00091594" w:rsidRPr="005A5C17" w:rsidRDefault="00091594" w:rsidP="00231885">
            <w:pPr>
              <w:keepNext/>
              <w:jc w:val="center"/>
              <w:rPr>
                <w:rFonts w:ascii="Calibri" w:hAnsi="Calibri"/>
                <w:sz w:val="16"/>
                <w:szCs w:val="16"/>
              </w:rPr>
            </w:pPr>
            <w:r w:rsidRPr="005A5C17">
              <w:rPr>
                <w:rFonts w:ascii="Calibri" w:hAnsi="Calibri"/>
                <w:sz w:val="16"/>
                <w:szCs w:val="16"/>
              </w:rPr>
              <w:t>SEER</w:t>
            </w:r>
          </w:p>
        </w:tc>
        <w:tc>
          <w:tcPr>
            <w:tcW w:w="1465" w:type="dxa"/>
            <w:vAlign w:val="bottom"/>
          </w:tcPr>
          <w:p w14:paraId="54F50167" w14:textId="77777777" w:rsidR="00091594" w:rsidRDefault="00091594" w:rsidP="00231885">
            <w:pPr>
              <w:keepNext/>
              <w:jc w:val="center"/>
              <w:rPr>
                <w:rFonts w:ascii="Calibri" w:hAnsi="Calibri"/>
                <w:sz w:val="16"/>
                <w:szCs w:val="16"/>
              </w:rPr>
            </w:pPr>
            <w:r w:rsidRPr="005A5C17">
              <w:rPr>
                <w:rFonts w:ascii="Calibri" w:hAnsi="Calibri"/>
                <w:sz w:val="16"/>
                <w:szCs w:val="16"/>
              </w:rPr>
              <w:t>System Rated</w:t>
            </w:r>
          </w:p>
          <w:p w14:paraId="5643B1F2" w14:textId="77777777" w:rsidR="00091594" w:rsidRPr="005A5C17" w:rsidRDefault="00091594" w:rsidP="00231885">
            <w:pPr>
              <w:keepNext/>
              <w:jc w:val="center"/>
              <w:rPr>
                <w:rFonts w:ascii="Calibri" w:hAnsi="Calibri"/>
                <w:sz w:val="16"/>
                <w:szCs w:val="16"/>
              </w:rPr>
            </w:pPr>
            <w:r w:rsidRPr="005A5C17">
              <w:rPr>
                <w:rFonts w:ascii="Calibri" w:hAnsi="Calibri"/>
                <w:sz w:val="16"/>
                <w:szCs w:val="16"/>
              </w:rPr>
              <w:t>Cooling Efficiency</w:t>
            </w:r>
          </w:p>
          <w:p w14:paraId="7E0E6F78" w14:textId="77777777" w:rsidR="00091594" w:rsidRPr="005A5C17" w:rsidRDefault="00091594" w:rsidP="00231885">
            <w:pPr>
              <w:keepNext/>
              <w:jc w:val="center"/>
              <w:rPr>
                <w:rFonts w:ascii="Calibri" w:hAnsi="Calibri"/>
                <w:sz w:val="16"/>
                <w:szCs w:val="16"/>
              </w:rPr>
            </w:pPr>
            <w:r w:rsidRPr="005A5C17">
              <w:rPr>
                <w:rFonts w:ascii="Calibri" w:hAnsi="Calibri"/>
                <w:sz w:val="16"/>
                <w:szCs w:val="16"/>
              </w:rPr>
              <w:t>EER</w:t>
            </w:r>
          </w:p>
        </w:tc>
        <w:tc>
          <w:tcPr>
            <w:tcW w:w="1465" w:type="dxa"/>
            <w:vAlign w:val="bottom"/>
          </w:tcPr>
          <w:p w14:paraId="0AD757A4" w14:textId="3455D201" w:rsidR="00091594" w:rsidRPr="005A5C17" w:rsidRDefault="00091594" w:rsidP="00F0756C">
            <w:pPr>
              <w:keepNext/>
              <w:jc w:val="center"/>
              <w:rPr>
                <w:rFonts w:ascii="Calibri" w:hAnsi="Calibri"/>
                <w:sz w:val="16"/>
                <w:szCs w:val="16"/>
              </w:rPr>
            </w:pPr>
            <w:r w:rsidRPr="005A5C17">
              <w:rPr>
                <w:rFonts w:ascii="Calibri" w:hAnsi="Calibri"/>
                <w:sz w:val="16"/>
                <w:szCs w:val="16"/>
              </w:rPr>
              <w:t>System Rated Cooling Capacity at Design Conditions (</w:t>
            </w:r>
            <w:r w:rsidR="0080645E">
              <w:rPr>
                <w:rFonts w:ascii="Calibri" w:hAnsi="Calibri"/>
                <w:sz w:val="16"/>
                <w:szCs w:val="16"/>
              </w:rPr>
              <w:t>Btu/h</w:t>
            </w:r>
            <w:r>
              <w:rPr>
                <w:rFonts w:ascii="Calibri" w:hAnsi="Calibri"/>
                <w:sz w:val="16"/>
                <w:szCs w:val="16"/>
              </w:rPr>
              <w:t>)</w:t>
            </w:r>
          </w:p>
        </w:tc>
        <w:tc>
          <w:tcPr>
            <w:tcW w:w="1465" w:type="dxa"/>
            <w:vAlign w:val="bottom"/>
          </w:tcPr>
          <w:p w14:paraId="0249EA9A" w14:textId="77777777" w:rsidR="00091594" w:rsidRPr="005A5C17" w:rsidRDefault="00091594" w:rsidP="00231885">
            <w:pPr>
              <w:keepNext/>
              <w:jc w:val="center"/>
              <w:rPr>
                <w:rFonts w:ascii="Calibri" w:hAnsi="Calibri"/>
                <w:sz w:val="16"/>
                <w:szCs w:val="16"/>
              </w:rPr>
            </w:pPr>
            <w:r w:rsidRPr="005A5C17">
              <w:rPr>
                <w:rFonts w:ascii="Calibri" w:hAnsi="Calibri"/>
                <w:sz w:val="16"/>
                <w:szCs w:val="16"/>
              </w:rPr>
              <w:t>Condenser Rated Nominal Cooling Capacity</w:t>
            </w:r>
          </w:p>
          <w:p w14:paraId="68B9B603" w14:textId="77777777" w:rsidR="00091594" w:rsidRPr="005A5C17" w:rsidRDefault="00091594" w:rsidP="00231885">
            <w:pPr>
              <w:keepNext/>
              <w:jc w:val="center"/>
              <w:rPr>
                <w:rFonts w:ascii="Calibri" w:hAnsi="Calibri"/>
                <w:sz w:val="16"/>
                <w:szCs w:val="16"/>
              </w:rPr>
            </w:pPr>
            <w:r w:rsidRPr="005A5C17">
              <w:rPr>
                <w:rFonts w:ascii="Calibri" w:hAnsi="Calibri"/>
                <w:sz w:val="16"/>
                <w:szCs w:val="16"/>
              </w:rPr>
              <w:t>(ton)</w:t>
            </w:r>
          </w:p>
        </w:tc>
      </w:tr>
      <w:tr w:rsidR="00091594" w:rsidRPr="00295655" w14:paraId="4D90CB27" w14:textId="77777777" w:rsidTr="00231885">
        <w:trPr>
          <w:cantSplit/>
          <w:trHeight w:val="288"/>
        </w:trPr>
        <w:tc>
          <w:tcPr>
            <w:tcW w:w="1458" w:type="dxa"/>
          </w:tcPr>
          <w:p w14:paraId="209E1651" w14:textId="77777777" w:rsidR="00091594" w:rsidRPr="00295655" w:rsidRDefault="00091594" w:rsidP="00231885">
            <w:pPr>
              <w:keepNext/>
              <w:rPr>
                <w:rFonts w:ascii="Calibri" w:hAnsi="Calibri"/>
                <w:sz w:val="18"/>
                <w:szCs w:val="18"/>
              </w:rPr>
            </w:pPr>
          </w:p>
        </w:tc>
        <w:tc>
          <w:tcPr>
            <w:tcW w:w="1440" w:type="dxa"/>
          </w:tcPr>
          <w:p w14:paraId="6BCAEA8E" w14:textId="77777777" w:rsidR="00091594" w:rsidRPr="00295655" w:rsidRDefault="00091594" w:rsidP="00231885">
            <w:pPr>
              <w:keepNext/>
              <w:rPr>
                <w:rFonts w:ascii="Calibri" w:hAnsi="Calibri"/>
                <w:sz w:val="18"/>
                <w:szCs w:val="18"/>
              </w:rPr>
            </w:pPr>
          </w:p>
        </w:tc>
        <w:tc>
          <w:tcPr>
            <w:tcW w:w="1464" w:type="dxa"/>
          </w:tcPr>
          <w:p w14:paraId="62952E36" w14:textId="77777777" w:rsidR="00091594" w:rsidRPr="00295655" w:rsidRDefault="00091594" w:rsidP="00231885">
            <w:pPr>
              <w:keepNext/>
              <w:rPr>
                <w:rFonts w:ascii="Calibri" w:hAnsi="Calibri"/>
                <w:sz w:val="18"/>
                <w:szCs w:val="18"/>
              </w:rPr>
            </w:pPr>
          </w:p>
        </w:tc>
        <w:tc>
          <w:tcPr>
            <w:tcW w:w="1465" w:type="dxa"/>
          </w:tcPr>
          <w:p w14:paraId="101ACBBA" w14:textId="77777777" w:rsidR="00091594" w:rsidRPr="00295655" w:rsidRDefault="00091594" w:rsidP="00231885">
            <w:pPr>
              <w:keepNext/>
              <w:rPr>
                <w:rFonts w:ascii="Calibri" w:hAnsi="Calibri"/>
                <w:sz w:val="18"/>
                <w:szCs w:val="18"/>
              </w:rPr>
            </w:pPr>
          </w:p>
        </w:tc>
        <w:tc>
          <w:tcPr>
            <w:tcW w:w="1465" w:type="dxa"/>
          </w:tcPr>
          <w:p w14:paraId="6F064694" w14:textId="77777777" w:rsidR="00091594" w:rsidRPr="00295655" w:rsidRDefault="00091594" w:rsidP="00231885">
            <w:pPr>
              <w:keepNext/>
              <w:rPr>
                <w:rFonts w:ascii="Calibri" w:hAnsi="Calibri"/>
                <w:sz w:val="18"/>
                <w:szCs w:val="18"/>
              </w:rPr>
            </w:pPr>
          </w:p>
        </w:tc>
        <w:tc>
          <w:tcPr>
            <w:tcW w:w="1465" w:type="dxa"/>
          </w:tcPr>
          <w:p w14:paraId="5ECE9BD1" w14:textId="77777777" w:rsidR="00091594" w:rsidRPr="00295655" w:rsidRDefault="00091594" w:rsidP="00231885">
            <w:pPr>
              <w:keepNext/>
              <w:rPr>
                <w:rFonts w:ascii="Calibri" w:hAnsi="Calibri"/>
                <w:sz w:val="18"/>
                <w:szCs w:val="18"/>
              </w:rPr>
            </w:pPr>
          </w:p>
        </w:tc>
        <w:tc>
          <w:tcPr>
            <w:tcW w:w="1464" w:type="dxa"/>
          </w:tcPr>
          <w:p w14:paraId="373C8B1A" w14:textId="77777777" w:rsidR="00091594" w:rsidRPr="00295655" w:rsidRDefault="00091594" w:rsidP="00231885">
            <w:pPr>
              <w:keepNext/>
              <w:rPr>
                <w:rFonts w:ascii="Calibri" w:hAnsi="Calibri"/>
                <w:sz w:val="18"/>
                <w:szCs w:val="18"/>
              </w:rPr>
            </w:pPr>
          </w:p>
        </w:tc>
        <w:tc>
          <w:tcPr>
            <w:tcW w:w="1465" w:type="dxa"/>
          </w:tcPr>
          <w:p w14:paraId="28B126AF" w14:textId="77777777" w:rsidR="00091594" w:rsidRPr="00295655" w:rsidRDefault="00091594" w:rsidP="00231885">
            <w:pPr>
              <w:keepNext/>
              <w:rPr>
                <w:rFonts w:ascii="Calibri" w:hAnsi="Calibri"/>
                <w:sz w:val="18"/>
                <w:szCs w:val="18"/>
              </w:rPr>
            </w:pPr>
          </w:p>
        </w:tc>
        <w:tc>
          <w:tcPr>
            <w:tcW w:w="1465" w:type="dxa"/>
          </w:tcPr>
          <w:p w14:paraId="2F25D0EE" w14:textId="77777777" w:rsidR="00091594" w:rsidRPr="00295655" w:rsidRDefault="00091594" w:rsidP="00231885">
            <w:pPr>
              <w:keepNext/>
              <w:rPr>
                <w:rFonts w:ascii="Calibri" w:hAnsi="Calibri"/>
                <w:sz w:val="18"/>
                <w:szCs w:val="18"/>
              </w:rPr>
            </w:pPr>
          </w:p>
        </w:tc>
        <w:tc>
          <w:tcPr>
            <w:tcW w:w="1465" w:type="dxa"/>
          </w:tcPr>
          <w:p w14:paraId="58CD0DA1" w14:textId="77777777" w:rsidR="00091594" w:rsidRPr="00295655" w:rsidRDefault="00091594" w:rsidP="00231885">
            <w:pPr>
              <w:keepNext/>
              <w:rPr>
                <w:rFonts w:ascii="Calibri" w:hAnsi="Calibri"/>
                <w:sz w:val="18"/>
                <w:szCs w:val="18"/>
              </w:rPr>
            </w:pPr>
          </w:p>
        </w:tc>
      </w:tr>
      <w:tr w:rsidR="00091594" w:rsidRPr="00295655" w14:paraId="6B213D75" w14:textId="77777777" w:rsidTr="00231885">
        <w:trPr>
          <w:cantSplit/>
          <w:trHeight w:val="288"/>
        </w:trPr>
        <w:tc>
          <w:tcPr>
            <w:tcW w:w="1458" w:type="dxa"/>
          </w:tcPr>
          <w:p w14:paraId="46CE8610" w14:textId="77777777" w:rsidR="00091594" w:rsidRPr="00295655" w:rsidRDefault="00091594" w:rsidP="00231885">
            <w:pPr>
              <w:keepNext/>
              <w:rPr>
                <w:rFonts w:ascii="Calibri" w:hAnsi="Calibri"/>
                <w:sz w:val="18"/>
                <w:szCs w:val="18"/>
              </w:rPr>
            </w:pPr>
          </w:p>
        </w:tc>
        <w:tc>
          <w:tcPr>
            <w:tcW w:w="1440" w:type="dxa"/>
          </w:tcPr>
          <w:p w14:paraId="7BF9E70E" w14:textId="77777777" w:rsidR="00091594" w:rsidRPr="00295655" w:rsidRDefault="00091594" w:rsidP="00231885">
            <w:pPr>
              <w:keepNext/>
              <w:rPr>
                <w:rFonts w:ascii="Calibri" w:hAnsi="Calibri"/>
                <w:sz w:val="18"/>
                <w:szCs w:val="18"/>
              </w:rPr>
            </w:pPr>
          </w:p>
        </w:tc>
        <w:tc>
          <w:tcPr>
            <w:tcW w:w="1464" w:type="dxa"/>
          </w:tcPr>
          <w:p w14:paraId="3D21FCB9" w14:textId="77777777" w:rsidR="00091594" w:rsidRPr="00295655" w:rsidRDefault="00091594" w:rsidP="00231885">
            <w:pPr>
              <w:keepNext/>
              <w:rPr>
                <w:rFonts w:ascii="Calibri" w:hAnsi="Calibri"/>
                <w:sz w:val="18"/>
                <w:szCs w:val="18"/>
              </w:rPr>
            </w:pPr>
          </w:p>
        </w:tc>
        <w:tc>
          <w:tcPr>
            <w:tcW w:w="1465" w:type="dxa"/>
          </w:tcPr>
          <w:p w14:paraId="5BE9099D" w14:textId="77777777" w:rsidR="00091594" w:rsidRPr="00295655" w:rsidRDefault="00091594" w:rsidP="00231885">
            <w:pPr>
              <w:keepNext/>
              <w:rPr>
                <w:rFonts w:ascii="Calibri" w:hAnsi="Calibri"/>
                <w:sz w:val="18"/>
                <w:szCs w:val="18"/>
              </w:rPr>
            </w:pPr>
          </w:p>
        </w:tc>
        <w:tc>
          <w:tcPr>
            <w:tcW w:w="1465" w:type="dxa"/>
          </w:tcPr>
          <w:p w14:paraId="1622C605" w14:textId="77777777" w:rsidR="00091594" w:rsidRPr="00295655" w:rsidRDefault="00091594" w:rsidP="00231885">
            <w:pPr>
              <w:keepNext/>
              <w:rPr>
                <w:rFonts w:ascii="Calibri" w:hAnsi="Calibri"/>
                <w:sz w:val="18"/>
                <w:szCs w:val="18"/>
              </w:rPr>
            </w:pPr>
          </w:p>
        </w:tc>
        <w:tc>
          <w:tcPr>
            <w:tcW w:w="1465" w:type="dxa"/>
          </w:tcPr>
          <w:p w14:paraId="4F137C91" w14:textId="77777777" w:rsidR="00091594" w:rsidRPr="00295655" w:rsidRDefault="00091594" w:rsidP="00231885">
            <w:pPr>
              <w:keepNext/>
              <w:rPr>
                <w:rFonts w:ascii="Calibri" w:hAnsi="Calibri"/>
                <w:sz w:val="18"/>
                <w:szCs w:val="18"/>
              </w:rPr>
            </w:pPr>
          </w:p>
        </w:tc>
        <w:tc>
          <w:tcPr>
            <w:tcW w:w="1464" w:type="dxa"/>
          </w:tcPr>
          <w:p w14:paraId="399E9CD8" w14:textId="77777777" w:rsidR="00091594" w:rsidRPr="00295655" w:rsidRDefault="00091594" w:rsidP="00231885">
            <w:pPr>
              <w:keepNext/>
              <w:rPr>
                <w:rFonts w:ascii="Calibri" w:hAnsi="Calibri"/>
                <w:sz w:val="18"/>
                <w:szCs w:val="18"/>
              </w:rPr>
            </w:pPr>
          </w:p>
        </w:tc>
        <w:tc>
          <w:tcPr>
            <w:tcW w:w="1465" w:type="dxa"/>
          </w:tcPr>
          <w:p w14:paraId="14F3DFF7" w14:textId="77777777" w:rsidR="00091594" w:rsidRPr="00295655" w:rsidRDefault="00091594" w:rsidP="00231885">
            <w:pPr>
              <w:keepNext/>
              <w:rPr>
                <w:rFonts w:ascii="Calibri" w:hAnsi="Calibri"/>
                <w:sz w:val="18"/>
                <w:szCs w:val="18"/>
              </w:rPr>
            </w:pPr>
          </w:p>
        </w:tc>
        <w:tc>
          <w:tcPr>
            <w:tcW w:w="1465" w:type="dxa"/>
          </w:tcPr>
          <w:p w14:paraId="6AE3C3DF" w14:textId="77777777" w:rsidR="00091594" w:rsidRPr="00295655" w:rsidRDefault="00091594" w:rsidP="00231885">
            <w:pPr>
              <w:keepNext/>
              <w:rPr>
                <w:rFonts w:ascii="Calibri" w:hAnsi="Calibri"/>
                <w:sz w:val="18"/>
                <w:szCs w:val="18"/>
              </w:rPr>
            </w:pPr>
          </w:p>
        </w:tc>
        <w:tc>
          <w:tcPr>
            <w:tcW w:w="1465" w:type="dxa"/>
          </w:tcPr>
          <w:p w14:paraId="3EDE243E" w14:textId="77777777" w:rsidR="00091594" w:rsidRPr="00295655" w:rsidRDefault="00091594" w:rsidP="00231885">
            <w:pPr>
              <w:keepNext/>
              <w:rPr>
                <w:rFonts w:ascii="Calibri" w:hAnsi="Calibri"/>
                <w:sz w:val="18"/>
                <w:szCs w:val="18"/>
              </w:rPr>
            </w:pPr>
          </w:p>
        </w:tc>
      </w:tr>
      <w:tr w:rsidR="00091594" w:rsidRPr="00295655" w14:paraId="229D9776" w14:textId="77777777" w:rsidTr="00231885">
        <w:trPr>
          <w:cantSplit/>
        </w:trPr>
        <w:tc>
          <w:tcPr>
            <w:tcW w:w="14616" w:type="dxa"/>
            <w:gridSpan w:val="10"/>
          </w:tcPr>
          <w:p w14:paraId="753F90A9"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38FD7409" w14:textId="77777777" w:rsidR="00091594" w:rsidRDefault="00091594" w:rsidP="0009159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0"/>
        <w:gridCol w:w="1276"/>
        <w:gridCol w:w="1276"/>
        <w:gridCol w:w="10784"/>
      </w:tblGrid>
      <w:tr w:rsidR="00091594" w:rsidRPr="00AD1D84" w14:paraId="1F042292" w14:textId="77777777" w:rsidTr="00231885">
        <w:trPr>
          <w:trHeight w:val="222"/>
        </w:trPr>
        <w:tc>
          <w:tcPr>
            <w:tcW w:w="15978" w:type="dxa"/>
            <w:gridSpan w:val="4"/>
          </w:tcPr>
          <w:p w14:paraId="71E5FC12" w14:textId="62E16BAA" w:rsidR="00091594" w:rsidRPr="006D49E9" w:rsidRDefault="00091594" w:rsidP="00231885">
            <w:pPr>
              <w:keepNext/>
              <w:rPr>
                <w:rFonts w:ascii="Calibri" w:hAnsi="Calibri"/>
                <w:b/>
                <w:sz w:val="18"/>
                <w:szCs w:val="24"/>
              </w:rPr>
            </w:pPr>
            <w:r>
              <w:rPr>
                <w:rFonts w:ascii="Calibri" w:hAnsi="Calibri"/>
                <w:b/>
                <w:sz w:val="18"/>
                <w:szCs w:val="24"/>
              </w:rPr>
              <w:t>K</w:t>
            </w:r>
            <w:r w:rsidRPr="003322A6">
              <w:rPr>
                <w:rFonts w:ascii="Calibri" w:hAnsi="Calibri"/>
                <w:b/>
                <w:sz w:val="18"/>
                <w:szCs w:val="24"/>
              </w:rPr>
              <w:t xml:space="preserve">. Extension of Existing Duct System, Greater Than 40 Feet </w:t>
            </w:r>
          </w:p>
        </w:tc>
      </w:tr>
      <w:tr w:rsidR="00091594" w:rsidRPr="004C0AC5" w14:paraId="45F02573" w14:textId="77777777" w:rsidTr="00231885">
        <w:trPr>
          <w:trHeight w:val="223"/>
        </w:trPr>
        <w:tc>
          <w:tcPr>
            <w:tcW w:w="1383" w:type="dxa"/>
            <w:shd w:val="clear" w:color="auto" w:fill="auto"/>
          </w:tcPr>
          <w:p w14:paraId="7CAF0165"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01</w:t>
            </w:r>
          </w:p>
        </w:tc>
        <w:tc>
          <w:tcPr>
            <w:tcW w:w="1380" w:type="dxa"/>
          </w:tcPr>
          <w:p w14:paraId="60D56F08"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02</w:t>
            </w:r>
          </w:p>
        </w:tc>
        <w:tc>
          <w:tcPr>
            <w:tcW w:w="1380" w:type="dxa"/>
            <w:shd w:val="clear" w:color="auto" w:fill="auto"/>
          </w:tcPr>
          <w:p w14:paraId="771182F5"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03</w:t>
            </w:r>
          </w:p>
        </w:tc>
        <w:tc>
          <w:tcPr>
            <w:tcW w:w="11835" w:type="dxa"/>
            <w:shd w:val="clear" w:color="auto" w:fill="auto"/>
          </w:tcPr>
          <w:p w14:paraId="75D9F746" w14:textId="77777777" w:rsidR="00091594" w:rsidRPr="00AD1D84" w:rsidRDefault="00091594" w:rsidP="00231885">
            <w:pPr>
              <w:keepNext/>
              <w:jc w:val="center"/>
              <w:rPr>
                <w:rFonts w:ascii="Calibri" w:hAnsi="Calibri"/>
                <w:b/>
                <w:sz w:val="18"/>
                <w:szCs w:val="18"/>
              </w:rPr>
            </w:pPr>
          </w:p>
        </w:tc>
      </w:tr>
      <w:tr w:rsidR="00091594" w:rsidRPr="00AD1D84" w14:paraId="661C4B6E" w14:textId="77777777" w:rsidTr="00231885">
        <w:trPr>
          <w:trHeight w:val="390"/>
        </w:trPr>
        <w:tc>
          <w:tcPr>
            <w:tcW w:w="1383" w:type="dxa"/>
            <w:shd w:val="clear" w:color="auto" w:fill="auto"/>
            <w:vAlign w:val="bottom"/>
          </w:tcPr>
          <w:p w14:paraId="28D991B5"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 xml:space="preserve">SC System </w:t>
            </w:r>
          </w:p>
          <w:p w14:paraId="3DB799EE" w14:textId="681C32E6" w:rsidR="00091594" w:rsidRPr="00433D88" w:rsidRDefault="00091594" w:rsidP="00231885">
            <w:pPr>
              <w:keepNext/>
              <w:jc w:val="center"/>
              <w:rPr>
                <w:rFonts w:ascii="Calibri" w:hAnsi="Calibri"/>
                <w:sz w:val="18"/>
                <w:szCs w:val="18"/>
              </w:rPr>
            </w:pPr>
            <w:r w:rsidRPr="00433D88">
              <w:rPr>
                <w:rFonts w:ascii="Calibri" w:hAnsi="Calibri"/>
                <w:sz w:val="18"/>
                <w:szCs w:val="18"/>
              </w:rPr>
              <w:t>I</w:t>
            </w:r>
            <w:r w:rsidR="00F0756C">
              <w:rPr>
                <w:rFonts w:ascii="Calibri" w:hAnsi="Calibri"/>
                <w:sz w:val="18"/>
                <w:szCs w:val="18"/>
              </w:rPr>
              <w:t>dentification</w:t>
            </w:r>
            <w:r w:rsidRPr="00433D88">
              <w:rPr>
                <w:rFonts w:ascii="Calibri" w:hAnsi="Calibri"/>
                <w:sz w:val="18"/>
                <w:szCs w:val="18"/>
              </w:rPr>
              <w:t xml:space="preserve"> or Name</w:t>
            </w:r>
          </w:p>
        </w:tc>
        <w:tc>
          <w:tcPr>
            <w:tcW w:w="1380" w:type="dxa"/>
          </w:tcPr>
          <w:p w14:paraId="47991CBF"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SC System Location or Area Served</w:t>
            </w:r>
          </w:p>
        </w:tc>
        <w:tc>
          <w:tcPr>
            <w:tcW w:w="1380" w:type="dxa"/>
            <w:shd w:val="clear" w:color="auto" w:fill="auto"/>
            <w:vAlign w:val="bottom"/>
          </w:tcPr>
          <w:p w14:paraId="57F0AAB2" w14:textId="77777777" w:rsidR="00091594" w:rsidRPr="00433D88" w:rsidRDefault="00091594" w:rsidP="00231885">
            <w:pPr>
              <w:keepNext/>
              <w:jc w:val="center"/>
              <w:rPr>
                <w:rFonts w:ascii="Calibri" w:hAnsi="Calibri"/>
                <w:sz w:val="18"/>
                <w:szCs w:val="18"/>
              </w:rPr>
            </w:pPr>
            <w:r w:rsidRPr="00433D88">
              <w:rPr>
                <w:rFonts w:ascii="Calibri" w:hAnsi="Calibri"/>
                <w:sz w:val="18"/>
                <w:szCs w:val="18"/>
              </w:rPr>
              <w:t xml:space="preserve">New Duct </w:t>
            </w:r>
            <w:r w:rsidRPr="00433D88">
              <w:rPr>
                <w:rFonts w:ascii="Calibri" w:hAnsi="Calibri"/>
                <w:sz w:val="18"/>
                <w:szCs w:val="18"/>
              </w:rPr>
              <w:br/>
              <w:t>R-Value</w:t>
            </w:r>
          </w:p>
        </w:tc>
        <w:tc>
          <w:tcPr>
            <w:tcW w:w="11835" w:type="dxa"/>
            <w:shd w:val="clear" w:color="auto" w:fill="auto"/>
          </w:tcPr>
          <w:p w14:paraId="46D14A4D" w14:textId="77777777" w:rsidR="00091594" w:rsidRPr="00AD1D84" w:rsidRDefault="00091594" w:rsidP="00231885">
            <w:pPr>
              <w:keepNext/>
              <w:jc w:val="center"/>
              <w:rPr>
                <w:rFonts w:ascii="Calibri" w:hAnsi="Calibri"/>
                <w:b/>
                <w:sz w:val="18"/>
                <w:szCs w:val="18"/>
              </w:rPr>
            </w:pPr>
          </w:p>
        </w:tc>
      </w:tr>
      <w:tr w:rsidR="00091594" w:rsidRPr="00AD1D84" w14:paraId="6BE9F84B" w14:textId="77777777" w:rsidTr="006D49E9">
        <w:trPr>
          <w:trHeight w:val="296"/>
        </w:trPr>
        <w:tc>
          <w:tcPr>
            <w:tcW w:w="1383" w:type="dxa"/>
            <w:shd w:val="clear" w:color="auto" w:fill="auto"/>
          </w:tcPr>
          <w:p w14:paraId="6686A488" w14:textId="4ADDC39E" w:rsidR="00091594" w:rsidRPr="00AD1D84" w:rsidRDefault="00091594" w:rsidP="00231885">
            <w:pPr>
              <w:keepNext/>
              <w:jc w:val="center"/>
              <w:rPr>
                <w:rFonts w:ascii="Calibri" w:hAnsi="Calibri"/>
                <w:sz w:val="16"/>
                <w:szCs w:val="16"/>
              </w:rPr>
            </w:pPr>
          </w:p>
        </w:tc>
        <w:tc>
          <w:tcPr>
            <w:tcW w:w="1380" w:type="dxa"/>
          </w:tcPr>
          <w:p w14:paraId="5662F2FC" w14:textId="3DFDC0E4" w:rsidR="00091594" w:rsidRPr="00184533" w:rsidRDefault="00091594" w:rsidP="00231885">
            <w:pPr>
              <w:rPr>
                <w:rFonts w:asciiTheme="minorHAnsi" w:hAnsiTheme="minorHAnsi"/>
                <w:sz w:val="16"/>
                <w:szCs w:val="16"/>
              </w:rPr>
            </w:pPr>
          </w:p>
        </w:tc>
        <w:tc>
          <w:tcPr>
            <w:tcW w:w="1380" w:type="dxa"/>
            <w:shd w:val="clear" w:color="auto" w:fill="auto"/>
          </w:tcPr>
          <w:p w14:paraId="2BE5F5CB" w14:textId="3E00C120" w:rsidR="00091594" w:rsidRPr="00184533" w:rsidRDefault="00091594" w:rsidP="00231885">
            <w:pPr>
              <w:rPr>
                <w:rFonts w:asciiTheme="minorHAnsi" w:hAnsiTheme="minorHAnsi"/>
                <w:sz w:val="16"/>
                <w:szCs w:val="16"/>
              </w:rPr>
            </w:pPr>
          </w:p>
        </w:tc>
        <w:tc>
          <w:tcPr>
            <w:tcW w:w="11835" w:type="dxa"/>
            <w:shd w:val="clear" w:color="auto" w:fill="auto"/>
          </w:tcPr>
          <w:p w14:paraId="30133521" w14:textId="77777777" w:rsidR="00091594" w:rsidRPr="00AD1D84" w:rsidRDefault="00091594" w:rsidP="00231885">
            <w:pPr>
              <w:keepNext/>
              <w:jc w:val="center"/>
              <w:rPr>
                <w:rFonts w:ascii="Calibri" w:hAnsi="Calibri"/>
                <w:sz w:val="16"/>
                <w:szCs w:val="16"/>
              </w:rPr>
            </w:pPr>
          </w:p>
        </w:tc>
      </w:tr>
      <w:tr w:rsidR="00091594" w:rsidRPr="00AD1D84" w14:paraId="3519E8E8" w14:textId="77777777" w:rsidTr="00231885">
        <w:trPr>
          <w:trHeight w:val="323"/>
        </w:trPr>
        <w:tc>
          <w:tcPr>
            <w:tcW w:w="1383" w:type="dxa"/>
            <w:shd w:val="clear" w:color="auto" w:fill="auto"/>
          </w:tcPr>
          <w:p w14:paraId="09E75620" w14:textId="77777777" w:rsidR="00091594" w:rsidRPr="00AD1D84" w:rsidRDefault="00091594" w:rsidP="00231885">
            <w:pPr>
              <w:keepNext/>
              <w:jc w:val="center"/>
              <w:rPr>
                <w:rFonts w:ascii="Calibri" w:hAnsi="Calibri"/>
                <w:sz w:val="18"/>
                <w:szCs w:val="18"/>
              </w:rPr>
            </w:pPr>
          </w:p>
        </w:tc>
        <w:tc>
          <w:tcPr>
            <w:tcW w:w="1380" w:type="dxa"/>
          </w:tcPr>
          <w:p w14:paraId="0ADFCD4A" w14:textId="77777777" w:rsidR="00091594" w:rsidRPr="00AD1D84" w:rsidRDefault="00091594" w:rsidP="00231885">
            <w:pPr>
              <w:keepNext/>
              <w:jc w:val="center"/>
              <w:rPr>
                <w:rFonts w:ascii="Calibri" w:hAnsi="Calibri"/>
                <w:sz w:val="18"/>
                <w:szCs w:val="18"/>
              </w:rPr>
            </w:pPr>
          </w:p>
        </w:tc>
        <w:tc>
          <w:tcPr>
            <w:tcW w:w="1380" w:type="dxa"/>
            <w:shd w:val="clear" w:color="auto" w:fill="auto"/>
          </w:tcPr>
          <w:p w14:paraId="46D3442F" w14:textId="77777777" w:rsidR="00091594" w:rsidRPr="00AD1D84" w:rsidRDefault="00091594" w:rsidP="00231885">
            <w:pPr>
              <w:keepNext/>
              <w:jc w:val="center"/>
              <w:rPr>
                <w:rFonts w:ascii="Calibri" w:hAnsi="Calibri"/>
                <w:sz w:val="18"/>
                <w:szCs w:val="18"/>
              </w:rPr>
            </w:pPr>
          </w:p>
        </w:tc>
        <w:tc>
          <w:tcPr>
            <w:tcW w:w="11835" w:type="dxa"/>
            <w:shd w:val="clear" w:color="auto" w:fill="auto"/>
          </w:tcPr>
          <w:p w14:paraId="31EB90AC" w14:textId="77777777" w:rsidR="00091594" w:rsidRPr="00AD1D84" w:rsidRDefault="00091594" w:rsidP="00231885">
            <w:pPr>
              <w:keepNext/>
              <w:jc w:val="center"/>
              <w:rPr>
                <w:rFonts w:ascii="Calibri" w:hAnsi="Calibri"/>
                <w:sz w:val="18"/>
                <w:szCs w:val="18"/>
              </w:rPr>
            </w:pPr>
          </w:p>
        </w:tc>
      </w:tr>
    </w:tbl>
    <w:p w14:paraId="3E08DEA1" w14:textId="77777777" w:rsidR="00091594" w:rsidRDefault="00091594" w:rsidP="00091594">
      <w:pPr>
        <w:rPr>
          <w:rFonts w:ascii="Calibri" w:hAnsi="Calibri"/>
          <w:sz w:val="18"/>
          <w:szCs w:val="18"/>
        </w:rPr>
      </w:pPr>
    </w:p>
    <w:p w14:paraId="5555C125" w14:textId="77777777" w:rsidR="00091594" w:rsidRPr="00295655" w:rsidRDefault="00091594" w:rsidP="0009159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305"/>
        <w:gridCol w:w="1305"/>
        <w:gridCol w:w="1305"/>
        <w:gridCol w:w="1305"/>
        <w:gridCol w:w="1710"/>
        <w:gridCol w:w="1980"/>
        <w:gridCol w:w="1350"/>
        <w:gridCol w:w="1440"/>
      </w:tblGrid>
      <w:tr w:rsidR="00091594" w:rsidRPr="00295655" w14:paraId="6AB2C9E0" w14:textId="77777777" w:rsidTr="00231885">
        <w:trPr>
          <w:cantSplit/>
        </w:trPr>
        <w:tc>
          <w:tcPr>
            <w:tcW w:w="14598" w:type="dxa"/>
            <w:gridSpan w:val="10"/>
          </w:tcPr>
          <w:p w14:paraId="26F6F21B" w14:textId="1CD99818" w:rsidR="00091594" w:rsidRPr="006D49E9" w:rsidRDefault="00091594" w:rsidP="006D49E9">
            <w:pPr>
              <w:keepNext/>
              <w:rPr>
                <w:rFonts w:ascii="Calibri" w:hAnsi="Calibri"/>
                <w:b/>
                <w:sz w:val="18"/>
                <w:szCs w:val="18"/>
              </w:rPr>
            </w:pPr>
            <w:r>
              <w:rPr>
                <w:rFonts w:ascii="Calibri" w:hAnsi="Calibri"/>
                <w:b/>
                <w:sz w:val="18"/>
                <w:szCs w:val="18"/>
              </w:rPr>
              <w:t>L</w:t>
            </w:r>
            <w:r w:rsidRPr="00295655">
              <w:rPr>
                <w:rFonts w:ascii="Calibri" w:hAnsi="Calibri"/>
                <w:b/>
                <w:sz w:val="18"/>
                <w:szCs w:val="18"/>
              </w:rPr>
              <w:t xml:space="preserve">. Installed Duct System </w:t>
            </w:r>
            <w:r w:rsidR="00F0756C">
              <w:rPr>
                <w:rFonts w:ascii="Calibri" w:hAnsi="Calibri"/>
                <w:b/>
                <w:sz w:val="18"/>
                <w:szCs w:val="18"/>
              </w:rPr>
              <w:t>I</w:t>
            </w:r>
            <w:r w:rsidRPr="00295655">
              <w:rPr>
                <w:rFonts w:ascii="Calibri" w:hAnsi="Calibri"/>
                <w:b/>
                <w:sz w:val="18"/>
                <w:szCs w:val="18"/>
              </w:rPr>
              <w:t xml:space="preserve">nformation </w:t>
            </w:r>
          </w:p>
        </w:tc>
      </w:tr>
      <w:tr w:rsidR="00E11E13" w:rsidRPr="00295655" w14:paraId="17A76C62" w14:textId="77777777" w:rsidTr="00E11E13">
        <w:trPr>
          <w:cantSplit/>
          <w:trHeight w:val="134"/>
        </w:trPr>
        <w:tc>
          <w:tcPr>
            <w:tcW w:w="1458" w:type="dxa"/>
            <w:vAlign w:val="bottom"/>
          </w:tcPr>
          <w:p w14:paraId="67F78EEF"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334AA2"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02</w:t>
            </w:r>
          </w:p>
        </w:tc>
        <w:tc>
          <w:tcPr>
            <w:tcW w:w="1305" w:type="dxa"/>
            <w:vAlign w:val="bottom"/>
          </w:tcPr>
          <w:p w14:paraId="0DC2DA3C"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03</w:t>
            </w:r>
          </w:p>
        </w:tc>
        <w:tc>
          <w:tcPr>
            <w:tcW w:w="1305" w:type="dxa"/>
            <w:vAlign w:val="bottom"/>
          </w:tcPr>
          <w:p w14:paraId="073AD7D0"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04</w:t>
            </w:r>
          </w:p>
        </w:tc>
        <w:tc>
          <w:tcPr>
            <w:tcW w:w="1305" w:type="dxa"/>
            <w:vAlign w:val="bottom"/>
          </w:tcPr>
          <w:p w14:paraId="7775F9E3"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05</w:t>
            </w:r>
          </w:p>
        </w:tc>
        <w:tc>
          <w:tcPr>
            <w:tcW w:w="1305" w:type="dxa"/>
            <w:vAlign w:val="bottom"/>
          </w:tcPr>
          <w:p w14:paraId="04006391"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06</w:t>
            </w:r>
          </w:p>
        </w:tc>
        <w:tc>
          <w:tcPr>
            <w:tcW w:w="1710" w:type="dxa"/>
            <w:vAlign w:val="bottom"/>
          </w:tcPr>
          <w:p w14:paraId="1DF86CF2"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07</w:t>
            </w:r>
          </w:p>
        </w:tc>
        <w:tc>
          <w:tcPr>
            <w:tcW w:w="1980" w:type="dxa"/>
            <w:vAlign w:val="bottom"/>
          </w:tcPr>
          <w:p w14:paraId="5E784D63" w14:textId="77777777" w:rsidR="00E11E13" w:rsidRPr="00295655" w:rsidRDefault="00E11E13" w:rsidP="00231885">
            <w:pPr>
              <w:keepNext/>
              <w:jc w:val="center"/>
              <w:rPr>
                <w:rFonts w:ascii="Calibri" w:hAnsi="Calibri"/>
                <w:sz w:val="18"/>
                <w:szCs w:val="18"/>
              </w:rPr>
            </w:pPr>
            <w:r w:rsidRPr="00295655">
              <w:rPr>
                <w:rFonts w:ascii="Calibri" w:hAnsi="Calibri"/>
                <w:sz w:val="18"/>
                <w:szCs w:val="18"/>
              </w:rPr>
              <w:t>08</w:t>
            </w:r>
          </w:p>
        </w:tc>
        <w:tc>
          <w:tcPr>
            <w:tcW w:w="1350" w:type="dxa"/>
            <w:vAlign w:val="bottom"/>
          </w:tcPr>
          <w:p w14:paraId="05334274" w14:textId="61DCF2A3" w:rsidR="00E11E13" w:rsidRDefault="00FF26E0" w:rsidP="00231885">
            <w:pPr>
              <w:keepNext/>
              <w:jc w:val="center"/>
              <w:rPr>
                <w:rFonts w:ascii="Calibri" w:hAnsi="Calibri"/>
                <w:sz w:val="18"/>
                <w:szCs w:val="18"/>
              </w:rPr>
            </w:pPr>
            <w:r>
              <w:rPr>
                <w:rFonts w:ascii="Calibri" w:hAnsi="Calibri"/>
                <w:sz w:val="18"/>
                <w:szCs w:val="18"/>
              </w:rPr>
              <w:t>09</w:t>
            </w:r>
          </w:p>
        </w:tc>
        <w:tc>
          <w:tcPr>
            <w:tcW w:w="1440" w:type="dxa"/>
            <w:vAlign w:val="bottom"/>
          </w:tcPr>
          <w:p w14:paraId="1A8912EA" w14:textId="745543EF" w:rsidR="00E11E13" w:rsidRPr="00295655" w:rsidRDefault="00FF26E0" w:rsidP="00231885">
            <w:pPr>
              <w:keepNext/>
              <w:jc w:val="center"/>
              <w:rPr>
                <w:rFonts w:ascii="Calibri" w:hAnsi="Calibri"/>
                <w:sz w:val="18"/>
                <w:szCs w:val="18"/>
              </w:rPr>
            </w:pPr>
            <w:r>
              <w:rPr>
                <w:rFonts w:ascii="Calibri" w:hAnsi="Calibri"/>
                <w:sz w:val="18"/>
                <w:szCs w:val="18"/>
              </w:rPr>
              <w:t>10</w:t>
            </w:r>
          </w:p>
        </w:tc>
      </w:tr>
      <w:tr w:rsidR="00E11E13" w:rsidRPr="001139B2" w14:paraId="6507A792" w14:textId="77777777" w:rsidTr="00E11E13">
        <w:trPr>
          <w:cantSplit/>
          <w:trHeight w:val="576"/>
        </w:trPr>
        <w:tc>
          <w:tcPr>
            <w:tcW w:w="1458" w:type="dxa"/>
            <w:vAlign w:val="bottom"/>
          </w:tcPr>
          <w:p w14:paraId="0CF5A91F"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SC System I</w:t>
            </w:r>
            <w:r>
              <w:rPr>
                <w:rFonts w:ascii="Calibri" w:hAnsi="Calibri"/>
                <w:sz w:val="18"/>
                <w:szCs w:val="18"/>
              </w:rPr>
              <w:t>D</w:t>
            </w:r>
            <w:r w:rsidRPr="001139B2">
              <w:rPr>
                <w:rFonts w:ascii="Calibri" w:hAnsi="Calibri"/>
                <w:sz w:val="18"/>
                <w:szCs w:val="18"/>
              </w:rPr>
              <w:t xml:space="preserve"> or Name</w:t>
            </w:r>
          </w:p>
        </w:tc>
        <w:tc>
          <w:tcPr>
            <w:tcW w:w="1440" w:type="dxa"/>
            <w:vAlign w:val="bottom"/>
          </w:tcPr>
          <w:p w14:paraId="4765C29C"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SC System Location or Area Served</w:t>
            </w:r>
          </w:p>
        </w:tc>
        <w:tc>
          <w:tcPr>
            <w:tcW w:w="1305" w:type="dxa"/>
            <w:vAlign w:val="bottom"/>
          </w:tcPr>
          <w:p w14:paraId="25E7A4ED"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Supply Duct Location</w:t>
            </w:r>
          </w:p>
        </w:tc>
        <w:tc>
          <w:tcPr>
            <w:tcW w:w="1305" w:type="dxa"/>
            <w:vAlign w:val="bottom"/>
          </w:tcPr>
          <w:p w14:paraId="42AEF229" w14:textId="77777777" w:rsidR="00E11E13" w:rsidRDefault="00E11E13" w:rsidP="00231885">
            <w:pPr>
              <w:keepNext/>
              <w:jc w:val="center"/>
              <w:rPr>
                <w:rFonts w:ascii="Calibri" w:hAnsi="Calibri"/>
                <w:sz w:val="18"/>
                <w:szCs w:val="18"/>
              </w:rPr>
            </w:pPr>
            <w:r w:rsidRPr="001139B2">
              <w:rPr>
                <w:rFonts w:ascii="Calibri" w:hAnsi="Calibri"/>
                <w:sz w:val="18"/>
                <w:szCs w:val="18"/>
              </w:rPr>
              <w:t xml:space="preserve">Supply Duct </w:t>
            </w:r>
          </w:p>
          <w:p w14:paraId="4C8CF579"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R-Value</w:t>
            </w:r>
          </w:p>
        </w:tc>
        <w:tc>
          <w:tcPr>
            <w:tcW w:w="1305" w:type="dxa"/>
            <w:vAlign w:val="bottom"/>
          </w:tcPr>
          <w:p w14:paraId="56B1EFFB"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Return Duct Location</w:t>
            </w:r>
          </w:p>
        </w:tc>
        <w:tc>
          <w:tcPr>
            <w:tcW w:w="1305" w:type="dxa"/>
            <w:vAlign w:val="bottom"/>
          </w:tcPr>
          <w:p w14:paraId="035065E6" w14:textId="77777777" w:rsidR="00E11E13" w:rsidRDefault="00E11E13" w:rsidP="00231885">
            <w:pPr>
              <w:keepNext/>
              <w:jc w:val="center"/>
              <w:rPr>
                <w:rFonts w:ascii="Calibri" w:hAnsi="Calibri"/>
                <w:sz w:val="18"/>
                <w:szCs w:val="18"/>
              </w:rPr>
            </w:pPr>
            <w:r w:rsidRPr="001139B2">
              <w:rPr>
                <w:rFonts w:ascii="Calibri" w:hAnsi="Calibri"/>
                <w:sz w:val="18"/>
                <w:szCs w:val="18"/>
              </w:rPr>
              <w:t xml:space="preserve">Return Duct </w:t>
            </w:r>
          </w:p>
          <w:p w14:paraId="3E61E9BE"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R-Value</w:t>
            </w:r>
          </w:p>
        </w:tc>
        <w:tc>
          <w:tcPr>
            <w:tcW w:w="1710" w:type="dxa"/>
            <w:vAlign w:val="bottom"/>
          </w:tcPr>
          <w:p w14:paraId="7E1447B1" w14:textId="77777777" w:rsidR="00E11E13" w:rsidRDefault="00E11E13" w:rsidP="00231885">
            <w:pPr>
              <w:keepNext/>
              <w:jc w:val="center"/>
              <w:rPr>
                <w:rFonts w:ascii="Calibri" w:hAnsi="Calibri"/>
                <w:sz w:val="18"/>
                <w:szCs w:val="18"/>
              </w:rPr>
            </w:pPr>
            <w:r w:rsidRPr="001139B2">
              <w:rPr>
                <w:rFonts w:ascii="Calibri" w:hAnsi="Calibri"/>
                <w:sz w:val="18"/>
                <w:szCs w:val="18"/>
              </w:rPr>
              <w:t xml:space="preserve">Exemption from </w:t>
            </w:r>
            <w:r>
              <w:rPr>
                <w:rFonts w:ascii="Calibri" w:hAnsi="Calibri"/>
                <w:sz w:val="18"/>
                <w:szCs w:val="18"/>
              </w:rPr>
              <w:t>Min</w:t>
            </w:r>
            <w:r w:rsidRPr="001139B2">
              <w:rPr>
                <w:rFonts w:ascii="Calibri" w:hAnsi="Calibri"/>
                <w:sz w:val="18"/>
                <w:szCs w:val="18"/>
              </w:rPr>
              <w:t xml:space="preserve"> </w:t>
            </w:r>
          </w:p>
          <w:p w14:paraId="4D50F8EA" w14:textId="6B0F3B52" w:rsidR="00E11E13" w:rsidRPr="001139B2" w:rsidRDefault="00E11E13" w:rsidP="00231885">
            <w:pPr>
              <w:keepNext/>
              <w:jc w:val="center"/>
              <w:rPr>
                <w:rFonts w:ascii="Calibri" w:hAnsi="Calibri"/>
                <w:sz w:val="18"/>
                <w:szCs w:val="18"/>
              </w:rPr>
            </w:pPr>
            <w:r w:rsidRPr="001139B2">
              <w:rPr>
                <w:rFonts w:ascii="Calibri" w:hAnsi="Calibri"/>
                <w:sz w:val="18"/>
                <w:szCs w:val="18"/>
              </w:rPr>
              <w:t>R-Value for Ducts In Conditioned Space</w:t>
            </w:r>
          </w:p>
        </w:tc>
        <w:tc>
          <w:tcPr>
            <w:tcW w:w="1980" w:type="dxa"/>
            <w:vAlign w:val="bottom"/>
          </w:tcPr>
          <w:p w14:paraId="366A0026"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Method of compliance with duct and filter grille sizing Req's in 150.0(m)13</w:t>
            </w:r>
          </w:p>
        </w:tc>
        <w:tc>
          <w:tcPr>
            <w:tcW w:w="1350" w:type="dxa"/>
            <w:vAlign w:val="bottom"/>
          </w:tcPr>
          <w:p w14:paraId="2E2B1A31" w14:textId="77777777" w:rsidR="00E11E13" w:rsidRPr="001139B2" w:rsidRDefault="00E11E13" w:rsidP="00231885">
            <w:pPr>
              <w:keepNext/>
              <w:jc w:val="center"/>
              <w:rPr>
                <w:rFonts w:ascii="Calibri" w:hAnsi="Calibri"/>
                <w:sz w:val="18"/>
                <w:szCs w:val="18"/>
              </w:rPr>
            </w:pPr>
            <w:r w:rsidRPr="001139B2">
              <w:rPr>
                <w:rFonts w:ascii="Calibri" w:hAnsi="Calibri"/>
                <w:sz w:val="18"/>
                <w:szCs w:val="18"/>
              </w:rPr>
              <w:t>Number of Air Filter Devices on System</w:t>
            </w:r>
          </w:p>
        </w:tc>
        <w:tc>
          <w:tcPr>
            <w:tcW w:w="1440" w:type="dxa"/>
            <w:vAlign w:val="bottom"/>
          </w:tcPr>
          <w:p w14:paraId="46988A8A" w14:textId="77777777" w:rsidR="00E11E13" w:rsidRPr="001139B2" w:rsidRDefault="00E11E13" w:rsidP="00231885">
            <w:pPr>
              <w:keepNext/>
              <w:jc w:val="center"/>
              <w:rPr>
                <w:rFonts w:ascii="Calibri" w:hAnsi="Calibri"/>
                <w:sz w:val="18"/>
                <w:szCs w:val="18"/>
              </w:rPr>
            </w:pPr>
            <w:r w:rsidRPr="0020216D">
              <w:rPr>
                <w:rFonts w:ascii="Calibri" w:hAnsi="Calibri"/>
                <w:sz w:val="18"/>
                <w:szCs w:val="18"/>
              </w:rPr>
              <w:t>Can RA3.3 Airflow Protocols be used to test this System?</w:t>
            </w:r>
          </w:p>
        </w:tc>
      </w:tr>
      <w:tr w:rsidR="00E11E13" w:rsidRPr="00295655" w14:paraId="24E8DC54" w14:textId="77777777" w:rsidTr="00E11E13">
        <w:trPr>
          <w:cantSplit/>
          <w:trHeight w:val="359"/>
        </w:trPr>
        <w:tc>
          <w:tcPr>
            <w:tcW w:w="1458" w:type="dxa"/>
            <w:vAlign w:val="bottom"/>
          </w:tcPr>
          <w:p w14:paraId="239AC0D0" w14:textId="77777777" w:rsidR="00E11E13" w:rsidRPr="00295655" w:rsidRDefault="00E11E13" w:rsidP="00231885">
            <w:pPr>
              <w:keepNext/>
              <w:rPr>
                <w:rFonts w:ascii="Calibri" w:hAnsi="Calibri"/>
                <w:sz w:val="18"/>
                <w:szCs w:val="18"/>
              </w:rPr>
            </w:pPr>
          </w:p>
        </w:tc>
        <w:tc>
          <w:tcPr>
            <w:tcW w:w="1440" w:type="dxa"/>
            <w:vAlign w:val="bottom"/>
          </w:tcPr>
          <w:p w14:paraId="02E3C2A2" w14:textId="77777777" w:rsidR="00E11E13" w:rsidRPr="00295655" w:rsidRDefault="00E11E13" w:rsidP="00231885">
            <w:pPr>
              <w:keepNext/>
              <w:rPr>
                <w:rFonts w:ascii="Calibri" w:hAnsi="Calibri"/>
                <w:sz w:val="18"/>
                <w:szCs w:val="18"/>
              </w:rPr>
            </w:pPr>
          </w:p>
        </w:tc>
        <w:tc>
          <w:tcPr>
            <w:tcW w:w="1305" w:type="dxa"/>
            <w:vAlign w:val="bottom"/>
          </w:tcPr>
          <w:p w14:paraId="76AE76DF" w14:textId="77777777" w:rsidR="00E11E13" w:rsidRPr="00295655" w:rsidRDefault="00E11E13" w:rsidP="00231885">
            <w:pPr>
              <w:keepNext/>
              <w:rPr>
                <w:rFonts w:ascii="Calibri" w:hAnsi="Calibri"/>
                <w:sz w:val="18"/>
                <w:szCs w:val="18"/>
              </w:rPr>
            </w:pPr>
          </w:p>
        </w:tc>
        <w:tc>
          <w:tcPr>
            <w:tcW w:w="1305" w:type="dxa"/>
            <w:vAlign w:val="bottom"/>
          </w:tcPr>
          <w:p w14:paraId="1E1347CC" w14:textId="77777777" w:rsidR="00E11E13" w:rsidRPr="00295655" w:rsidRDefault="00E11E13" w:rsidP="00231885">
            <w:pPr>
              <w:keepNext/>
              <w:rPr>
                <w:rFonts w:ascii="Calibri" w:hAnsi="Calibri"/>
                <w:sz w:val="18"/>
                <w:szCs w:val="18"/>
              </w:rPr>
            </w:pPr>
          </w:p>
        </w:tc>
        <w:tc>
          <w:tcPr>
            <w:tcW w:w="1305" w:type="dxa"/>
            <w:vAlign w:val="bottom"/>
          </w:tcPr>
          <w:p w14:paraId="64B60E09" w14:textId="77777777" w:rsidR="00E11E13" w:rsidRPr="00295655" w:rsidRDefault="00E11E13" w:rsidP="00231885">
            <w:pPr>
              <w:keepNext/>
              <w:rPr>
                <w:rFonts w:ascii="Calibri" w:hAnsi="Calibri"/>
                <w:sz w:val="18"/>
                <w:szCs w:val="18"/>
              </w:rPr>
            </w:pPr>
          </w:p>
        </w:tc>
        <w:tc>
          <w:tcPr>
            <w:tcW w:w="1305" w:type="dxa"/>
            <w:vAlign w:val="bottom"/>
          </w:tcPr>
          <w:p w14:paraId="37456090" w14:textId="77777777" w:rsidR="00E11E13" w:rsidRPr="00295655" w:rsidRDefault="00E11E13" w:rsidP="00231885">
            <w:pPr>
              <w:keepNext/>
              <w:rPr>
                <w:rFonts w:ascii="Calibri" w:hAnsi="Calibri"/>
                <w:sz w:val="18"/>
                <w:szCs w:val="18"/>
              </w:rPr>
            </w:pPr>
          </w:p>
        </w:tc>
        <w:tc>
          <w:tcPr>
            <w:tcW w:w="1710" w:type="dxa"/>
          </w:tcPr>
          <w:p w14:paraId="7B96405D" w14:textId="77777777" w:rsidR="00E11E13" w:rsidRPr="00295655" w:rsidRDefault="00E11E13" w:rsidP="00231885">
            <w:pPr>
              <w:keepNext/>
              <w:rPr>
                <w:rFonts w:ascii="Calibri" w:hAnsi="Calibri"/>
                <w:sz w:val="18"/>
                <w:szCs w:val="18"/>
              </w:rPr>
            </w:pPr>
          </w:p>
        </w:tc>
        <w:tc>
          <w:tcPr>
            <w:tcW w:w="1980" w:type="dxa"/>
            <w:vAlign w:val="bottom"/>
          </w:tcPr>
          <w:p w14:paraId="4E3017A3" w14:textId="77777777" w:rsidR="00E11E13" w:rsidRPr="00295655" w:rsidRDefault="00E11E13" w:rsidP="00231885">
            <w:pPr>
              <w:keepNext/>
              <w:rPr>
                <w:rFonts w:ascii="Calibri" w:hAnsi="Calibri"/>
                <w:sz w:val="18"/>
                <w:szCs w:val="18"/>
              </w:rPr>
            </w:pPr>
          </w:p>
        </w:tc>
        <w:tc>
          <w:tcPr>
            <w:tcW w:w="1350" w:type="dxa"/>
          </w:tcPr>
          <w:p w14:paraId="0C76950E" w14:textId="77777777" w:rsidR="00E11E13" w:rsidRPr="00295655" w:rsidRDefault="00E11E13" w:rsidP="00231885">
            <w:pPr>
              <w:keepNext/>
              <w:rPr>
                <w:rFonts w:ascii="Calibri" w:hAnsi="Calibri"/>
                <w:sz w:val="18"/>
                <w:szCs w:val="18"/>
              </w:rPr>
            </w:pPr>
          </w:p>
        </w:tc>
        <w:tc>
          <w:tcPr>
            <w:tcW w:w="1440" w:type="dxa"/>
            <w:vAlign w:val="bottom"/>
          </w:tcPr>
          <w:p w14:paraId="3C4101A5" w14:textId="77777777" w:rsidR="00E11E13" w:rsidRPr="00295655" w:rsidRDefault="00E11E13" w:rsidP="00231885">
            <w:pPr>
              <w:keepNext/>
              <w:rPr>
                <w:rFonts w:ascii="Calibri" w:hAnsi="Calibri"/>
                <w:sz w:val="18"/>
                <w:szCs w:val="18"/>
              </w:rPr>
            </w:pPr>
          </w:p>
        </w:tc>
      </w:tr>
      <w:tr w:rsidR="00E11E13" w:rsidRPr="00295655" w14:paraId="775AAC25" w14:textId="77777777" w:rsidTr="00E11E13">
        <w:trPr>
          <w:cantSplit/>
          <w:trHeight w:val="359"/>
        </w:trPr>
        <w:tc>
          <w:tcPr>
            <w:tcW w:w="1458" w:type="dxa"/>
            <w:vAlign w:val="bottom"/>
          </w:tcPr>
          <w:p w14:paraId="5709292F" w14:textId="77777777" w:rsidR="00E11E13" w:rsidRPr="00295655" w:rsidRDefault="00E11E13" w:rsidP="00231885">
            <w:pPr>
              <w:keepNext/>
              <w:rPr>
                <w:rFonts w:ascii="Calibri" w:hAnsi="Calibri"/>
                <w:sz w:val="18"/>
                <w:szCs w:val="18"/>
              </w:rPr>
            </w:pPr>
          </w:p>
        </w:tc>
        <w:tc>
          <w:tcPr>
            <w:tcW w:w="1440" w:type="dxa"/>
            <w:vAlign w:val="bottom"/>
          </w:tcPr>
          <w:p w14:paraId="157DDA2D" w14:textId="77777777" w:rsidR="00E11E13" w:rsidRPr="00295655" w:rsidRDefault="00E11E13" w:rsidP="00231885">
            <w:pPr>
              <w:keepNext/>
              <w:rPr>
                <w:rFonts w:ascii="Calibri" w:hAnsi="Calibri"/>
                <w:sz w:val="18"/>
                <w:szCs w:val="18"/>
              </w:rPr>
            </w:pPr>
          </w:p>
        </w:tc>
        <w:tc>
          <w:tcPr>
            <w:tcW w:w="1305" w:type="dxa"/>
            <w:vAlign w:val="bottom"/>
          </w:tcPr>
          <w:p w14:paraId="1827AB9E" w14:textId="77777777" w:rsidR="00E11E13" w:rsidRPr="00295655" w:rsidRDefault="00E11E13" w:rsidP="00231885">
            <w:pPr>
              <w:keepNext/>
              <w:rPr>
                <w:rFonts w:ascii="Calibri" w:hAnsi="Calibri"/>
                <w:sz w:val="18"/>
                <w:szCs w:val="18"/>
              </w:rPr>
            </w:pPr>
          </w:p>
        </w:tc>
        <w:tc>
          <w:tcPr>
            <w:tcW w:w="1305" w:type="dxa"/>
            <w:vAlign w:val="bottom"/>
          </w:tcPr>
          <w:p w14:paraId="44EF99E0" w14:textId="77777777" w:rsidR="00E11E13" w:rsidRPr="00295655" w:rsidRDefault="00E11E13" w:rsidP="00231885">
            <w:pPr>
              <w:keepNext/>
              <w:rPr>
                <w:rFonts w:ascii="Calibri" w:hAnsi="Calibri"/>
                <w:sz w:val="18"/>
                <w:szCs w:val="18"/>
              </w:rPr>
            </w:pPr>
          </w:p>
        </w:tc>
        <w:tc>
          <w:tcPr>
            <w:tcW w:w="1305" w:type="dxa"/>
            <w:vAlign w:val="bottom"/>
          </w:tcPr>
          <w:p w14:paraId="36EEF92C" w14:textId="77777777" w:rsidR="00E11E13" w:rsidRPr="00295655" w:rsidRDefault="00E11E13" w:rsidP="00231885">
            <w:pPr>
              <w:keepNext/>
              <w:rPr>
                <w:rFonts w:ascii="Calibri" w:hAnsi="Calibri"/>
                <w:sz w:val="18"/>
                <w:szCs w:val="18"/>
              </w:rPr>
            </w:pPr>
          </w:p>
        </w:tc>
        <w:tc>
          <w:tcPr>
            <w:tcW w:w="1305" w:type="dxa"/>
            <w:vAlign w:val="bottom"/>
          </w:tcPr>
          <w:p w14:paraId="08D9DBD0" w14:textId="77777777" w:rsidR="00E11E13" w:rsidRPr="00295655" w:rsidRDefault="00E11E13" w:rsidP="00231885">
            <w:pPr>
              <w:keepNext/>
              <w:rPr>
                <w:rFonts w:ascii="Calibri" w:hAnsi="Calibri"/>
                <w:sz w:val="18"/>
                <w:szCs w:val="18"/>
              </w:rPr>
            </w:pPr>
          </w:p>
        </w:tc>
        <w:tc>
          <w:tcPr>
            <w:tcW w:w="1710" w:type="dxa"/>
          </w:tcPr>
          <w:p w14:paraId="28D27156" w14:textId="77777777" w:rsidR="00E11E13" w:rsidRPr="00295655" w:rsidRDefault="00E11E13" w:rsidP="00231885">
            <w:pPr>
              <w:keepNext/>
              <w:rPr>
                <w:rFonts w:ascii="Calibri" w:hAnsi="Calibri"/>
                <w:sz w:val="18"/>
                <w:szCs w:val="18"/>
              </w:rPr>
            </w:pPr>
          </w:p>
        </w:tc>
        <w:tc>
          <w:tcPr>
            <w:tcW w:w="1980" w:type="dxa"/>
            <w:vAlign w:val="bottom"/>
          </w:tcPr>
          <w:p w14:paraId="2C52C19E" w14:textId="77777777" w:rsidR="00E11E13" w:rsidRPr="00295655" w:rsidRDefault="00E11E13" w:rsidP="00231885">
            <w:pPr>
              <w:keepNext/>
              <w:rPr>
                <w:rFonts w:ascii="Calibri" w:hAnsi="Calibri"/>
                <w:sz w:val="18"/>
                <w:szCs w:val="18"/>
              </w:rPr>
            </w:pPr>
          </w:p>
        </w:tc>
        <w:tc>
          <w:tcPr>
            <w:tcW w:w="1350" w:type="dxa"/>
          </w:tcPr>
          <w:p w14:paraId="439CFAB8" w14:textId="77777777" w:rsidR="00E11E13" w:rsidRPr="00295655" w:rsidRDefault="00E11E13" w:rsidP="00231885">
            <w:pPr>
              <w:keepNext/>
              <w:rPr>
                <w:rFonts w:ascii="Calibri" w:hAnsi="Calibri"/>
                <w:sz w:val="18"/>
                <w:szCs w:val="18"/>
              </w:rPr>
            </w:pPr>
          </w:p>
        </w:tc>
        <w:tc>
          <w:tcPr>
            <w:tcW w:w="1440" w:type="dxa"/>
            <w:vAlign w:val="bottom"/>
          </w:tcPr>
          <w:p w14:paraId="784B2F18" w14:textId="77777777" w:rsidR="00E11E13" w:rsidRPr="00295655" w:rsidRDefault="00E11E13" w:rsidP="00231885">
            <w:pPr>
              <w:keepNext/>
              <w:rPr>
                <w:rFonts w:ascii="Calibri" w:hAnsi="Calibri"/>
                <w:sz w:val="18"/>
                <w:szCs w:val="18"/>
              </w:rPr>
            </w:pPr>
          </w:p>
        </w:tc>
      </w:tr>
      <w:tr w:rsidR="00091594" w:rsidRPr="00295655" w14:paraId="28DA02EB" w14:textId="77777777" w:rsidTr="00231885">
        <w:trPr>
          <w:cantSplit/>
        </w:trPr>
        <w:tc>
          <w:tcPr>
            <w:tcW w:w="14598" w:type="dxa"/>
            <w:gridSpan w:val="10"/>
          </w:tcPr>
          <w:p w14:paraId="6C8AEE04"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03BBF14E" w14:textId="77777777" w:rsidR="00091594" w:rsidRPr="00295655" w:rsidRDefault="00091594" w:rsidP="0009159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2340"/>
        <w:gridCol w:w="2340"/>
        <w:gridCol w:w="2341"/>
        <w:gridCol w:w="2340"/>
        <w:gridCol w:w="2341"/>
        <w:gridCol w:w="16"/>
      </w:tblGrid>
      <w:tr w:rsidR="00091594" w:rsidRPr="00295655" w14:paraId="5D54396A" w14:textId="77777777" w:rsidTr="00231885">
        <w:trPr>
          <w:cantSplit/>
        </w:trPr>
        <w:tc>
          <w:tcPr>
            <w:tcW w:w="14616" w:type="dxa"/>
            <w:gridSpan w:val="8"/>
            <w:shd w:val="clear" w:color="auto" w:fill="auto"/>
          </w:tcPr>
          <w:p w14:paraId="5C24FA54" w14:textId="77777777" w:rsidR="00091594" w:rsidRDefault="00091594" w:rsidP="00231885">
            <w:pPr>
              <w:keepNext/>
              <w:rPr>
                <w:rFonts w:ascii="Calibri" w:hAnsi="Calibri"/>
                <w:b/>
                <w:sz w:val="18"/>
                <w:szCs w:val="18"/>
              </w:rPr>
            </w:pPr>
            <w:r>
              <w:rPr>
                <w:rFonts w:ascii="Calibri" w:hAnsi="Calibri"/>
                <w:b/>
                <w:sz w:val="18"/>
                <w:szCs w:val="18"/>
              </w:rPr>
              <w:t>M</w:t>
            </w:r>
            <w:r w:rsidRPr="007E1836">
              <w:rPr>
                <w:rFonts w:ascii="Calibri" w:hAnsi="Calibri"/>
                <w:b/>
                <w:sz w:val="18"/>
                <w:szCs w:val="18"/>
              </w:rPr>
              <w:t xml:space="preserve">. Installed Air Filter Device Information </w:t>
            </w:r>
          </w:p>
          <w:p w14:paraId="64BDB84C" w14:textId="3E9E55C1" w:rsidR="00091594" w:rsidRPr="00F0756C" w:rsidRDefault="00091594" w:rsidP="00231885">
            <w:pPr>
              <w:keepNext/>
              <w:rPr>
                <w:rFonts w:ascii="Calibri" w:hAnsi="Calibri"/>
                <w:sz w:val="18"/>
                <w:szCs w:val="18"/>
              </w:rPr>
            </w:pPr>
            <w:r w:rsidRPr="00F0756C">
              <w:rPr>
                <w:rFonts w:ascii="Calibri" w:hAnsi="Calibri"/>
                <w:sz w:val="18"/>
                <w:szCs w:val="18"/>
              </w:rPr>
              <w:t>Mandatory requirements for air filter devices are specified Section 150.0(m)12.</w:t>
            </w:r>
          </w:p>
        </w:tc>
      </w:tr>
      <w:tr w:rsidR="00091594" w:rsidRPr="00295655" w14:paraId="15116EFE" w14:textId="77777777" w:rsidTr="00231885">
        <w:trPr>
          <w:gridAfter w:val="1"/>
          <w:wAfter w:w="16" w:type="dxa"/>
          <w:cantSplit/>
          <w:trHeight w:val="134"/>
        </w:trPr>
        <w:tc>
          <w:tcPr>
            <w:tcW w:w="1458" w:type="dxa"/>
            <w:vAlign w:val="bottom"/>
          </w:tcPr>
          <w:p w14:paraId="032B7060"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3482D6B0"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2340" w:type="dxa"/>
          </w:tcPr>
          <w:p w14:paraId="1A72E02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2340" w:type="dxa"/>
            <w:vAlign w:val="bottom"/>
          </w:tcPr>
          <w:p w14:paraId="440EFEB5"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2341" w:type="dxa"/>
            <w:vAlign w:val="bottom"/>
          </w:tcPr>
          <w:p w14:paraId="0E4E2FD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c>
          <w:tcPr>
            <w:tcW w:w="2340" w:type="dxa"/>
            <w:vAlign w:val="bottom"/>
          </w:tcPr>
          <w:p w14:paraId="688ED70C"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06</w:t>
            </w:r>
          </w:p>
        </w:tc>
        <w:tc>
          <w:tcPr>
            <w:tcW w:w="2341" w:type="dxa"/>
            <w:vAlign w:val="bottom"/>
          </w:tcPr>
          <w:p w14:paraId="4ADCD62E"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07</w:t>
            </w:r>
          </w:p>
        </w:tc>
      </w:tr>
      <w:tr w:rsidR="00091594" w:rsidRPr="00B82750" w14:paraId="308A4099" w14:textId="77777777" w:rsidTr="00231885">
        <w:trPr>
          <w:gridAfter w:val="1"/>
          <w:wAfter w:w="16" w:type="dxa"/>
          <w:cantSplit/>
          <w:trHeight w:val="576"/>
        </w:trPr>
        <w:tc>
          <w:tcPr>
            <w:tcW w:w="1458" w:type="dxa"/>
            <w:vAlign w:val="bottom"/>
          </w:tcPr>
          <w:p w14:paraId="58DBB64D"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SC System Identification or Name</w:t>
            </w:r>
          </w:p>
        </w:tc>
        <w:tc>
          <w:tcPr>
            <w:tcW w:w="1440" w:type="dxa"/>
            <w:vAlign w:val="bottom"/>
          </w:tcPr>
          <w:p w14:paraId="7FED925E"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SC System Location or Area Served</w:t>
            </w:r>
          </w:p>
        </w:tc>
        <w:tc>
          <w:tcPr>
            <w:tcW w:w="2340" w:type="dxa"/>
            <w:vAlign w:val="bottom"/>
          </w:tcPr>
          <w:p w14:paraId="58151DA7"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Air Filter Identification or Name</w:t>
            </w:r>
          </w:p>
        </w:tc>
        <w:tc>
          <w:tcPr>
            <w:tcW w:w="2340" w:type="dxa"/>
            <w:vAlign w:val="bottom"/>
          </w:tcPr>
          <w:p w14:paraId="3D1F7319"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Air Filter Device Type</w:t>
            </w:r>
          </w:p>
        </w:tc>
        <w:tc>
          <w:tcPr>
            <w:tcW w:w="2341" w:type="dxa"/>
            <w:vAlign w:val="bottom"/>
          </w:tcPr>
          <w:p w14:paraId="7A8F6157"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Air Filter Device Location</w:t>
            </w:r>
          </w:p>
        </w:tc>
        <w:tc>
          <w:tcPr>
            <w:tcW w:w="2340" w:type="dxa"/>
            <w:vAlign w:val="bottom"/>
          </w:tcPr>
          <w:p w14:paraId="69964FF2"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 xml:space="preserve">Determined Design Airflow Rate </w:t>
            </w:r>
          </w:p>
          <w:p w14:paraId="4685F52B"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 xml:space="preserve">for Air Filter Device </w:t>
            </w:r>
          </w:p>
          <w:p w14:paraId="1C1B4EEF"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(cfm)</w:t>
            </w:r>
          </w:p>
        </w:tc>
        <w:tc>
          <w:tcPr>
            <w:tcW w:w="2341" w:type="dxa"/>
            <w:vAlign w:val="bottom"/>
          </w:tcPr>
          <w:p w14:paraId="5EAFF845"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 xml:space="preserve">Determined Design Allowable Pressure Drop for Air Filter Device </w:t>
            </w:r>
          </w:p>
          <w:p w14:paraId="1FD459EB" w14:textId="77777777" w:rsidR="00091594" w:rsidRPr="00B82750" w:rsidRDefault="00091594" w:rsidP="00231885">
            <w:pPr>
              <w:keepNext/>
              <w:jc w:val="center"/>
              <w:rPr>
                <w:rFonts w:ascii="Calibri" w:hAnsi="Calibri"/>
                <w:sz w:val="18"/>
                <w:szCs w:val="18"/>
              </w:rPr>
            </w:pPr>
            <w:r w:rsidRPr="00B82750">
              <w:rPr>
                <w:rFonts w:ascii="Calibri" w:hAnsi="Calibri"/>
                <w:sz w:val="18"/>
                <w:szCs w:val="18"/>
              </w:rPr>
              <w:t xml:space="preserve">(inch W.C.) </w:t>
            </w:r>
          </w:p>
        </w:tc>
      </w:tr>
      <w:tr w:rsidR="00091594" w:rsidRPr="00295655" w14:paraId="70565D68" w14:textId="77777777" w:rsidTr="00231885">
        <w:trPr>
          <w:gridAfter w:val="1"/>
          <w:wAfter w:w="16" w:type="dxa"/>
          <w:cantSplit/>
          <w:trHeight w:val="288"/>
        </w:trPr>
        <w:tc>
          <w:tcPr>
            <w:tcW w:w="1458" w:type="dxa"/>
            <w:vAlign w:val="center"/>
          </w:tcPr>
          <w:p w14:paraId="7C14964C" w14:textId="77777777" w:rsidR="00091594" w:rsidRPr="00295655" w:rsidRDefault="00091594" w:rsidP="00231885">
            <w:pPr>
              <w:keepNext/>
              <w:jc w:val="center"/>
              <w:rPr>
                <w:rFonts w:ascii="Calibri" w:hAnsi="Calibri"/>
                <w:sz w:val="18"/>
                <w:szCs w:val="18"/>
              </w:rPr>
            </w:pPr>
          </w:p>
        </w:tc>
        <w:tc>
          <w:tcPr>
            <w:tcW w:w="1440" w:type="dxa"/>
            <w:vAlign w:val="center"/>
          </w:tcPr>
          <w:p w14:paraId="3CD6E436" w14:textId="77777777" w:rsidR="00091594" w:rsidRPr="00295655" w:rsidRDefault="00091594" w:rsidP="00231885">
            <w:pPr>
              <w:keepNext/>
              <w:jc w:val="center"/>
              <w:rPr>
                <w:rFonts w:ascii="Calibri" w:hAnsi="Calibri"/>
                <w:sz w:val="18"/>
                <w:szCs w:val="18"/>
              </w:rPr>
            </w:pPr>
          </w:p>
        </w:tc>
        <w:tc>
          <w:tcPr>
            <w:tcW w:w="2340" w:type="dxa"/>
            <w:vAlign w:val="center"/>
          </w:tcPr>
          <w:p w14:paraId="1AFDB62C" w14:textId="77777777" w:rsidR="00091594" w:rsidRPr="00295655" w:rsidRDefault="00091594" w:rsidP="00231885">
            <w:pPr>
              <w:keepNext/>
              <w:jc w:val="center"/>
              <w:rPr>
                <w:rFonts w:ascii="Calibri" w:hAnsi="Calibri"/>
                <w:sz w:val="18"/>
                <w:szCs w:val="18"/>
              </w:rPr>
            </w:pPr>
          </w:p>
        </w:tc>
        <w:tc>
          <w:tcPr>
            <w:tcW w:w="2340" w:type="dxa"/>
            <w:vAlign w:val="center"/>
          </w:tcPr>
          <w:p w14:paraId="12428590" w14:textId="77777777" w:rsidR="00091594" w:rsidRPr="00295655" w:rsidRDefault="00091594" w:rsidP="00231885">
            <w:pPr>
              <w:keepNext/>
              <w:jc w:val="center"/>
              <w:rPr>
                <w:rFonts w:ascii="Calibri" w:hAnsi="Calibri"/>
                <w:sz w:val="18"/>
                <w:szCs w:val="18"/>
              </w:rPr>
            </w:pPr>
          </w:p>
        </w:tc>
        <w:tc>
          <w:tcPr>
            <w:tcW w:w="2341" w:type="dxa"/>
            <w:vAlign w:val="center"/>
          </w:tcPr>
          <w:p w14:paraId="1D0A950B" w14:textId="77777777" w:rsidR="00091594" w:rsidRPr="00295655" w:rsidRDefault="00091594" w:rsidP="00231885">
            <w:pPr>
              <w:keepNext/>
              <w:jc w:val="center"/>
              <w:rPr>
                <w:rFonts w:ascii="Calibri" w:hAnsi="Calibri"/>
                <w:sz w:val="18"/>
                <w:szCs w:val="18"/>
              </w:rPr>
            </w:pPr>
          </w:p>
        </w:tc>
        <w:tc>
          <w:tcPr>
            <w:tcW w:w="2340" w:type="dxa"/>
            <w:vAlign w:val="center"/>
          </w:tcPr>
          <w:p w14:paraId="3A049586" w14:textId="77777777" w:rsidR="00091594" w:rsidRPr="00295655" w:rsidRDefault="00091594" w:rsidP="00231885">
            <w:pPr>
              <w:keepNext/>
              <w:jc w:val="center"/>
              <w:rPr>
                <w:rFonts w:ascii="Calibri" w:hAnsi="Calibri"/>
                <w:sz w:val="18"/>
                <w:szCs w:val="18"/>
              </w:rPr>
            </w:pPr>
          </w:p>
        </w:tc>
        <w:tc>
          <w:tcPr>
            <w:tcW w:w="2341" w:type="dxa"/>
            <w:vAlign w:val="center"/>
          </w:tcPr>
          <w:p w14:paraId="5CE8F6F1" w14:textId="77777777" w:rsidR="00091594" w:rsidRPr="00295655" w:rsidRDefault="00091594" w:rsidP="00231885">
            <w:pPr>
              <w:keepNext/>
              <w:jc w:val="center"/>
              <w:rPr>
                <w:rFonts w:ascii="Calibri" w:hAnsi="Calibri"/>
                <w:sz w:val="18"/>
                <w:szCs w:val="18"/>
              </w:rPr>
            </w:pPr>
          </w:p>
        </w:tc>
      </w:tr>
      <w:tr w:rsidR="00091594" w:rsidRPr="00295655" w14:paraId="655BF50A" w14:textId="77777777" w:rsidTr="00231885">
        <w:trPr>
          <w:gridAfter w:val="1"/>
          <w:wAfter w:w="16" w:type="dxa"/>
          <w:cantSplit/>
          <w:trHeight w:val="288"/>
        </w:trPr>
        <w:tc>
          <w:tcPr>
            <w:tcW w:w="1458" w:type="dxa"/>
            <w:vAlign w:val="center"/>
          </w:tcPr>
          <w:p w14:paraId="3C4A412A" w14:textId="77777777" w:rsidR="00091594" w:rsidRPr="00295655" w:rsidRDefault="00091594" w:rsidP="00231885">
            <w:pPr>
              <w:keepNext/>
              <w:jc w:val="center"/>
              <w:rPr>
                <w:rFonts w:ascii="Calibri" w:hAnsi="Calibri"/>
                <w:sz w:val="18"/>
                <w:szCs w:val="18"/>
              </w:rPr>
            </w:pPr>
          </w:p>
        </w:tc>
        <w:tc>
          <w:tcPr>
            <w:tcW w:w="1440" w:type="dxa"/>
            <w:vAlign w:val="center"/>
          </w:tcPr>
          <w:p w14:paraId="07B2AEC5" w14:textId="77777777" w:rsidR="00091594" w:rsidRPr="00295655" w:rsidRDefault="00091594" w:rsidP="00231885">
            <w:pPr>
              <w:keepNext/>
              <w:jc w:val="center"/>
              <w:rPr>
                <w:rFonts w:ascii="Calibri" w:hAnsi="Calibri"/>
                <w:sz w:val="18"/>
                <w:szCs w:val="18"/>
              </w:rPr>
            </w:pPr>
          </w:p>
        </w:tc>
        <w:tc>
          <w:tcPr>
            <w:tcW w:w="2340" w:type="dxa"/>
            <w:vAlign w:val="center"/>
          </w:tcPr>
          <w:p w14:paraId="6CE76C1E" w14:textId="77777777" w:rsidR="00091594" w:rsidRPr="00295655" w:rsidRDefault="00091594" w:rsidP="00231885">
            <w:pPr>
              <w:keepNext/>
              <w:jc w:val="center"/>
              <w:rPr>
                <w:rFonts w:ascii="Calibri" w:hAnsi="Calibri"/>
                <w:sz w:val="18"/>
                <w:szCs w:val="18"/>
              </w:rPr>
            </w:pPr>
          </w:p>
        </w:tc>
        <w:tc>
          <w:tcPr>
            <w:tcW w:w="2340" w:type="dxa"/>
            <w:vAlign w:val="center"/>
          </w:tcPr>
          <w:p w14:paraId="052BAFB7" w14:textId="77777777" w:rsidR="00091594" w:rsidRPr="00295655" w:rsidRDefault="00091594" w:rsidP="00231885">
            <w:pPr>
              <w:keepNext/>
              <w:jc w:val="center"/>
              <w:rPr>
                <w:rFonts w:ascii="Calibri" w:hAnsi="Calibri"/>
                <w:sz w:val="18"/>
                <w:szCs w:val="18"/>
              </w:rPr>
            </w:pPr>
          </w:p>
        </w:tc>
        <w:tc>
          <w:tcPr>
            <w:tcW w:w="2341" w:type="dxa"/>
            <w:vAlign w:val="center"/>
          </w:tcPr>
          <w:p w14:paraId="7800B9D9" w14:textId="77777777" w:rsidR="00091594" w:rsidRPr="00295655" w:rsidRDefault="00091594" w:rsidP="00231885">
            <w:pPr>
              <w:keepNext/>
              <w:jc w:val="center"/>
              <w:rPr>
                <w:rFonts w:ascii="Calibri" w:hAnsi="Calibri"/>
                <w:sz w:val="18"/>
                <w:szCs w:val="18"/>
              </w:rPr>
            </w:pPr>
          </w:p>
        </w:tc>
        <w:tc>
          <w:tcPr>
            <w:tcW w:w="2340" w:type="dxa"/>
            <w:vAlign w:val="center"/>
          </w:tcPr>
          <w:p w14:paraId="4EE6A6C7" w14:textId="77777777" w:rsidR="00091594" w:rsidRPr="00295655" w:rsidRDefault="00091594" w:rsidP="00231885">
            <w:pPr>
              <w:keepNext/>
              <w:jc w:val="center"/>
              <w:rPr>
                <w:rFonts w:ascii="Calibri" w:hAnsi="Calibri"/>
                <w:sz w:val="18"/>
                <w:szCs w:val="18"/>
              </w:rPr>
            </w:pPr>
          </w:p>
        </w:tc>
        <w:tc>
          <w:tcPr>
            <w:tcW w:w="2341" w:type="dxa"/>
            <w:vAlign w:val="center"/>
          </w:tcPr>
          <w:p w14:paraId="0198FE2F" w14:textId="77777777" w:rsidR="00091594" w:rsidRPr="00295655" w:rsidRDefault="00091594" w:rsidP="00231885">
            <w:pPr>
              <w:keepNext/>
              <w:jc w:val="center"/>
              <w:rPr>
                <w:rFonts w:ascii="Calibri" w:hAnsi="Calibri"/>
                <w:sz w:val="18"/>
                <w:szCs w:val="18"/>
              </w:rPr>
            </w:pPr>
          </w:p>
        </w:tc>
      </w:tr>
      <w:tr w:rsidR="00091594" w:rsidRPr="00295655" w14:paraId="55B3A4AD" w14:textId="77777777" w:rsidTr="00231885">
        <w:trPr>
          <w:cantSplit/>
        </w:trPr>
        <w:tc>
          <w:tcPr>
            <w:tcW w:w="14616" w:type="dxa"/>
            <w:gridSpan w:val="8"/>
          </w:tcPr>
          <w:p w14:paraId="13D461AB" w14:textId="77777777" w:rsidR="00091594" w:rsidRPr="00295655" w:rsidRDefault="00091594" w:rsidP="00231885">
            <w:pPr>
              <w:keepNext/>
              <w:rPr>
                <w:rFonts w:ascii="Calibri" w:hAnsi="Calibri"/>
                <w:sz w:val="18"/>
                <w:szCs w:val="18"/>
              </w:rPr>
            </w:pPr>
            <w:r w:rsidRPr="00295655">
              <w:rPr>
                <w:rFonts w:ascii="Calibri" w:hAnsi="Calibri"/>
                <w:sz w:val="18"/>
                <w:szCs w:val="18"/>
              </w:rPr>
              <w:t>Notes:</w:t>
            </w:r>
          </w:p>
        </w:tc>
      </w:tr>
    </w:tbl>
    <w:p w14:paraId="67C16C98" w14:textId="77777777" w:rsidR="00091594" w:rsidRPr="00295655" w:rsidRDefault="00091594" w:rsidP="000915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091594" w:rsidRPr="00295655" w14:paraId="7F1C617F" w14:textId="77777777" w:rsidTr="00231885">
        <w:trPr>
          <w:cantSplit/>
        </w:trPr>
        <w:tc>
          <w:tcPr>
            <w:tcW w:w="14616" w:type="dxa"/>
            <w:gridSpan w:val="2"/>
            <w:shd w:val="clear" w:color="auto" w:fill="auto"/>
          </w:tcPr>
          <w:p w14:paraId="19A58CEF" w14:textId="06DF3879" w:rsidR="00091594" w:rsidRPr="00295655" w:rsidRDefault="00091594" w:rsidP="00231885">
            <w:pPr>
              <w:keepNext/>
              <w:rPr>
                <w:rFonts w:ascii="Calibri" w:hAnsi="Calibri"/>
                <w:b/>
                <w:sz w:val="18"/>
                <w:szCs w:val="18"/>
              </w:rPr>
            </w:pPr>
            <w:r>
              <w:rPr>
                <w:rFonts w:ascii="Calibri" w:hAnsi="Calibri"/>
                <w:b/>
                <w:sz w:val="18"/>
                <w:szCs w:val="18"/>
              </w:rPr>
              <w:t>N</w:t>
            </w:r>
            <w:r w:rsidRPr="00295655">
              <w:rPr>
                <w:rFonts w:ascii="Calibri" w:hAnsi="Calibri"/>
                <w:b/>
                <w:sz w:val="18"/>
                <w:szCs w:val="18"/>
              </w:rPr>
              <w:t xml:space="preserve">. Air Filter Device Requirements  </w:t>
            </w:r>
          </w:p>
        </w:tc>
      </w:tr>
      <w:tr w:rsidR="00091594" w:rsidRPr="00295655" w14:paraId="6BA724BA" w14:textId="77777777" w:rsidTr="00231885">
        <w:trPr>
          <w:cantSplit/>
        </w:trPr>
        <w:tc>
          <w:tcPr>
            <w:tcW w:w="468" w:type="dxa"/>
            <w:shd w:val="clear" w:color="auto" w:fill="auto"/>
            <w:vAlign w:val="center"/>
          </w:tcPr>
          <w:p w14:paraId="7ED55093"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588118F4" w14:textId="77777777" w:rsidR="00091594" w:rsidRPr="00295655" w:rsidRDefault="00091594" w:rsidP="00231885">
            <w:pPr>
              <w:keepNext/>
              <w:spacing w:after="60"/>
              <w:rPr>
                <w:rFonts w:ascii="Calibri" w:hAnsi="Calibri"/>
                <w:sz w:val="18"/>
                <w:szCs w:val="18"/>
              </w:rPr>
            </w:pPr>
            <w:r w:rsidRPr="00295655">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091594" w:rsidRPr="00295655" w14:paraId="15B36617" w14:textId="77777777" w:rsidTr="00231885">
        <w:trPr>
          <w:cantSplit/>
        </w:trPr>
        <w:tc>
          <w:tcPr>
            <w:tcW w:w="468" w:type="dxa"/>
            <w:shd w:val="clear" w:color="auto" w:fill="auto"/>
            <w:vAlign w:val="center"/>
          </w:tcPr>
          <w:p w14:paraId="0638D67B"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4D88D72B" w14:textId="446B5466" w:rsidR="00091594" w:rsidRPr="00295655" w:rsidRDefault="00091594" w:rsidP="00231885">
            <w:pPr>
              <w:keepNext/>
              <w:spacing w:after="60"/>
              <w:rPr>
                <w:rFonts w:ascii="Calibri" w:hAnsi="Calibri"/>
                <w:sz w:val="18"/>
                <w:szCs w:val="18"/>
              </w:rPr>
            </w:pPr>
            <w:r w:rsidRPr="00295655">
              <w:rPr>
                <w:rFonts w:ascii="Calibri" w:hAnsi="Calibri"/>
                <w:sz w:val="18"/>
                <w:szCs w:val="18"/>
              </w:rPr>
              <w:t xml:space="preserve">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w:t>
            </w:r>
            <w:r w:rsidRPr="004A5A0D">
              <w:rPr>
                <w:rFonts w:ascii="Calibri" w:hAnsi="Calibri"/>
                <w:sz w:val="18"/>
                <w:szCs w:val="18"/>
              </w:rPr>
              <w:t>tested using ASHRAE Standard 52.2</w:t>
            </w:r>
            <w:r>
              <w:rPr>
                <w:rFonts w:ascii="Calibri" w:hAnsi="Calibri"/>
                <w:sz w:val="18"/>
                <w:szCs w:val="18"/>
              </w:rPr>
              <w:t xml:space="preserve"> or </w:t>
            </w:r>
            <w:r w:rsidRPr="00295655">
              <w:rPr>
                <w:rFonts w:ascii="Calibri" w:hAnsi="Calibri"/>
                <w:sz w:val="18"/>
                <w:szCs w:val="18"/>
              </w:rPr>
              <w:t>rated using AHRI Standard 680</w:t>
            </w:r>
          </w:p>
        </w:tc>
      </w:tr>
      <w:tr w:rsidR="00091594" w:rsidRPr="00295655" w14:paraId="557EDAE4" w14:textId="77777777" w:rsidTr="00231885">
        <w:trPr>
          <w:cantSplit/>
        </w:trPr>
        <w:tc>
          <w:tcPr>
            <w:tcW w:w="468" w:type="dxa"/>
            <w:shd w:val="clear" w:color="auto" w:fill="auto"/>
            <w:vAlign w:val="center"/>
          </w:tcPr>
          <w:p w14:paraId="1E602F30"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6AFF0C11" w14:textId="77777777" w:rsidR="00091594" w:rsidRPr="00295655" w:rsidRDefault="00091594" w:rsidP="00231885">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091594" w:rsidRPr="00295655" w14:paraId="57C492E3" w14:textId="77777777" w:rsidTr="00231885">
        <w:trPr>
          <w:cantSplit/>
        </w:trPr>
        <w:tc>
          <w:tcPr>
            <w:tcW w:w="468" w:type="dxa"/>
            <w:shd w:val="clear" w:color="auto" w:fill="auto"/>
            <w:vAlign w:val="center"/>
          </w:tcPr>
          <w:p w14:paraId="7EA03A43"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63E80995" w14:textId="77777777" w:rsidR="00091594" w:rsidRPr="00295655" w:rsidRDefault="00091594" w:rsidP="00231885">
            <w:pPr>
              <w:keepNext/>
              <w:spacing w:after="60"/>
              <w:rPr>
                <w:rFonts w:ascii="Calibri" w:hAnsi="Calibri"/>
                <w:sz w:val="18"/>
                <w:szCs w:val="18"/>
              </w:rPr>
            </w:pPr>
            <w:r w:rsidRPr="00295655">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 percent in the 3.0–10 μm range when tested in accordance with AHRI Standard 680.</w:t>
            </w:r>
          </w:p>
        </w:tc>
      </w:tr>
      <w:tr w:rsidR="00091594" w:rsidRPr="00295655" w14:paraId="663AB0D2" w14:textId="77777777" w:rsidTr="00231885">
        <w:trPr>
          <w:cantSplit/>
        </w:trPr>
        <w:tc>
          <w:tcPr>
            <w:tcW w:w="468" w:type="dxa"/>
            <w:shd w:val="clear" w:color="auto" w:fill="auto"/>
            <w:vAlign w:val="center"/>
          </w:tcPr>
          <w:p w14:paraId="2B43EEAD" w14:textId="77777777" w:rsidR="00091594" w:rsidRPr="00295655" w:rsidRDefault="00091594" w:rsidP="00231885">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68281F03" w14:textId="77777777" w:rsidR="00091594" w:rsidRPr="00295655" w:rsidRDefault="00091594" w:rsidP="00231885">
            <w:pPr>
              <w:keepNext/>
              <w:spacing w:after="60"/>
              <w:rPr>
                <w:rFonts w:ascii="Calibri" w:hAnsi="Calibri"/>
                <w:sz w:val="18"/>
                <w:szCs w:val="18"/>
              </w:rPr>
            </w:pPr>
            <w:r w:rsidRPr="00295655">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091594" w:rsidRPr="00295655" w14:paraId="7963DABD" w14:textId="77777777" w:rsidTr="00231885">
        <w:trPr>
          <w:cantSplit/>
        </w:trPr>
        <w:tc>
          <w:tcPr>
            <w:tcW w:w="14616" w:type="dxa"/>
            <w:gridSpan w:val="2"/>
            <w:shd w:val="clear" w:color="auto" w:fill="auto"/>
            <w:vAlign w:val="center"/>
          </w:tcPr>
          <w:p w14:paraId="749E565B" w14:textId="77777777" w:rsidR="00091594" w:rsidRPr="00295655" w:rsidRDefault="00091594" w:rsidP="00231885">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489DE511" w14:textId="77777777" w:rsidR="00091594" w:rsidRPr="00295655" w:rsidRDefault="00091594" w:rsidP="00091594">
      <w:pPr>
        <w:rPr>
          <w:rFonts w:ascii="Calibri" w:hAnsi="Calibr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8"/>
        <w:gridCol w:w="967"/>
        <w:gridCol w:w="1283"/>
        <w:gridCol w:w="990"/>
        <w:gridCol w:w="1093"/>
        <w:gridCol w:w="1122"/>
        <w:gridCol w:w="1122"/>
        <w:gridCol w:w="1122"/>
        <w:gridCol w:w="1122"/>
        <w:gridCol w:w="1122"/>
        <w:gridCol w:w="1122"/>
        <w:gridCol w:w="1122"/>
        <w:gridCol w:w="1128"/>
      </w:tblGrid>
      <w:tr w:rsidR="001C36C9" w:rsidRPr="00295655" w14:paraId="29FE6430" w14:textId="77777777" w:rsidTr="00A00C89">
        <w:trPr>
          <w:cantSplit/>
          <w:trHeight w:val="237"/>
        </w:trPr>
        <w:tc>
          <w:tcPr>
            <w:tcW w:w="14593" w:type="dxa"/>
            <w:gridSpan w:val="13"/>
          </w:tcPr>
          <w:p w14:paraId="6C699823" w14:textId="5731CA35" w:rsidR="001C36C9" w:rsidRPr="00295655" w:rsidRDefault="001C36C9" w:rsidP="00231885">
            <w:pPr>
              <w:keepNext/>
              <w:rPr>
                <w:rFonts w:ascii="Calibri" w:hAnsi="Calibri"/>
                <w:b/>
                <w:sz w:val="18"/>
                <w:szCs w:val="18"/>
              </w:rPr>
            </w:pPr>
            <w:r>
              <w:rPr>
                <w:rFonts w:ascii="Calibri" w:hAnsi="Calibri"/>
                <w:b/>
                <w:sz w:val="18"/>
                <w:szCs w:val="18"/>
              </w:rPr>
              <w:t>O</w:t>
            </w:r>
            <w:r w:rsidRPr="00295655">
              <w:rPr>
                <w:rFonts w:ascii="Calibri" w:hAnsi="Calibri"/>
                <w:b/>
                <w:sz w:val="18"/>
                <w:szCs w:val="18"/>
              </w:rPr>
              <w:t xml:space="preserve">. HERS Verification Requirements </w:t>
            </w:r>
          </w:p>
        </w:tc>
      </w:tr>
      <w:tr w:rsidR="001C36C9" w:rsidRPr="00295655" w14:paraId="5434854F" w14:textId="77777777" w:rsidTr="00FF26E0">
        <w:trPr>
          <w:cantSplit/>
          <w:trHeight w:val="198"/>
        </w:trPr>
        <w:tc>
          <w:tcPr>
            <w:tcW w:w="1278" w:type="dxa"/>
            <w:vAlign w:val="bottom"/>
          </w:tcPr>
          <w:p w14:paraId="1F564774" w14:textId="77777777" w:rsidR="001C36C9" w:rsidRPr="00295655" w:rsidRDefault="001C36C9" w:rsidP="00231885">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967" w:type="dxa"/>
            <w:vAlign w:val="bottom"/>
          </w:tcPr>
          <w:p w14:paraId="4BFFE197" w14:textId="77777777" w:rsidR="001C36C9" w:rsidRPr="00295655" w:rsidRDefault="001C36C9" w:rsidP="00231885">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283" w:type="dxa"/>
          </w:tcPr>
          <w:p w14:paraId="0560530F" w14:textId="0D019020" w:rsidR="001C36C9" w:rsidRDefault="00FF26E0" w:rsidP="00231885">
            <w:pPr>
              <w:keepNext/>
              <w:jc w:val="center"/>
              <w:rPr>
                <w:rFonts w:ascii="Calibri" w:hAnsi="Calibri"/>
                <w:sz w:val="18"/>
                <w:szCs w:val="18"/>
              </w:rPr>
            </w:pPr>
            <w:r>
              <w:rPr>
                <w:rFonts w:ascii="Calibri" w:hAnsi="Calibri"/>
                <w:sz w:val="18"/>
                <w:szCs w:val="18"/>
              </w:rPr>
              <w:t>03</w:t>
            </w:r>
          </w:p>
        </w:tc>
        <w:tc>
          <w:tcPr>
            <w:tcW w:w="990" w:type="dxa"/>
            <w:vAlign w:val="bottom"/>
          </w:tcPr>
          <w:p w14:paraId="327E3D64" w14:textId="7EB1A34F" w:rsidR="001C36C9" w:rsidRPr="00295655" w:rsidRDefault="00FF26E0" w:rsidP="00231885">
            <w:pPr>
              <w:keepNext/>
              <w:jc w:val="center"/>
              <w:rPr>
                <w:rFonts w:ascii="Calibri" w:hAnsi="Calibri"/>
                <w:sz w:val="18"/>
                <w:szCs w:val="18"/>
              </w:rPr>
            </w:pPr>
            <w:r>
              <w:rPr>
                <w:rFonts w:ascii="Calibri" w:hAnsi="Calibri"/>
                <w:sz w:val="18"/>
                <w:szCs w:val="18"/>
              </w:rPr>
              <w:t>04</w:t>
            </w:r>
          </w:p>
        </w:tc>
        <w:tc>
          <w:tcPr>
            <w:tcW w:w="1093" w:type="dxa"/>
            <w:vAlign w:val="bottom"/>
          </w:tcPr>
          <w:p w14:paraId="3005EF82" w14:textId="5FB1FE1D" w:rsidR="001C36C9" w:rsidRPr="00295655" w:rsidRDefault="00FF26E0" w:rsidP="00231885">
            <w:pPr>
              <w:keepNext/>
              <w:jc w:val="center"/>
              <w:rPr>
                <w:rFonts w:ascii="Calibri" w:hAnsi="Calibri"/>
                <w:sz w:val="18"/>
                <w:szCs w:val="18"/>
              </w:rPr>
            </w:pPr>
            <w:r>
              <w:rPr>
                <w:rFonts w:ascii="Calibri" w:hAnsi="Calibri"/>
                <w:sz w:val="18"/>
                <w:szCs w:val="18"/>
              </w:rPr>
              <w:t>05</w:t>
            </w:r>
          </w:p>
        </w:tc>
        <w:tc>
          <w:tcPr>
            <w:tcW w:w="1122" w:type="dxa"/>
            <w:vAlign w:val="bottom"/>
          </w:tcPr>
          <w:p w14:paraId="6EC22152" w14:textId="0CB63969" w:rsidR="001C36C9" w:rsidRPr="00295655" w:rsidRDefault="00FF26E0" w:rsidP="00231885">
            <w:pPr>
              <w:keepNext/>
              <w:jc w:val="center"/>
              <w:rPr>
                <w:rFonts w:ascii="Calibri" w:hAnsi="Calibri"/>
                <w:sz w:val="18"/>
                <w:szCs w:val="18"/>
              </w:rPr>
            </w:pPr>
            <w:r>
              <w:rPr>
                <w:rFonts w:ascii="Calibri" w:hAnsi="Calibri"/>
                <w:sz w:val="18"/>
                <w:szCs w:val="18"/>
              </w:rPr>
              <w:t>06</w:t>
            </w:r>
          </w:p>
        </w:tc>
        <w:tc>
          <w:tcPr>
            <w:tcW w:w="1122" w:type="dxa"/>
            <w:vAlign w:val="bottom"/>
          </w:tcPr>
          <w:p w14:paraId="2885317D" w14:textId="379EF37C" w:rsidR="001C36C9" w:rsidRPr="00295655" w:rsidRDefault="00FF26E0" w:rsidP="00231885">
            <w:pPr>
              <w:keepNext/>
              <w:jc w:val="center"/>
              <w:rPr>
                <w:rFonts w:ascii="Calibri" w:hAnsi="Calibri"/>
                <w:sz w:val="18"/>
                <w:szCs w:val="18"/>
              </w:rPr>
            </w:pPr>
            <w:r>
              <w:rPr>
                <w:rFonts w:ascii="Calibri" w:hAnsi="Calibri"/>
                <w:sz w:val="18"/>
                <w:szCs w:val="18"/>
              </w:rPr>
              <w:t>07</w:t>
            </w:r>
          </w:p>
        </w:tc>
        <w:tc>
          <w:tcPr>
            <w:tcW w:w="1122" w:type="dxa"/>
            <w:vAlign w:val="bottom"/>
          </w:tcPr>
          <w:p w14:paraId="18C85511" w14:textId="72669408" w:rsidR="001C36C9" w:rsidRPr="00295655" w:rsidRDefault="00FF26E0" w:rsidP="00231885">
            <w:pPr>
              <w:keepNext/>
              <w:jc w:val="center"/>
              <w:rPr>
                <w:rFonts w:ascii="Calibri" w:hAnsi="Calibri"/>
                <w:sz w:val="18"/>
                <w:szCs w:val="18"/>
              </w:rPr>
            </w:pPr>
            <w:r>
              <w:rPr>
                <w:rFonts w:ascii="Calibri" w:hAnsi="Calibri"/>
                <w:sz w:val="18"/>
                <w:szCs w:val="18"/>
              </w:rPr>
              <w:t>08</w:t>
            </w:r>
          </w:p>
        </w:tc>
        <w:tc>
          <w:tcPr>
            <w:tcW w:w="1122" w:type="dxa"/>
            <w:vAlign w:val="bottom"/>
          </w:tcPr>
          <w:p w14:paraId="587419AF" w14:textId="0135A5FB" w:rsidR="001C36C9" w:rsidRPr="00295655" w:rsidRDefault="00FF26E0" w:rsidP="00231885">
            <w:pPr>
              <w:keepNext/>
              <w:jc w:val="center"/>
              <w:rPr>
                <w:rFonts w:ascii="Calibri" w:hAnsi="Calibri"/>
                <w:sz w:val="18"/>
                <w:szCs w:val="18"/>
              </w:rPr>
            </w:pPr>
            <w:r>
              <w:rPr>
                <w:rFonts w:ascii="Calibri" w:hAnsi="Calibri"/>
                <w:sz w:val="18"/>
                <w:szCs w:val="18"/>
              </w:rPr>
              <w:t>09</w:t>
            </w:r>
          </w:p>
        </w:tc>
        <w:tc>
          <w:tcPr>
            <w:tcW w:w="1122" w:type="dxa"/>
            <w:vAlign w:val="bottom"/>
          </w:tcPr>
          <w:p w14:paraId="790A245D" w14:textId="022D32C1" w:rsidR="001C36C9" w:rsidRDefault="00FF26E0" w:rsidP="00231885">
            <w:pPr>
              <w:keepNext/>
              <w:jc w:val="center"/>
              <w:rPr>
                <w:rFonts w:ascii="Calibri" w:hAnsi="Calibri"/>
                <w:sz w:val="18"/>
                <w:szCs w:val="18"/>
              </w:rPr>
            </w:pPr>
            <w:r>
              <w:rPr>
                <w:rFonts w:ascii="Calibri" w:hAnsi="Calibri"/>
                <w:sz w:val="18"/>
                <w:szCs w:val="18"/>
              </w:rPr>
              <w:t>10</w:t>
            </w:r>
          </w:p>
        </w:tc>
        <w:tc>
          <w:tcPr>
            <w:tcW w:w="1122" w:type="dxa"/>
            <w:vAlign w:val="bottom"/>
          </w:tcPr>
          <w:p w14:paraId="1522032B" w14:textId="1B00BBCE" w:rsidR="001C36C9" w:rsidRPr="00295655" w:rsidRDefault="00FF26E0" w:rsidP="00231885">
            <w:pPr>
              <w:keepNext/>
              <w:jc w:val="center"/>
              <w:rPr>
                <w:rFonts w:ascii="Calibri" w:hAnsi="Calibri"/>
                <w:sz w:val="18"/>
                <w:szCs w:val="18"/>
              </w:rPr>
            </w:pPr>
            <w:r>
              <w:rPr>
                <w:rFonts w:ascii="Calibri" w:hAnsi="Calibri"/>
                <w:sz w:val="18"/>
                <w:szCs w:val="18"/>
              </w:rPr>
              <w:t>11</w:t>
            </w:r>
          </w:p>
        </w:tc>
        <w:tc>
          <w:tcPr>
            <w:tcW w:w="1122" w:type="dxa"/>
            <w:vAlign w:val="bottom"/>
          </w:tcPr>
          <w:p w14:paraId="54E03401" w14:textId="06319AD4" w:rsidR="001C36C9" w:rsidRPr="00295655" w:rsidRDefault="00FF26E0" w:rsidP="00231885">
            <w:pPr>
              <w:keepNext/>
              <w:jc w:val="center"/>
              <w:rPr>
                <w:rFonts w:ascii="Calibri" w:hAnsi="Calibri"/>
                <w:sz w:val="18"/>
                <w:szCs w:val="18"/>
              </w:rPr>
            </w:pPr>
            <w:r>
              <w:rPr>
                <w:rFonts w:ascii="Calibri" w:hAnsi="Calibri"/>
                <w:sz w:val="18"/>
                <w:szCs w:val="18"/>
              </w:rPr>
              <w:t>12</w:t>
            </w:r>
          </w:p>
        </w:tc>
        <w:tc>
          <w:tcPr>
            <w:tcW w:w="1128" w:type="dxa"/>
            <w:vAlign w:val="bottom"/>
          </w:tcPr>
          <w:p w14:paraId="3837EAB9" w14:textId="380D58B2" w:rsidR="001C36C9" w:rsidRPr="00295655" w:rsidRDefault="00FF26E0" w:rsidP="00231885">
            <w:pPr>
              <w:keepNext/>
              <w:jc w:val="center"/>
              <w:rPr>
                <w:rFonts w:ascii="Calibri" w:hAnsi="Calibri"/>
                <w:sz w:val="18"/>
                <w:szCs w:val="18"/>
              </w:rPr>
            </w:pPr>
            <w:r>
              <w:rPr>
                <w:rFonts w:ascii="Calibri" w:hAnsi="Calibri"/>
                <w:sz w:val="18"/>
                <w:szCs w:val="18"/>
              </w:rPr>
              <w:t>13</w:t>
            </w:r>
          </w:p>
        </w:tc>
      </w:tr>
      <w:tr w:rsidR="001C36C9" w:rsidRPr="00B82750" w14:paraId="4FA50D74" w14:textId="77777777" w:rsidTr="00FF26E0">
        <w:trPr>
          <w:cantSplit/>
          <w:trHeight w:val="379"/>
        </w:trPr>
        <w:tc>
          <w:tcPr>
            <w:tcW w:w="1278" w:type="dxa"/>
            <w:tcBorders>
              <w:bottom w:val="nil"/>
            </w:tcBorders>
            <w:vAlign w:val="bottom"/>
          </w:tcPr>
          <w:p w14:paraId="7DEB1A30" w14:textId="77777777" w:rsidR="001C36C9" w:rsidRPr="00B82750" w:rsidRDefault="001C36C9" w:rsidP="00231885">
            <w:pPr>
              <w:keepNext/>
              <w:jc w:val="center"/>
              <w:rPr>
                <w:rFonts w:ascii="Calibri" w:hAnsi="Calibri"/>
                <w:sz w:val="18"/>
                <w:szCs w:val="18"/>
              </w:rPr>
            </w:pPr>
          </w:p>
        </w:tc>
        <w:tc>
          <w:tcPr>
            <w:tcW w:w="967" w:type="dxa"/>
            <w:tcBorders>
              <w:bottom w:val="nil"/>
            </w:tcBorders>
            <w:vAlign w:val="bottom"/>
          </w:tcPr>
          <w:p w14:paraId="3F589242" w14:textId="77777777" w:rsidR="001C36C9" w:rsidRPr="00B82750" w:rsidRDefault="001C36C9" w:rsidP="00231885">
            <w:pPr>
              <w:keepNext/>
              <w:jc w:val="center"/>
              <w:rPr>
                <w:rFonts w:ascii="Calibri" w:hAnsi="Calibri"/>
                <w:sz w:val="18"/>
                <w:szCs w:val="18"/>
              </w:rPr>
            </w:pPr>
          </w:p>
        </w:tc>
        <w:tc>
          <w:tcPr>
            <w:tcW w:w="1283" w:type="dxa"/>
            <w:tcBorders>
              <w:bottom w:val="nil"/>
            </w:tcBorders>
          </w:tcPr>
          <w:p w14:paraId="6B699FA5" w14:textId="77777777" w:rsidR="001C36C9" w:rsidRPr="00B82750" w:rsidRDefault="001C36C9" w:rsidP="00231885">
            <w:pPr>
              <w:keepNext/>
              <w:jc w:val="center"/>
              <w:rPr>
                <w:rFonts w:ascii="Calibri" w:hAnsi="Calibri"/>
                <w:sz w:val="18"/>
                <w:szCs w:val="18"/>
              </w:rPr>
            </w:pPr>
          </w:p>
        </w:tc>
        <w:tc>
          <w:tcPr>
            <w:tcW w:w="990" w:type="dxa"/>
            <w:tcBorders>
              <w:bottom w:val="nil"/>
            </w:tcBorders>
            <w:vAlign w:val="bottom"/>
          </w:tcPr>
          <w:p w14:paraId="43EFBA54" w14:textId="5B5F205E"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1093" w:type="dxa"/>
            <w:tcBorders>
              <w:bottom w:val="nil"/>
            </w:tcBorders>
            <w:vAlign w:val="bottom"/>
          </w:tcPr>
          <w:p w14:paraId="5ECC05E0"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122" w:type="dxa"/>
            <w:tcBorders>
              <w:bottom w:val="nil"/>
            </w:tcBorders>
            <w:vAlign w:val="bottom"/>
          </w:tcPr>
          <w:p w14:paraId="540A48A7"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122" w:type="dxa"/>
            <w:tcBorders>
              <w:bottom w:val="nil"/>
            </w:tcBorders>
            <w:vAlign w:val="bottom"/>
          </w:tcPr>
          <w:p w14:paraId="29920630"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1122" w:type="dxa"/>
            <w:tcBorders>
              <w:bottom w:val="nil"/>
            </w:tcBorders>
            <w:vAlign w:val="bottom"/>
          </w:tcPr>
          <w:p w14:paraId="620418E8"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25</w:t>
            </w:r>
          </w:p>
        </w:tc>
        <w:tc>
          <w:tcPr>
            <w:tcW w:w="1122" w:type="dxa"/>
            <w:tcBorders>
              <w:bottom w:val="nil"/>
            </w:tcBorders>
            <w:vAlign w:val="bottom"/>
          </w:tcPr>
          <w:p w14:paraId="523C6255"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26</w:t>
            </w:r>
          </w:p>
        </w:tc>
        <w:tc>
          <w:tcPr>
            <w:tcW w:w="1122" w:type="dxa"/>
            <w:tcBorders>
              <w:bottom w:val="nil"/>
            </w:tcBorders>
            <w:vAlign w:val="bottom"/>
          </w:tcPr>
          <w:p w14:paraId="71953FDA" w14:textId="77777777" w:rsidR="001C36C9" w:rsidRPr="00B82750" w:rsidRDefault="001C36C9" w:rsidP="00231885">
            <w:pPr>
              <w:keepNext/>
              <w:jc w:val="center"/>
              <w:rPr>
                <w:rFonts w:ascii="Calibri" w:hAnsi="Calibri"/>
                <w:sz w:val="18"/>
                <w:szCs w:val="18"/>
              </w:rPr>
            </w:pPr>
            <w:r w:rsidRPr="00F7587F">
              <w:rPr>
                <w:rFonts w:ascii="Calibri" w:hAnsi="Calibri"/>
                <w:sz w:val="18"/>
                <w:szCs w:val="18"/>
              </w:rPr>
              <w:t>MCH-2</w:t>
            </w:r>
            <w:r>
              <w:rPr>
                <w:rFonts w:ascii="Calibri" w:hAnsi="Calibri"/>
                <w:sz w:val="18"/>
                <w:szCs w:val="18"/>
              </w:rPr>
              <w:t>7</w:t>
            </w:r>
          </w:p>
        </w:tc>
        <w:tc>
          <w:tcPr>
            <w:tcW w:w="1122" w:type="dxa"/>
            <w:tcBorders>
              <w:bottom w:val="nil"/>
            </w:tcBorders>
            <w:vAlign w:val="bottom"/>
          </w:tcPr>
          <w:p w14:paraId="05BF7A65"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c>
          <w:tcPr>
            <w:tcW w:w="1122" w:type="dxa"/>
            <w:tcBorders>
              <w:bottom w:val="nil"/>
            </w:tcBorders>
            <w:vAlign w:val="bottom"/>
          </w:tcPr>
          <w:p w14:paraId="1DC73342"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29</w:t>
            </w:r>
          </w:p>
        </w:tc>
        <w:tc>
          <w:tcPr>
            <w:tcW w:w="1128" w:type="dxa"/>
            <w:tcBorders>
              <w:bottom w:val="nil"/>
            </w:tcBorders>
            <w:vAlign w:val="bottom"/>
          </w:tcPr>
          <w:p w14:paraId="7E063826"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MCH30</w:t>
            </w:r>
          </w:p>
        </w:tc>
      </w:tr>
      <w:tr w:rsidR="001C36C9" w:rsidRPr="00B82750" w14:paraId="63F1E0CA" w14:textId="77777777" w:rsidTr="00FF26E0">
        <w:trPr>
          <w:cantSplit/>
          <w:trHeight w:val="1026"/>
        </w:trPr>
        <w:tc>
          <w:tcPr>
            <w:tcW w:w="1278" w:type="dxa"/>
            <w:tcBorders>
              <w:top w:val="nil"/>
            </w:tcBorders>
            <w:vAlign w:val="bottom"/>
          </w:tcPr>
          <w:p w14:paraId="0A01FA87"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SC System Identification or Name</w:t>
            </w:r>
          </w:p>
        </w:tc>
        <w:tc>
          <w:tcPr>
            <w:tcW w:w="967" w:type="dxa"/>
            <w:tcBorders>
              <w:top w:val="nil"/>
            </w:tcBorders>
            <w:vAlign w:val="bottom"/>
          </w:tcPr>
          <w:p w14:paraId="08F4C94A"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SC System Location or Area Served</w:t>
            </w:r>
          </w:p>
        </w:tc>
        <w:tc>
          <w:tcPr>
            <w:tcW w:w="1283" w:type="dxa"/>
            <w:tcBorders>
              <w:top w:val="nil"/>
            </w:tcBorders>
            <w:vAlign w:val="bottom"/>
          </w:tcPr>
          <w:p w14:paraId="0143D6BF" w14:textId="7E62B2C1" w:rsidR="001C36C9" w:rsidRPr="00B82750" w:rsidRDefault="001C36C9" w:rsidP="001C36C9">
            <w:pPr>
              <w:keepNext/>
              <w:jc w:val="center"/>
              <w:rPr>
                <w:rFonts w:ascii="Calibri" w:hAnsi="Calibri"/>
                <w:sz w:val="18"/>
                <w:szCs w:val="18"/>
              </w:rPr>
            </w:pPr>
            <w:r>
              <w:rPr>
                <w:rFonts w:ascii="Calibri" w:hAnsi="Calibri"/>
                <w:sz w:val="18"/>
                <w:szCs w:val="18"/>
              </w:rPr>
              <w:t>Exemption from Duct Leakage Requirements</w:t>
            </w:r>
          </w:p>
        </w:tc>
        <w:tc>
          <w:tcPr>
            <w:tcW w:w="990" w:type="dxa"/>
            <w:tcBorders>
              <w:top w:val="nil"/>
            </w:tcBorders>
            <w:vAlign w:val="bottom"/>
          </w:tcPr>
          <w:p w14:paraId="31DAD0DC" w14:textId="4E1E738D" w:rsidR="001C36C9" w:rsidRPr="00B82750" w:rsidRDefault="001C36C9" w:rsidP="00231885">
            <w:pPr>
              <w:keepNext/>
              <w:jc w:val="center"/>
              <w:rPr>
                <w:rFonts w:ascii="Calibri" w:hAnsi="Calibri"/>
                <w:sz w:val="18"/>
                <w:szCs w:val="18"/>
              </w:rPr>
            </w:pPr>
            <w:r w:rsidRPr="00B82750">
              <w:rPr>
                <w:rFonts w:ascii="Calibri" w:hAnsi="Calibri"/>
                <w:sz w:val="18"/>
                <w:szCs w:val="18"/>
              </w:rPr>
              <w:t>Duct Leakage Test</w:t>
            </w:r>
          </w:p>
        </w:tc>
        <w:tc>
          <w:tcPr>
            <w:tcW w:w="1093" w:type="dxa"/>
            <w:tcBorders>
              <w:top w:val="nil"/>
            </w:tcBorders>
            <w:vAlign w:val="bottom"/>
          </w:tcPr>
          <w:p w14:paraId="328B4B82"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Duct Location Verification</w:t>
            </w:r>
          </w:p>
        </w:tc>
        <w:tc>
          <w:tcPr>
            <w:tcW w:w="1122" w:type="dxa"/>
            <w:tcBorders>
              <w:top w:val="nil"/>
            </w:tcBorders>
            <w:vAlign w:val="bottom"/>
          </w:tcPr>
          <w:p w14:paraId="24DC8DEC"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AHU Fan Efficacy (W/cfm)</w:t>
            </w:r>
          </w:p>
        </w:tc>
        <w:tc>
          <w:tcPr>
            <w:tcW w:w="1122" w:type="dxa"/>
            <w:tcBorders>
              <w:top w:val="nil"/>
            </w:tcBorders>
            <w:vAlign w:val="bottom"/>
          </w:tcPr>
          <w:p w14:paraId="3C3D6C74"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AHU Airflow Rate</w:t>
            </w:r>
          </w:p>
          <w:p w14:paraId="1B767031"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(cfm/ton)</w:t>
            </w:r>
          </w:p>
        </w:tc>
        <w:tc>
          <w:tcPr>
            <w:tcW w:w="1122" w:type="dxa"/>
            <w:tcBorders>
              <w:top w:val="nil"/>
            </w:tcBorders>
            <w:vAlign w:val="bottom"/>
          </w:tcPr>
          <w:p w14:paraId="29BAB74F"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Refrigerant Charge</w:t>
            </w:r>
          </w:p>
        </w:tc>
        <w:tc>
          <w:tcPr>
            <w:tcW w:w="1122" w:type="dxa"/>
            <w:tcBorders>
              <w:top w:val="nil"/>
            </w:tcBorders>
            <w:vAlign w:val="bottom"/>
          </w:tcPr>
          <w:p w14:paraId="7B170B51" w14:textId="77777777" w:rsidR="001C36C9" w:rsidRDefault="001C36C9" w:rsidP="00231885">
            <w:pPr>
              <w:keepNext/>
              <w:jc w:val="center"/>
              <w:rPr>
                <w:rFonts w:ascii="Calibri" w:hAnsi="Calibri"/>
                <w:sz w:val="18"/>
                <w:szCs w:val="18"/>
              </w:rPr>
            </w:pPr>
            <w:r>
              <w:rPr>
                <w:rFonts w:ascii="Calibri" w:hAnsi="Calibri"/>
                <w:sz w:val="18"/>
                <w:szCs w:val="18"/>
              </w:rPr>
              <w:t xml:space="preserve">Rated </w:t>
            </w:r>
          </w:p>
          <w:p w14:paraId="3E1A166A" w14:textId="77777777" w:rsidR="001C36C9" w:rsidRDefault="001C36C9" w:rsidP="00231885">
            <w:pPr>
              <w:keepNext/>
              <w:jc w:val="center"/>
              <w:rPr>
                <w:rFonts w:ascii="Calibri" w:hAnsi="Calibri"/>
                <w:sz w:val="18"/>
                <w:szCs w:val="18"/>
              </w:rPr>
            </w:pPr>
            <w:r>
              <w:rPr>
                <w:rFonts w:ascii="Calibri" w:hAnsi="Calibri"/>
                <w:sz w:val="18"/>
                <w:szCs w:val="18"/>
              </w:rPr>
              <w:t>SC System</w:t>
            </w:r>
          </w:p>
          <w:p w14:paraId="09DAC13E" w14:textId="77777777" w:rsidR="001C36C9" w:rsidRPr="00B82750" w:rsidRDefault="001C36C9" w:rsidP="00231885">
            <w:pPr>
              <w:keepNext/>
              <w:jc w:val="center"/>
              <w:rPr>
                <w:rFonts w:ascii="Calibri" w:hAnsi="Calibri"/>
                <w:sz w:val="18"/>
                <w:szCs w:val="18"/>
              </w:rPr>
            </w:pPr>
            <w:r>
              <w:rPr>
                <w:rFonts w:ascii="Calibri" w:hAnsi="Calibri"/>
                <w:sz w:val="18"/>
                <w:szCs w:val="18"/>
              </w:rPr>
              <w:t>Equipment Verification</w:t>
            </w:r>
          </w:p>
        </w:tc>
        <w:tc>
          <w:tcPr>
            <w:tcW w:w="1122" w:type="dxa"/>
            <w:tcBorders>
              <w:top w:val="nil"/>
            </w:tcBorders>
            <w:vAlign w:val="bottom"/>
          </w:tcPr>
          <w:p w14:paraId="28342E1C" w14:textId="77777777" w:rsidR="001C36C9" w:rsidRPr="00B82750" w:rsidRDefault="001C36C9" w:rsidP="00231885">
            <w:pPr>
              <w:keepNext/>
              <w:jc w:val="center"/>
              <w:rPr>
                <w:rFonts w:ascii="Calibri" w:hAnsi="Calibri"/>
                <w:sz w:val="18"/>
                <w:szCs w:val="18"/>
              </w:rPr>
            </w:pPr>
            <w:r>
              <w:rPr>
                <w:rFonts w:ascii="Calibri" w:hAnsi="Calibri"/>
                <w:sz w:val="18"/>
                <w:szCs w:val="18"/>
              </w:rPr>
              <w:t>IAQ Mechanical Ventilation</w:t>
            </w:r>
          </w:p>
        </w:tc>
        <w:tc>
          <w:tcPr>
            <w:tcW w:w="1122" w:type="dxa"/>
            <w:tcBorders>
              <w:top w:val="nil"/>
            </w:tcBorders>
            <w:vAlign w:val="bottom"/>
          </w:tcPr>
          <w:p w14:paraId="74D99FB1" w14:textId="3049E57B" w:rsidR="001C36C9" w:rsidRPr="00B82750" w:rsidRDefault="001C36C9" w:rsidP="00231885">
            <w:pPr>
              <w:keepNext/>
              <w:jc w:val="center"/>
              <w:rPr>
                <w:rFonts w:ascii="Calibri" w:hAnsi="Calibri"/>
                <w:sz w:val="18"/>
                <w:szCs w:val="18"/>
              </w:rPr>
            </w:pPr>
            <w:r w:rsidRPr="00B82750">
              <w:rPr>
                <w:rFonts w:ascii="Calibri" w:hAnsi="Calibri"/>
                <w:sz w:val="18"/>
                <w:szCs w:val="18"/>
              </w:rPr>
              <w:t>Return Duct Design - Table 150.0-</w:t>
            </w:r>
            <w:r>
              <w:rPr>
                <w:rFonts w:ascii="Calibri" w:hAnsi="Calibri"/>
                <w:sz w:val="18"/>
                <w:szCs w:val="18"/>
              </w:rPr>
              <w:t>B</w:t>
            </w:r>
            <w:r w:rsidRPr="00B82750">
              <w:rPr>
                <w:rFonts w:ascii="Calibri" w:hAnsi="Calibri"/>
                <w:sz w:val="18"/>
                <w:szCs w:val="18"/>
              </w:rPr>
              <w:t xml:space="preserve"> or </w:t>
            </w:r>
            <w:r>
              <w:rPr>
                <w:rFonts w:ascii="Calibri" w:hAnsi="Calibri"/>
                <w:sz w:val="18"/>
                <w:szCs w:val="18"/>
              </w:rPr>
              <w:t>C</w:t>
            </w:r>
          </w:p>
        </w:tc>
        <w:tc>
          <w:tcPr>
            <w:tcW w:w="1122" w:type="dxa"/>
            <w:tcBorders>
              <w:top w:val="nil"/>
            </w:tcBorders>
            <w:vAlign w:val="bottom"/>
          </w:tcPr>
          <w:p w14:paraId="5BD039FE"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Supply Duct Surface Area R-Value Buried Ducts</w:t>
            </w:r>
          </w:p>
        </w:tc>
        <w:tc>
          <w:tcPr>
            <w:tcW w:w="1128" w:type="dxa"/>
            <w:tcBorders>
              <w:top w:val="nil"/>
            </w:tcBorders>
            <w:vAlign w:val="bottom"/>
          </w:tcPr>
          <w:p w14:paraId="5E4DA64E" w14:textId="77777777" w:rsidR="001C36C9" w:rsidRPr="00B82750" w:rsidRDefault="001C36C9" w:rsidP="00231885">
            <w:pPr>
              <w:keepNext/>
              <w:jc w:val="center"/>
              <w:rPr>
                <w:rFonts w:ascii="Calibri" w:hAnsi="Calibri"/>
                <w:sz w:val="18"/>
                <w:szCs w:val="18"/>
              </w:rPr>
            </w:pPr>
            <w:r w:rsidRPr="00B82750">
              <w:rPr>
                <w:rFonts w:ascii="Calibri" w:hAnsi="Calibri"/>
                <w:sz w:val="18"/>
                <w:szCs w:val="18"/>
              </w:rPr>
              <w:t>Ventilation Cooling Credit</w:t>
            </w:r>
          </w:p>
        </w:tc>
      </w:tr>
      <w:tr w:rsidR="001C36C9" w:rsidRPr="00295655" w14:paraId="156554B2" w14:textId="77777777" w:rsidTr="00FF26E0">
        <w:trPr>
          <w:cantSplit/>
          <w:trHeight w:val="350"/>
        </w:trPr>
        <w:tc>
          <w:tcPr>
            <w:tcW w:w="1278" w:type="dxa"/>
            <w:vAlign w:val="bottom"/>
          </w:tcPr>
          <w:p w14:paraId="09B5B69C" w14:textId="77777777" w:rsidR="001C36C9" w:rsidRPr="00295655" w:rsidRDefault="001C36C9" w:rsidP="00231885">
            <w:pPr>
              <w:keepNext/>
              <w:jc w:val="center"/>
              <w:rPr>
                <w:rFonts w:ascii="Calibri" w:hAnsi="Calibri"/>
                <w:sz w:val="18"/>
                <w:szCs w:val="18"/>
              </w:rPr>
            </w:pPr>
          </w:p>
        </w:tc>
        <w:tc>
          <w:tcPr>
            <w:tcW w:w="967" w:type="dxa"/>
          </w:tcPr>
          <w:p w14:paraId="1B2B2FE7" w14:textId="77777777" w:rsidR="001C36C9" w:rsidRPr="00295655" w:rsidRDefault="001C36C9" w:rsidP="00231885">
            <w:pPr>
              <w:keepNext/>
              <w:jc w:val="center"/>
              <w:rPr>
                <w:rFonts w:ascii="Calibri" w:hAnsi="Calibri"/>
                <w:sz w:val="18"/>
                <w:szCs w:val="18"/>
              </w:rPr>
            </w:pPr>
          </w:p>
        </w:tc>
        <w:tc>
          <w:tcPr>
            <w:tcW w:w="1283" w:type="dxa"/>
          </w:tcPr>
          <w:p w14:paraId="5827E542" w14:textId="77777777" w:rsidR="001C36C9" w:rsidRPr="00295655" w:rsidRDefault="001C36C9" w:rsidP="00231885">
            <w:pPr>
              <w:keepNext/>
              <w:jc w:val="center"/>
              <w:rPr>
                <w:rFonts w:ascii="Calibri" w:hAnsi="Calibri"/>
                <w:sz w:val="18"/>
                <w:szCs w:val="18"/>
              </w:rPr>
            </w:pPr>
          </w:p>
        </w:tc>
        <w:tc>
          <w:tcPr>
            <w:tcW w:w="990" w:type="dxa"/>
            <w:vAlign w:val="bottom"/>
          </w:tcPr>
          <w:p w14:paraId="62D9715B" w14:textId="22920DCB" w:rsidR="001C36C9" w:rsidRPr="00295655" w:rsidRDefault="001C36C9" w:rsidP="00231885">
            <w:pPr>
              <w:keepNext/>
              <w:jc w:val="center"/>
              <w:rPr>
                <w:rFonts w:ascii="Calibri" w:hAnsi="Calibri"/>
                <w:sz w:val="18"/>
                <w:szCs w:val="18"/>
              </w:rPr>
            </w:pPr>
          </w:p>
        </w:tc>
        <w:tc>
          <w:tcPr>
            <w:tcW w:w="1093" w:type="dxa"/>
            <w:vAlign w:val="bottom"/>
          </w:tcPr>
          <w:p w14:paraId="4ADE91FD" w14:textId="77777777" w:rsidR="001C36C9" w:rsidRPr="00295655" w:rsidRDefault="001C36C9" w:rsidP="00231885">
            <w:pPr>
              <w:keepNext/>
              <w:jc w:val="center"/>
              <w:rPr>
                <w:rFonts w:ascii="Calibri" w:hAnsi="Calibri"/>
                <w:sz w:val="18"/>
                <w:szCs w:val="18"/>
              </w:rPr>
            </w:pPr>
          </w:p>
        </w:tc>
        <w:tc>
          <w:tcPr>
            <w:tcW w:w="1122" w:type="dxa"/>
            <w:vAlign w:val="bottom"/>
          </w:tcPr>
          <w:p w14:paraId="57938042" w14:textId="77777777" w:rsidR="001C36C9" w:rsidRPr="00295655" w:rsidRDefault="001C36C9" w:rsidP="00231885">
            <w:pPr>
              <w:keepNext/>
              <w:jc w:val="center"/>
              <w:rPr>
                <w:rFonts w:ascii="Calibri" w:hAnsi="Calibri"/>
                <w:sz w:val="18"/>
                <w:szCs w:val="18"/>
              </w:rPr>
            </w:pPr>
          </w:p>
        </w:tc>
        <w:tc>
          <w:tcPr>
            <w:tcW w:w="1122" w:type="dxa"/>
            <w:vAlign w:val="bottom"/>
          </w:tcPr>
          <w:p w14:paraId="50AC4CA7" w14:textId="77777777" w:rsidR="001C36C9" w:rsidRPr="00295655" w:rsidRDefault="001C36C9" w:rsidP="00231885">
            <w:pPr>
              <w:keepNext/>
              <w:jc w:val="center"/>
              <w:rPr>
                <w:rFonts w:ascii="Calibri" w:hAnsi="Calibri"/>
                <w:sz w:val="18"/>
                <w:szCs w:val="18"/>
              </w:rPr>
            </w:pPr>
          </w:p>
        </w:tc>
        <w:tc>
          <w:tcPr>
            <w:tcW w:w="1122" w:type="dxa"/>
            <w:vAlign w:val="bottom"/>
          </w:tcPr>
          <w:p w14:paraId="7D0572FD" w14:textId="77777777" w:rsidR="001C36C9" w:rsidRPr="00295655" w:rsidRDefault="001C36C9" w:rsidP="00231885">
            <w:pPr>
              <w:keepNext/>
              <w:jc w:val="center"/>
              <w:rPr>
                <w:rFonts w:ascii="Calibri" w:hAnsi="Calibri"/>
                <w:sz w:val="18"/>
                <w:szCs w:val="18"/>
              </w:rPr>
            </w:pPr>
          </w:p>
        </w:tc>
        <w:tc>
          <w:tcPr>
            <w:tcW w:w="1122" w:type="dxa"/>
            <w:vAlign w:val="bottom"/>
          </w:tcPr>
          <w:p w14:paraId="55194952" w14:textId="77777777" w:rsidR="001C36C9" w:rsidRPr="00295655" w:rsidRDefault="001C36C9" w:rsidP="00231885">
            <w:pPr>
              <w:keepNext/>
              <w:jc w:val="center"/>
              <w:rPr>
                <w:rFonts w:ascii="Calibri" w:hAnsi="Calibri"/>
                <w:sz w:val="18"/>
                <w:szCs w:val="18"/>
              </w:rPr>
            </w:pPr>
          </w:p>
        </w:tc>
        <w:tc>
          <w:tcPr>
            <w:tcW w:w="1122" w:type="dxa"/>
          </w:tcPr>
          <w:p w14:paraId="461EC0E8" w14:textId="77777777" w:rsidR="001C36C9" w:rsidRPr="00295655" w:rsidRDefault="001C36C9" w:rsidP="00231885">
            <w:pPr>
              <w:keepNext/>
              <w:jc w:val="center"/>
              <w:rPr>
                <w:rFonts w:ascii="Calibri" w:hAnsi="Calibri"/>
                <w:sz w:val="18"/>
                <w:szCs w:val="18"/>
              </w:rPr>
            </w:pPr>
          </w:p>
        </w:tc>
        <w:tc>
          <w:tcPr>
            <w:tcW w:w="1122" w:type="dxa"/>
            <w:vAlign w:val="bottom"/>
          </w:tcPr>
          <w:p w14:paraId="24DB5043" w14:textId="77777777" w:rsidR="001C36C9" w:rsidRPr="00295655" w:rsidRDefault="001C36C9" w:rsidP="00231885">
            <w:pPr>
              <w:keepNext/>
              <w:jc w:val="center"/>
              <w:rPr>
                <w:rFonts w:ascii="Calibri" w:hAnsi="Calibri"/>
                <w:sz w:val="18"/>
                <w:szCs w:val="18"/>
              </w:rPr>
            </w:pPr>
          </w:p>
        </w:tc>
        <w:tc>
          <w:tcPr>
            <w:tcW w:w="1122" w:type="dxa"/>
            <w:vAlign w:val="bottom"/>
          </w:tcPr>
          <w:p w14:paraId="0CA2D4DD" w14:textId="77777777" w:rsidR="001C36C9" w:rsidRPr="00295655" w:rsidRDefault="001C36C9" w:rsidP="00231885">
            <w:pPr>
              <w:keepNext/>
              <w:jc w:val="center"/>
              <w:rPr>
                <w:rFonts w:ascii="Calibri" w:hAnsi="Calibri"/>
                <w:sz w:val="18"/>
                <w:szCs w:val="18"/>
              </w:rPr>
            </w:pPr>
          </w:p>
        </w:tc>
        <w:tc>
          <w:tcPr>
            <w:tcW w:w="1128" w:type="dxa"/>
            <w:vAlign w:val="bottom"/>
          </w:tcPr>
          <w:p w14:paraId="5DCCD071" w14:textId="77777777" w:rsidR="001C36C9" w:rsidRPr="00295655" w:rsidRDefault="001C36C9" w:rsidP="00231885">
            <w:pPr>
              <w:keepNext/>
              <w:jc w:val="center"/>
              <w:rPr>
                <w:rFonts w:ascii="Calibri" w:hAnsi="Calibri"/>
                <w:sz w:val="18"/>
                <w:szCs w:val="18"/>
              </w:rPr>
            </w:pPr>
          </w:p>
        </w:tc>
      </w:tr>
      <w:tr w:rsidR="001C36C9" w:rsidRPr="00295655" w14:paraId="29B07B48" w14:textId="77777777" w:rsidTr="00FF26E0">
        <w:trPr>
          <w:cantSplit/>
          <w:trHeight w:val="350"/>
        </w:trPr>
        <w:tc>
          <w:tcPr>
            <w:tcW w:w="1278" w:type="dxa"/>
            <w:vAlign w:val="bottom"/>
          </w:tcPr>
          <w:p w14:paraId="78C61392" w14:textId="77777777" w:rsidR="001C36C9" w:rsidRPr="00295655" w:rsidRDefault="001C36C9" w:rsidP="00231885">
            <w:pPr>
              <w:keepNext/>
              <w:jc w:val="center"/>
              <w:rPr>
                <w:rFonts w:ascii="Calibri" w:hAnsi="Calibri"/>
                <w:sz w:val="18"/>
                <w:szCs w:val="18"/>
              </w:rPr>
            </w:pPr>
          </w:p>
        </w:tc>
        <w:tc>
          <w:tcPr>
            <w:tcW w:w="967" w:type="dxa"/>
          </w:tcPr>
          <w:p w14:paraId="61E9C1A5" w14:textId="77777777" w:rsidR="001C36C9" w:rsidRPr="00295655" w:rsidRDefault="001C36C9" w:rsidP="00231885">
            <w:pPr>
              <w:keepNext/>
              <w:jc w:val="center"/>
              <w:rPr>
                <w:rFonts w:ascii="Calibri" w:hAnsi="Calibri"/>
                <w:sz w:val="18"/>
                <w:szCs w:val="18"/>
              </w:rPr>
            </w:pPr>
          </w:p>
        </w:tc>
        <w:tc>
          <w:tcPr>
            <w:tcW w:w="1283" w:type="dxa"/>
          </w:tcPr>
          <w:p w14:paraId="5CDB9BCA" w14:textId="77777777" w:rsidR="001C36C9" w:rsidRPr="00295655" w:rsidRDefault="001C36C9" w:rsidP="00231885">
            <w:pPr>
              <w:keepNext/>
              <w:jc w:val="center"/>
              <w:rPr>
                <w:rFonts w:ascii="Calibri" w:hAnsi="Calibri"/>
                <w:sz w:val="18"/>
                <w:szCs w:val="18"/>
              </w:rPr>
            </w:pPr>
          </w:p>
        </w:tc>
        <w:tc>
          <w:tcPr>
            <w:tcW w:w="990" w:type="dxa"/>
            <w:vAlign w:val="bottom"/>
          </w:tcPr>
          <w:p w14:paraId="5FB6CFA6" w14:textId="0D930962" w:rsidR="001C36C9" w:rsidRPr="00295655" w:rsidRDefault="001C36C9" w:rsidP="00231885">
            <w:pPr>
              <w:keepNext/>
              <w:jc w:val="center"/>
              <w:rPr>
                <w:rFonts w:ascii="Calibri" w:hAnsi="Calibri"/>
                <w:sz w:val="18"/>
                <w:szCs w:val="18"/>
              </w:rPr>
            </w:pPr>
          </w:p>
        </w:tc>
        <w:tc>
          <w:tcPr>
            <w:tcW w:w="1093" w:type="dxa"/>
            <w:vAlign w:val="bottom"/>
          </w:tcPr>
          <w:p w14:paraId="0349050D" w14:textId="77777777" w:rsidR="001C36C9" w:rsidRPr="00295655" w:rsidRDefault="001C36C9" w:rsidP="00231885">
            <w:pPr>
              <w:keepNext/>
              <w:jc w:val="center"/>
              <w:rPr>
                <w:rFonts w:ascii="Calibri" w:hAnsi="Calibri"/>
                <w:sz w:val="18"/>
                <w:szCs w:val="18"/>
              </w:rPr>
            </w:pPr>
          </w:p>
        </w:tc>
        <w:tc>
          <w:tcPr>
            <w:tcW w:w="1122" w:type="dxa"/>
            <w:vAlign w:val="bottom"/>
          </w:tcPr>
          <w:p w14:paraId="23536CDC" w14:textId="77777777" w:rsidR="001C36C9" w:rsidRPr="00295655" w:rsidRDefault="001C36C9" w:rsidP="00231885">
            <w:pPr>
              <w:keepNext/>
              <w:jc w:val="center"/>
              <w:rPr>
                <w:rFonts w:ascii="Calibri" w:hAnsi="Calibri"/>
                <w:sz w:val="18"/>
                <w:szCs w:val="18"/>
              </w:rPr>
            </w:pPr>
          </w:p>
        </w:tc>
        <w:tc>
          <w:tcPr>
            <w:tcW w:w="1122" w:type="dxa"/>
            <w:vAlign w:val="bottom"/>
          </w:tcPr>
          <w:p w14:paraId="5284030C" w14:textId="77777777" w:rsidR="001C36C9" w:rsidRPr="00295655" w:rsidRDefault="001C36C9" w:rsidP="00231885">
            <w:pPr>
              <w:keepNext/>
              <w:jc w:val="center"/>
              <w:rPr>
                <w:rFonts w:ascii="Calibri" w:hAnsi="Calibri"/>
                <w:sz w:val="18"/>
                <w:szCs w:val="18"/>
              </w:rPr>
            </w:pPr>
          </w:p>
        </w:tc>
        <w:tc>
          <w:tcPr>
            <w:tcW w:w="1122" w:type="dxa"/>
            <w:vAlign w:val="bottom"/>
          </w:tcPr>
          <w:p w14:paraId="2D75CD02" w14:textId="77777777" w:rsidR="001C36C9" w:rsidRPr="00295655" w:rsidRDefault="001C36C9" w:rsidP="00231885">
            <w:pPr>
              <w:keepNext/>
              <w:jc w:val="center"/>
              <w:rPr>
                <w:rFonts w:ascii="Calibri" w:hAnsi="Calibri"/>
                <w:sz w:val="18"/>
                <w:szCs w:val="18"/>
              </w:rPr>
            </w:pPr>
          </w:p>
        </w:tc>
        <w:tc>
          <w:tcPr>
            <w:tcW w:w="1122" w:type="dxa"/>
            <w:vAlign w:val="bottom"/>
          </w:tcPr>
          <w:p w14:paraId="1B46A3EA" w14:textId="77777777" w:rsidR="001C36C9" w:rsidRPr="00295655" w:rsidRDefault="001C36C9" w:rsidP="00231885">
            <w:pPr>
              <w:keepNext/>
              <w:jc w:val="center"/>
              <w:rPr>
                <w:rFonts w:ascii="Calibri" w:hAnsi="Calibri"/>
                <w:sz w:val="18"/>
                <w:szCs w:val="18"/>
              </w:rPr>
            </w:pPr>
          </w:p>
        </w:tc>
        <w:tc>
          <w:tcPr>
            <w:tcW w:w="1122" w:type="dxa"/>
          </w:tcPr>
          <w:p w14:paraId="000B07DA" w14:textId="77777777" w:rsidR="001C36C9" w:rsidRPr="00295655" w:rsidRDefault="001C36C9" w:rsidP="00231885">
            <w:pPr>
              <w:keepNext/>
              <w:jc w:val="center"/>
              <w:rPr>
                <w:rFonts w:ascii="Calibri" w:hAnsi="Calibri"/>
                <w:sz w:val="18"/>
                <w:szCs w:val="18"/>
              </w:rPr>
            </w:pPr>
          </w:p>
        </w:tc>
        <w:tc>
          <w:tcPr>
            <w:tcW w:w="1122" w:type="dxa"/>
            <w:vAlign w:val="bottom"/>
          </w:tcPr>
          <w:p w14:paraId="4238E061" w14:textId="77777777" w:rsidR="001C36C9" w:rsidRPr="00295655" w:rsidRDefault="001C36C9" w:rsidP="00231885">
            <w:pPr>
              <w:keepNext/>
              <w:jc w:val="center"/>
              <w:rPr>
                <w:rFonts w:ascii="Calibri" w:hAnsi="Calibri"/>
                <w:sz w:val="18"/>
                <w:szCs w:val="18"/>
              </w:rPr>
            </w:pPr>
          </w:p>
        </w:tc>
        <w:tc>
          <w:tcPr>
            <w:tcW w:w="1122" w:type="dxa"/>
            <w:vAlign w:val="bottom"/>
          </w:tcPr>
          <w:p w14:paraId="1B04CD32" w14:textId="77777777" w:rsidR="001C36C9" w:rsidRPr="00295655" w:rsidRDefault="001C36C9" w:rsidP="00231885">
            <w:pPr>
              <w:keepNext/>
              <w:jc w:val="center"/>
              <w:rPr>
                <w:rFonts w:ascii="Calibri" w:hAnsi="Calibri"/>
                <w:sz w:val="18"/>
                <w:szCs w:val="18"/>
              </w:rPr>
            </w:pPr>
          </w:p>
        </w:tc>
        <w:tc>
          <w:tcPr>
            <w:tcW w:w="1128" w:type="dxa"/>
            <w:vAlign w:val="bottom"/>
          </w:tcPr>
          <w:p w14:paraId="2240C41E" w14:textId="77777777" w:rsidR="001C36C9" w:rsidRPr="00295655" w:rsidRDefault="001C36C9" w:rsidP="00231885">
            <w:pPr>
              <w:keepNext/>
              <w:jc w:val="center"/>
              <w:rPr>
                <w:rFonts w:ascii="Calibri" w:hAnsi="Calibri"/>
                <w:sz w:val="18"/>
                <w:szCs w:val="18"/>
              </w:rPr>
            </w:pPr>
          </w:p>
        </w:tc>
      </w:tr>
      <w:tr w:rsidR="001C36C9" w:rsidRPr="00295655" w14:paraId="3D4735BF" w14:textId="77777777" w:rsidTr="001C36C9">
        <w:trPr>
          <w:cantSplit/>
          <w:trHeight w:val="237"/>
        </w:trPr>
        <w:tc>
          <w:tcPr>
            <w:tcW w:w="14593" w:type="dxa"/>
            <w:gridSpan w:val="13"/>
          </w:tcPr>
          <w:p w14:paraId="72763E76" w14:textId="6FF46E25" w:rsidR="001C36C9" w:rsidRPr="00295655" w:rsidRDefault="001C36C9" w:rsidP="00231885">
            <w:pPr>
              <w:keepNext/>
              <w:rPr>
                <w:rFonts w:ascii="Calibri" w:hAnsi="Calibri"/>
                <w:sz w:val="18"/>
                <w:szCs w:val="18"/>
              </w:rPr>
            </w:pPr>
            <w:r w:rsidRPr="00295655">
              <w:rPr>
                <w:rFonts w:ascii="Calibri" w:hAnsi="Calibri"/>
                <w:sz w:val="18"/>
                <w:szCs w:val="18"/>
              </w:rPr>
              <w:t>Notes:</w:t>
            </w:r>
          </w:p>
        </w:tc>
      </w:tr>
    </w:tbl>
    <w:p w14:paraId="6FE5A40B" w14:textId="77777777" w:rsidR="00091594" w:rsidRPr="00295655" w:rsidRDefault="00091594" w:rsidP="00091594">
      <w:pPr>
        <w:rPr>
          <w:rFonts w:ascii="Calibri" w:hAnsi="Calibri"/>
          <w:sz w:val="18"/>
          <w:szCs w:val="18"/>
        </w:rPr>
      </w:pPr>
    </w:p>
    <w:p w14:paraId="57D33B05" w14:textId="77777777" w:rsidR="00091594" w:rsidRDefault="00091594" w:rsidP="00091594">
      <w:pPr>
        <w:rPr>
          <w:rFonts w:ascii="Calibri" w:hAnsi="Calibri"/>
          <w:sz w:val="18"/>
          <w:szCs w:val="18"/>
        </w:rPr>
      </w:pPr>
    </w:p>
    <w:p w14:paraId="5D8C26C6" w14:textId="77777777" w:rsidR="00091594" w:rsidRPr="00295655" w:rsidRDefault="00091594" w:rsidP="00091594">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50"/>
        <w:gridCol w:w="24"/>
      </w:tblGrid>
      <w:tr w:rsidR="00091594" w:rsidRPr="00295655" w14:paraId="40FA9865" w14:textId="77777777" w:rsidTr="00231885">
        <w:trPr>
          <w:gridBefore w:val="1"/>
          <w:gridAfter w:val="1"/>
          <w:wBefore w:w="12" w:type="dxa"/>
          <w:wAfter w:w="24" w:type="dxa"/>
          <w:cantSplit/>
        </w:trPr>
        <w:tc>
          <w:tcPr>
            <w:tcW w:w="14618" w:type="dxa"/>
            <w:gridSpan w:val="2"/>
            <w:shd w:val="clear" w:color="auto" w:fill="auto"/>
          </w:tcPr>
          <w:p w14:paraId="64B872B6" w14:textId="77777777" w:rsidR="00091594" w:rsidRPr="00295655" w:rsidRDefault="00091594" w:rsidP="00231885">
            <w:pPr>
              <w:keepNext/>
              <w:rPr>
                <w:rFonts w:ascii="Calibri" w:hAnsi="Calibri"/>
                <w:b/>
                <w:sz w:val="18"/>
                <w:szCs w:val="18"/>
              </w:rPr>
            </w:pPr>
            <w:r>
              <w:rPr>
                <w:rFonts w:ascii="Calibri" w:hAnsi="Calibri"/>
                <w:b/>
                <w:sz w:val="18"/>
                <w:szCs w:val="18"/>
              </w:rPr>
              <w:t>P</w:t>
            </w:r>
            <w:r w:rsidRPr="00295655">
              <w:rPr>
                <w:rFonts w:ascii="Calibri" w:hAnsi="Calibri"/>
                <w:b/>
                <w:sz w:val="18"/>
                <w:szCs w:val="18"/>
              </w:rPr>
              <w:t>. Space Conditioning Systems, Ducts and Fans – Mandatory Requirements and Additional Measures</w:t>
            </w:r>
          </w:p>
          <w:p w14:paraId="1315A8D4" w14:textId="77777777" w:rsidR="00091594" w:rsidRPr="00295655" w:rsidRDefault="00091594" w:rsidP="00231885">
            <w:pPr>
              <w:keepNext/>
              <w:rPr>
                <w:rFonts w:ascii="Calibri" w:hAnsi="Calibri"/>
                <w:b/>
                <w:sz w:val="18"/>
                <w:szCs w:val="18"/>
              </w:rPr>
            </w:pPr>
            <w:r w:rsidRPr="00295655">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091594" w:rsidRPr="00295655" w14:paraId="092068EE"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68B52A30" w14:textId="77777777" w:rsidR="00091594" w:rsidRPr="00295655" w:rsidRDefault="00091594" w:rsidP="00231885">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091594" w:rsidRPr="00295655" w14:paraId="06B2D0D0"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B661EBF"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74" w:type="dxa"/>
            <w:gridSpan w:val="2"/>
            <w:shd w:val="clear" w:color="auto" w:fill="auto"/>
            <w:vAlign w:val="center"/>
          </w:tcPr>
          <w:p w14:paraId="57B64646"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091594" w:rsidRPr="00295655" w14:paraId="71903D2C"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50165D3"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74" w:type="dxa"/>
            <w:gridSpan w:val="2"/>
            <w:shd w:val="clear" w:color="auto" w:fill="auto"/>
            <w:vAlign w:val="center"/>
          </w:tcPr>
          <w:p w14:paraId="71AC1436"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091594" w:rsidRPr="00295655" w14:paraId="16E7D3A5"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587ADDB"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74" w:type="dxa"/>
            <w:gridSpan w:val="2"/>
            <w:shd w:val="clear" w:color="auto" w:fill="auto"/>
            <w:vAlign w:val="center"/>
          </w:tcPr>
          <w:p w14:paraId="0125818E"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091594" w:rsidRPr="00295655" w14:paraId="7DD3B422"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6AF171D"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74" w:type="dxa"/>
            <w:gridSpan w:val="2"/>
            <w:shd w:val="clear" w:color="auto" w:fill="auto"/>
            <w:vAlign w:val="center"/>
          </w:tcPr>
          <w:p w14:paraId="1616A564"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091594" w:rsidRPr="00295655" w14:paraId="25A323F0"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B26F24"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74" w:type="dxa"/>
            <w:gridSpan w:val="2"/>
            <w:shd w:val="clear" w:color="auto" w:fill="auto"/>
            <w:vAlign w:val="center"/>
          </w:tcPr>
          <w:p w14:paraId="015E9C69"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091594" w:rsidRPr="00295655" w14:paraId="55729514"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7EA68613" w14:textId="77777777" w:rsidR="00091594" w:rsidRPr="00295655" w:rsidRDefault="00091594" w:rsidP="00231885">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091594" w:rsidRPr="00295655" w14:paraId="787399E3"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7CE0067"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74" w:type="dxa"/>
            <w:gridSpan w:val="2"/>
            <w:shd w:val="clear" w:color="auto" w:fill="auto"/>
            <w:vAlign w:val="center"/>
          </w:tcPr>
          <w:p w14:paraId="24F2249E"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091594" w:rsidRPr="00295655" w14:paraId="15A04825"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5E3872A"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74" w:type="dxa"/>
            <w:gridSpan w:val="2"/>
            <w:shd w:val="clear" w:color="auto" w:fill="auto"/>
            <w:vAlign w:val="center"/>
          </w:tcPr>
          <w:p w14:paraId="04C506BE"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091594" w:rsidRPr="00295655" w14:paraId="787A3E6B"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0FC71DB"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74" w:type="dxa"/>
            <w:gridSpan w:val="2"/>
            <w:shd w:val="clear" w:color="auto" w:fill="auto"/>
            <w:vAlign w:val="center"/>
          </w:tcPr>
          <w:p w14:paraId="2FA8C42A"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five (5) feet of a dryer vent outlet. See Section 150.0(h)3A.</w:t>
            </w:r>
          </w:p>
        </w:tc>
      </w:tr>
      <w:tr w:rsidR="00091594" w:rsidRPr="00295655" w14:paraId="4BA7F8E7"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4B993CC"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09</w:t>
            </w:r>
          </w:p>
        </w:tc>
        <w:tc>
          <w:tcPr>
            <w:tcW w:w="14174" w:type="dxa"/>
            <w:gridSpan w:val="2"/>
            <w:shd w:val="clear" w:color="auto" w:fill="auto"/>
            <w:vAlign w:val="center"/>
          </w:tcPr>
          <w:p w14:paraId="5E67B56D"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091594" w:rsidRPr="00295655" w14:paraId="79D7C274"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6049BC0" w14:textId="77777777" w:rsidR="00091594" w:rsidRPr="00295655" w:rsidRDefault="00091594" w:rsidP="00231885">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091594" w:rsidRPr="00295655" w14:paraId="0DAE34FE"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54BD4B3"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10</w:t>
            </w:r>
          </w:p>
        </w:tc>
        <w:tc>
          <w:tcPr>
            <w:tcW w:w="14174" w:type="dxa"/>
            <w:gridSpan w:val="2"/>
            <w:shd w:val="clear" w:color="auto" w:fill="auto"/>
            <w:vAlign w:val="center"/>
          </w:tcPr>
          <w:p w14:paraId="292BBAE9" w14:textId="77777777" w:rsidR="00091594" w:rsidRPr="00295655" w:rsidRDefault="00091594" w:rsidP="00231885">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Insulation:  In all cases, unless ducts are enclosed entirely in directly conditioned space, the minimum duct insulation value is R-6. Note that higher values may be required by the prescriptive or performance requirements. See Section 150.0(m)1.</w:t>
            </w:r>
          </w:p>
        </w:tc>
      </w:tr>
      <w:tr w:rsidR="00091594" w:rsidRPr="00295655" w14:paraId="2419C163"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F33BE86"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11</w:t>
            </w:r>
          </w:p>
        </w:tc>
        <w:tc>
          <w:tcPr>
            <w:tcW w:w="14174" w:type="dxa"/>
            <w:gridSpan w:val="2"/>
            <w:shd w:val="clear" w:color="auto" w:fill="auto"/>
            <w:vAlign w:val="center"/>
          </w:tcPr>
          <w:p w14:paraId="2F211B1C"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 </w:t>
            </w:r>
          </w:p>
        </w:tc>
      </w:tr>
      <w:tr w:rsidR="00091594" w:rsidRPr="00295655" w14:paraId="68FE429F"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B1CBFFF" w14:textId="77777777" w:rsidR="00091594" w:rsidRPr="00295655" w:rsidRDefault="00091594" w:rsidP="00231885">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091594" w:rsidRPr="00295655" w14:paraId="2C8E88DB"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D4EB54F"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12</w:t>
            </w:r>
          </w:p>
        </w:tc>
        <w:tc>
          <w:tcPr>
            <w:tcW w:w="14174" w:type="dxa"/>
            <w:gridSpan w:val="2"/>
            <w:shd w:val="clear" w:color="auto" w:fill="auto"/>
            <w:vAlign w:val="center"/>
          </w:tcPr>
          <w:p w14:paraId="4F8E98F3" w14:textId="77777777" w:rsidR="00091594" w:rsidRPr="00295655" w:rsidRDefault="00091594" w:rsidP="00231885">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091594" w:rsidRPr="00295655" w14:paraId="6B545ABB"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3250695"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13</w:t>
            </w:r>
          </w:p>
        </w:tc>
        <w:tc>
          <w:tcPr>
            <w:tcW w:w="14174" w:type="dxa"/>
            <w:gridSpan w:val="2"/>
            <w:shd w:val="clear" w:color="auto" w:fill="auto"/>
            <w:vAlign w:val="center"/>
          </w:tcPr>
          <w:p w14:paraId="6E7A77D7" w14:textId="77777777" w:rsidR="00091594" w:rsidRPr="00295655" w:rsidRDefault="00091594" w:rsidP="00231885">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091594" w:rsidRPr="00295655" w14:paraId="5B88BB65"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E2999DE"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14</w:t>
            </w:r>
          </w:p>
        </w:tc>
        <w:tc>
          <w:tcPr>
            <w:tcW w:w="14174" w:type="dxa"/>
            <w:gridSpan w:val="2"/>
            <w:shd w:val="clear" w:color="auto" w:fill="auto"/>
            <w:vAlign w:val="center"/>
          </w:tcPr>
          <w:p w14:paraId="3D009CB6" w14:textId="77777777" w:rsidR="00091594" w:rsidRPr="00295655" w:rsidRDefault="00091594" w:rsidP="00231885">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091594" w:rsidRPr="00295655" w14:paraId="3D3E6293" w14:textId="77777777" w:rsidTr="0023188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78A0442" w14:textId="77777777" w:rsidR="00091594" w:rsidRPr="00295655" w:rsidRDefault="00091594" w:rsidP="00231885">
            <w:pPr>
              <w:keepNext/>
              <w:rPr>
                <w:rFonts w:asciiTheme="minorHAnsi" w:eastAsia="Cambria" w:hAnsiTheme="minorHAnsi"/>
                <w:sz w:val="18"/>
                <w:szCs w:val="18"/>
              </w:rPr>
            </w:pPr>
            <w:r w:rsidRPr="00295655">
              <w:rPr>
                <w:rFonts w:asciiTheme="minorHAnsi" w:eastAsia="Cambria" w:hAnsiTheme="minorHAnsi"/>
                <w:sz w:val="18"/>
                <w:szCs w:val="18"/>
              </w:rPr>
              <w:t>15</w:t>
            </w:r>
          </w:p>
        </w:tc>
        <w:tc>
          <w:tcPr>
            <w:tcW w:w="14174" w:type="dxa"/>
            <w:gridSpan w:val="2"/>
            <w:shd w:val="clear" w:color="auto" w:fill="auto"/>
            <w:vAlign w:val="center"/>
          </w:tcPr>
          <w:p w14:paraId="74D22766" w14:textId="77777777" w:rsidR="00091594" w:rsidRPr="00295655" w:rsidRDefault="00091594" w:rsidP="00231885">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091594" w14:paraId="6609D05E" w14:textId="77777777" w:rsidTr="002318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1D58783F" w14:textId="77777777" w:rsidR="00091594" w:rsidRPr="007E2934" w:rsidRDefault="00091594" w:rsidP="00231885">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1F9B92E8" w14:textId="77777777" w:rsidR="00A53F9F" w:rsidRDefault="00A53F9F" w:rsidP="00A53F9F">
      <w:pPr>
        <w:rPr>
          <w:rFonts w:ascii="Calibri" w:hAnsi="Calibri"/>
          <w:sz w:val="18"/>
          <w:szCs w:val="18"/>
        </w:rPr>
      </w:pPr>
    </w:p>
    <w:p w14:paraId="1672461F" w14:textId="77777777" w:rsidR="00091594" w:rsidRDefault="00091594" w:rsidP="00A53F9F">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0F413D" w:rsidRPr="00295655" w14:paraId="1F9B95CD" w14:textId="77777777" w:rsidTr="00091594">
        <w:trPr>
          <w:trHeight w:val="206"/>
        </w:trPr>
        <w:tc>
          <w:tcPr>
            <w:tcW w:w="14534" w:type="dxa"/>
            <w:gridSpan w:val="4"/>
            <w:vAlign w:val="center"/>
          </w:tcPr>
          <w:p w14:paraId="1F9B95CC" w14:textId="77777777" w:rsidR="000F413D" w:rsidRPr="00295655"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95655">
              <w:rPr>
                <w:rFonts w:ascii="Calibri" w:hAnsi="Calibri" w:cs="Arial"/>
                <w:b/>
                <w:caps/>
                <w:sz w:val="18"/>
                <w:szCs w:val="18"/>
              </w:rPr>
              <w:t>Documentation Author's Declaration Statement</w:t>
            </w:r>
          </w:p>
        </w:tc>
      </w:tr>
      <w:tr w:rsidR="000F413D" w:rsidRPr="00295655" w14:paraId="1F9B95CF" w14:textId="77777777" w:rsidTr="00091594">
        <w:trPr>
          <w:trHeight w:hRule="exact" w:val="360"/>
        </w:trPr>
        <w:tc>
          <w:tcPr>
            <w:tcW w:w="14534" w:type="dxa"/>
            <w:gridSpan w:val="4"/>
            <w:vAlign w:val="center"/>
          </w:tcPr>
          <w:p w14:paraId="1F9B95CE" w14:textId="77777777" w:rsidR="000F413D" w:rsidRPr="00295655" w:rsidRDefault="000F413D" w:rsidP="000631C9">
            <w:pPr>
              <w:pStyle w:val="Heading3"/>
              <w:numPr>
                <w:ilvl w:val="0"/>
                <w:numId w:val="11"/>
              </w:numPr>
              <w:spacing w:before="0" w:after="60"/>
              <w:ind w:right="90"/>
              <w:rPr>
                <w:rFonts w:ascii="Calibri" w:hAnsi="Calibri"/>
                <w:sz w:val="18"/>
                <w:szCs w:val="18"/>
              </w:rPr>
            </w:pPr>
            <w:r w:rsidRPr="00295655">
              <w:rPr>
                <w:rFonts w:ascii="Calibri" w:hAnsi="Calibri"/>
                <w:sz w:val="18"/>
                <w:szCs w:val="18"/>
              </w:rPr>
              <w:t>I certify that this Certificate of Installation documentation is accurate and complete.</w:t>
            </w:r>
          </w:p>
        </w:tc>
      </w:tr>
      <w:tr w:rsidR="000F413D" w:rsidRPr="00295655" w14:paraId="1F9B95D2" w14:textId="77777777" w:rsidTr="00091594">
        <w:trPr>
          <w:trHeight w:val="360"/>
        </w:trPr>
        <w:tc>
          <w:tcPr>
            <w:tcW w:w="7407" w:type="dxa"/>
            <w:gridSpan w:val="2"/>
          </w:tcPr>
          <w:p w14:paraId="1F9B95D0" w14:textId="77777777" w:rsidR="000F413D" w:rsidRPr="00295655" w:rsidRDefault="000F413D" w:rsidP="000631C9">
            <w:pPr>
              <w:keepNext/>
              <w:rPr>
                <w:rFonts w:ascii="Calibri" w:hAnsi="Calibri"/>
                <w:sz w:val="14"/>
                <w:szCs w:val="14"/>
              </w:rPr>
            </w:pPr>
            <w:r w:rsidRPr="00295655">
              <w:rPr>
                <w:rFonts w:ascii="Calibri" w:hAnsi="Calibri"/>
                <w:sz w:val="14"/>
                <w:szCs w:val="14"/>
              </w:rPr>
              <w:t>Documentation Author Name:</w:t>
            </w:r>
          </w:p>
        </w:tc>
        <w:tc>
          <w:tcPr>
            <w:tcW w:w="7127" w:type="dxa"/>
            <w:gridSpan w:val="2"/>
          </w:tcPr>
          <w:p w14:paraId="1F9B95D1" w14:textId="77777777" w:rsidR="000F413D" w:rsidRPr="00295655" w:rsidRDefault="000F413D" w:rsidP="000631C9">
            <w:pPr>
              <w:keepNext/>
              <w:rPr>
                <w:rFonts w:ascii="Calibri" w:hAnsi="Calibri"/>
                <w:sz w:val="14"/>
                <w:szCs w:val="14"/>
              </w:rPr>
            </w:pPr>
            <w:r w:rsidRPr="00295655">
              <w:rPr>
                <w:rFonts w:ascii="Calibri" w:hAnsi="Calibri"/>
                <w:sz w:val="14"/>
                <w:szCs w:val="14"/>
              </w:rPr>
              <w:t>Documentation Author Signature:</w:t>
            </w:r>
          </w:p>
        </w:tc>
      </w:tr>
      <w:tr w:rsidR="000F413D" w:rsidRPr="00295655" w14:paraId="1F9B95D5" w14:textId="77777777" w:rsidTr="00091594">
        <w:trPr>
          <w:trHeight w:val="360"/>
        </w:trPr>
        <w:tc>
          <w:tcPr>
            <w:tcW w:w="7407" w:type="dxa"/>
            <w:gridSpan w:val="2"/>
          </w:tcPr>
          <w:p w14:paraId="1F9B95D3" w14:textId="77777777" w:rsidR="000F413D" w:rsidRPr="00295655" w:rsidRDefault="000F413D" w:rsidP="000631C9">
            <w:pPr>
              <w:keepNext/>
              <w:rPr>
                <w:rFonts w:ascii="Calibri" w:hAnsi="Calibri"/>
                <w:sz w:val="14"/>
                <w:szCs w:val="14"/>
              </w:rPr>
            </w:pPr>
            <w:r w:rsidRPr="00295655">
              <w:rPr>
                <w:rFonts w:ascii="Calibri" w:hAnsi="Calibri"/>
                <w:sz w:val="14"/>
                <w:szCs w:val="14"/>
              </w:rPr>
              <w:t>Documentation Author Company Name:</w:t>
            </w:r>
          </w:p>
        </w:tc>
        <w:tc>
          <w:tcPr>
            <w:tcW w:w="7127" w:type="dxa"/>
            <w:gridSpan w:val="2"/>
          </w:tcPr>
          <w:p w14:paraId="1F9B95D4" w14:textId="77777777" w:rsidR="000F413D" w:rsidRPr="00295655" w:rsidRDefault="000F413D" w:rsidP="000631C9">
            <w:pPr>
              <w:keepNext/>
              <w:rPr>
                <w:rFonts w:ascii="Calibri" w:hAnsi="Calibri"/>
                <w:sz w:val="14"/>
                <w:szCs w:val="14"/>
              </w:rPr>
            </w:pPr>
            <w:r w:rsidRPr="00295655">
              <w:rPr>
                <w:rFonts w:ascii="Calibri" w:hAnsi="Calibri"/>
                <w:sz w:val="14"/>
                <w:szCs w:val="14"/>
              </w:rPr>
              <w:t>Date Signed:</w:t>
            </w:r>
          </w:p>
        </w:tc>
      </w:tr>
      <w:tr w:rsidR="000F413D" w:rsidRPr="00295655" w14:paraId="1F9B95D8" w14:textId="77777777" w:rsidTr="00091594">
        <w:trPr>
          <w:trHeight w:val="360"/>
        </w:trPr>
        <w:tc>
          <w:tcPr>
            <w:tcW w:w="7407" w:type="dxa"/>
            <w:gridSpan w:val="2"/>
          </w:tcPr>
          <w:p w14:paraId="1F9B95D6" w14:textId="77777777" w:rsidR="000F413D" w:rsidRPr="00295655" w:rsidRDefault="000F413D" w:rsidP="000631C9">
            <w:pPr>
              <w:keepNext/>
              <w:rPr>
                <w:rFonts w:ascii="Calibri" w:hAnsi="Calibri"/>
                <w:sz w:val="14"/>
                <w:szCs w:val="14"/>
              </w:rPr>
            </w:pPr>
            <w:r w:rsidRPr="00295655">
              <w:rPr>
                <w:rFonts w:ascii="Calibri" w:hAnsi="Calibri"/>
                <w:sz w:val="14"/>
                <w:szCs w:val="14"/>
              </w:rPr>
              <w:t>Address:</w:t>
            </w:r>
          </w:p>
        </w:tc>
        <w:tc>
          <w:tcPr>
            <w:tcW w:w="7127" w:type="dxa"/>
            <w:gridSpan w:val="2"/>
          </w:tcPr>
          <w:p w14:paraId="1F9B95D7" w14:textId="77777777" w:rsidR="000F413D" w:rsidRPr="00295655" w:rsidRDefault="000F413D" w:rsidP="000631C9">
            <w:pPr>
              <w:keepNext/>
              <w:rPr>
                <w:rFonts w:ascii="Calibri" w:hAnsi="Calibri"/>
                <w:sz w:val="14"/>
                <w:szCs w:val="14"/>
              </w:rPr>
            </w:pPr>
            <w:r w:rsidRPr="00295655">
              <w:rPr>
                <w:rFonts w:ascii="Calibri" w:hAnsi="Calibri"/>
                <w:sz w:val="14"/>
                <w:szCs w:val="14"/>
              </w:rPr>
              <w:t>CEA/HERS Certification Identification (If applicable):</w:t>
            </w:r>
          </w:p>
        </w:tc>
      </w:tr>
      <w:tr w:rsidR="000F413D" w:rsidRPr="00295655" w14:paraId="1F9B95DB" w14:textId="77777777" w:rsidTr="00091594">
        <w:trPr>
          <w:trHeight w:val="360"/>
        </w:trPr>
        <w:tc>
          <w:tcPr>
            <w:tcW w:w="7407" w:type="dxa"/>
            <w:gridSpan w:val="2"/>
          </w:tcPr>
          <w:p w14:paraId="1F9B95D9" w14:textId="77777777" w:rsidR="000F413D" w:rsidRPr="00295655" w:rsidRDefault="000F413D" w:rsidP="000631C9">
            <w:pPr>
              <w:keepNext/>
              <w:rPr>
                <w:rFonts w:ascii="Calibri" w:hAnsi="Calibri"/>
                <w:sz w:val="14"/>
                <w:szCs w:val="14"/>
              </w:rPr>
            </w:pPr>
            <w:r w:rsidRPr="00295655">
              <w:rPr>
                <w:rFonts w:ascii="Calibri" w:hAnsi="Calibri"/>
                <w:sz w:val="14"/>
                <w:szCs w:val="14"/>
              </w:rPr>
              <w:t>City/State/Zip:</w:t>
            </w:r>
          </w:p>
        </w:tc>
        <w:tc>
          <w:tcPr>
            <w:tcW w:w="7127" w:type="dxa"/>
            <w:gridSpan w:val="2"/>
          </w:tcPr>
          <w:p w14:paraId="1F9B95DA" w14:textId="77777777" w:rsidR="000F413D" w:rsidRPr="00295655" w:rsidRDefault="000F413D" w:rsidP="000631C9">
            <w:pPr>
              <w:keepNext/>
              <w:rPr>
                <w:rFonts w:ascii="Calibri" w:hAnsi="Calibri"/>
                <w:sz w:val="14"/>
                <w:szCs w:val="14"/>
              </w:rPr>
            </w:pPr>
            <w:r w:rsidRPr="00295655">
              <w:rPr>
                <w:rFonts w:ascii="Calibri" w:hAnsi="Calibri"/>
                <w:sz w:val="14"/>
                <w:szCs w:val="14"/>
              </w:rPr>
              <w:t>Phone:</w:t>
            </w:r>
          </w:p>
        </w:tc>
      </w:tr>
      <w:tr w:rsidR="000F413D" w:rsidRPr="00295655" w14:paraId="1F9B95DD" w14:textId="77777777" w:rsidTr="00091594">
        <w:tblPrEx>
          <w:tblCellMar>
            <w:left w:w="115" w:type="dxa"/>
            <w:right w:w="115" w:type="dxa"/>
          </w:tblCellMar>
        </w:tblPrEx>
        <w:trPr>
          <w:trHeight w:val="296"/>
        </w:trPr>
        <w:tc>
          <w:tcPr>
            <w:tcW w:w="14534" w:type="dxa"/>
            <w:gridSpan w:val="4"/>
            <w:vAlign w:val="center"/>
          </w:tcPr>
          <w:p w14:paraId="1F9B95DC" w14:textId="77777777" w:rsidR="000F413D" w:rsidRPr="00295655"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295655">
              <w:rPr>
                <w:rFonts w:ascii="Calibri" w:hAnsi="Calibri" w:cs="Arial"/>
                <w:b/>
                <w:caps/>
                <w:sz w:val="18"/>
                <w:szCs w:val="18"/>
              </w:rPr>
              <w:t>Responsible Person's Declaration statement</w:t>
            </w:r>
          </w:p>
        </w:tc>
      </w:tr>
      <w:tr w:rsidR="000F413D" w:rsidRPr="00295655" w14:paraId="1F9B95E4" w14:textId="77777777" w:rsidTr="00091594">
        <w:tblPrEx>
          <w:tblCellMar>
            <w:left w:w="115" w:type="dxa"/>
            <w:right w:w="115" w:type="dxa"/>
          </w:tblCellMar>
        </w:tblPrEx>
        <w:trPr>
          <w:trHeight w:val="504"/>
        </w:trPr>
        <w:tc>
          <w:tcPr>
            <w:tcW w:w="14534" w:type="dxa"/>
            <w:gridSpan w:val="4"/>
          </w:tcPr>
          <w:p w14:paraId="15A9A234" w14:textId="77777777" w:rsidR="007055D5" w:rsidRPr="007055D5" w:rsidRDefault="007055D5" w:rsidP="007055D5">
            <w:pPr>
              <w:pStyle w:val="Heading3"/>
              <w:numPr>
                <w:ilvl w:val="0"/>
                <w:numId w:val="0"/>
              </w:numPr>
              <w:spacing w:before="60"/>
              <w:ind w:right="86"/>
              <w:rPr>
                <w:rFonts w:asciiTheme="minorHAnsi" w:hAnsiTheme="minorHAnsi"/>
                <w:sz w:val="18"/>
              </w:rPr>
            </w:pPr>
            <w:r w:rsidRPr="007055D5">
              <w:rPr>
                <w:rFonts w:asciiTheme="minorHAnsi" w:hAnsiTheme="minorHAnsi"/>
                <w:sz w:val="18"/>
              </w:rPr>
              <w:t xml:space="preserve">I certify the following under penalty of perjury, under the laws of the State of California: </w:t>
            </w:r>
          </w:p>
          <w:p w14:paraId="27C0603D" w14:textId="77777777" w:rsidR="007055D5" w:rsidRPr="007055D5" w:rsidRDefault="007055D5" w:rsidP="007055D5">
            <w:pPr>
              <w:pStyle w:val="Heading3"/>
              <w:numPr>
                <w:ilvl w:val="0"/>
                <w:numId w:val="30"/>
              </w:numPr>
              <w:spacing w:before="0"/>
              <w:ind w:right="90"/>
              <w:rPr>
                <w:rFonts w:asciiTheme="minorHAnsi" w:hAnsiTheme="minorHAnsi"/>
                <w:color w:val="4F81BD" w:themeColor="accent1"/>
                <w:sz w:val="18"/>
              </w:rPr>
            </w:pPr>
            <w:r w:rsidRPr="007055D5">
              <w:rPr>
                <w:rFonts w:asciiTheme="minorHAnsi" w:hAnsiTheme="minorHAnsi"/>
                <w:sz w:val="18"/>
              </w:rPr>
              <w:t xml:space="preserve">The information provided on this Certificate of Installation is true and correct. </w:t>
            </w:r>
          </w:p>
          <w:p w14:paraId="1A38C93F" w14:textId="77777777" w:rsidR="007055D5" w:rsidRPr="007055D5" w:rsidRDefault="007055D5" w:rsidP="007055D5">
            <w:pPr>
              <w:keepNext/>
              <w:widowControl w:val="0"/>
              <w:numPr>
                <w:ilvl w:val="0"/>
                <w:numId w:val="30"/>
              </w:numPr>
              <w:ind w:right="90"/>
              <w:rPr>
                <w:rFonts w:asciiTheme="minorHAnsi" w:hAnsiTheme="minorHAnsi"/>
                <w:sz w:val="18"/>
              </w:rPr>
            </w:pPr>
            <w:r w:rsidRPr="007055D5">
              <w:rPr>
                <w:rFonts w:asciiTheme="minorHAnsi" w:hAnsiTheme="minorHAnsi"/>
                <w:snapToGrid w:val="0"/>
                <w:sz w:val="18"/>
              </w:rPr>
              <w:t xml:space="preserve">I am either: a) a responsible person eligible under Division 3 of the Business and Professions Code </w:t>
            </w:r>
            <w:r w:rsidRPr="007055D5">
              <w:rPr>
                <w:rFonts w:asciiTheme="minorHAnsi" w:hAnsiTheme="minorHAnsi"/>
                <w:sz w:val="18"/>
              </w:rPr>
              <w:t xml:space="preserve">in the applicable classification to accept responsibility for the system design, construction, or installation </w:t>
            </w:r>
            <w:r w:rsidRPr="007055D5">
              <w:rPr>
                <w:rFonts w:asciiTheme="minorHAnsi" w:hAnsiTheme="minorHAnsi"/>
                <w:snapToGrid w:val="0"/>
                <w:sz w:val="18"/>
              </w:rPr>
              <w:t xml:space="preserve">of features, materials, components, or manufactured devices </w:t>
            </w:r>
            <w:r w:rsidRPr="007055D5">
              <w:rPr>
                <w:rFonts w:asciiTheme="minorHAnsi" w:hAnsiTheme="minorHAnsi"/>
                <w:sz w:val="18"/>
              </w:rPr>
              <w:t xml:space="preserve">for the scope of work identified on this Certificate of Installation, </w:t>
            </w:r>
            <w:r w:rsidRPr="007055D5">
              <w:rPr>
                <w:rFonts w:asciiTheme="minorHAnsi" w:hAnsiTheme="minorHAnsi"/>
                <w:snapToGrid w:val="0"/>
                <w:sz w:val="18"/>
              </w:rPr>
              <w:t>and attest to the declarations in this statement</w:t>
            </w:r>
            <w:r w:rsidRPr="007055D5">
              <w:rPr>
                <w:rFonts w:asciiTheme="minorHAnsi" w:hAnsiTheme="minorHAnsi"/>
                <w:sz w:val="18"/>
              </w:rPr>
              <w:t>, or b) I am an authorized representative of the responsible person and attest to the declarations in this statement on the responsible person’s behalf.</w:t>
            </w:r>
          </w:p>
          <w:p w14:paraId="0F8D3B80" w14:textId="77777777" w:rsidR="007055D5" w:rsidRPr="007055D5" w:rsidRDefault="007055D5" w:rsidP="007055D5">
            <w:pPr>
              <w:pStyle w:val="ListParagraph"/>
              <w:keepNext/>
              <w:numPr>
                <w:ilvl w:val="0"/>
                <w:numId w:val="30"/>
              </w:numPr>
              <w:autoSpaceDE w:val="0"/>
              <w:autoSpaceDN w:val="0"/>
              <w:adjustRightInd w:val="0"/>
              <w:ind w:right="90"/>
              <w:rPr>
                <w:rFonts w:asciiTheme="minorHAnsi" w:hAnsiTheme="minorHAnsi"/>
                <w:sz w:val="18"/>
                <w:szCs w:val="22"/>
              </w:rPr>
            </w:pPr>
            <w:r w:rsidRPr="007055D5">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F9B95E3" w14:textId="26FC6D49" w:rsidR="000F413D" w:rsidRPr="00295655" w:rsidRDefault="007055D5" w:rsidP="000631C9">
            <w:pPr>
              <w:pStyle w:val="ListParagraph"/>
              <w:keepNext/>
              <w:numPr>
                <w:ilvl w:val="0"/>
                <w:numId w:val="12"/>
              </w:numPr>
              <w:spacing w:after="60"/>
            </w:pPr>
            <w:r w:rsidRPr="007055D5">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F413D" w:rsidRPr="00295655" w14:paraId="1F9B95E7" w14:textId="77777777" w:rsidTr="00091594">
        <w:tblPrEx>
          <w:tblCellMar>
            <w:left w:w="108" w:type="dxa"/>
            <w:right w:w="108" w:type="dxa"/>
          </w:tblCellMar>
        </w:tblPrEx>
        <w:trPr>
          <w:trHeight w:val="360"/>
        </w:trPr>
        <w:tc>
          <w:tcPr>
            <w:tcW w:w="7048" w:type="dxa"/>
          </w:tcPr>
          <w:p w14:paraId="1F9B95E5" w14:textId="77777777" w:rsidR="000F413D" w:rsidRPr="00295655"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Responsible Builder/Installer Name:</w:t>
            </w:r>
          </w:p>
        </w:tc>
        <w:tc>
          <w:tcPr>
            <w:tcW w:w="7486" w:type="dxa"/>
            <w:gridSpan w:val="3"/>
          </w:tcPr>
          <w:p w14:paraId="1F9B95E6" w14:textId="77777777" w:rsidR="000F413D" w:rsidRPr="00295655"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Responsible Builder/Installer Signature:</w:t>
            </w:r>
          </w:p>
        </w:tc>
      </w:tr>
      <w:tr w:rsidR="000F413D" w:rsidRPr="00295655" w14:paraId="1F9B95EA" w14:textId="77777777" w:rsidTr="00091594">
        <w:tblPrEx>
          <w:tblCellMar>
            <w:left w:w="108" w:type="dxa"/>
            <w:right w:w="108" w:type="dxa"/>
          </w:tblCellMar>
        </w:tblPrEx>
        <w:trPr>
          <w:trHeight w:val="360"/>
        </w:trPr>
        <w:tc>
          <w:tcPr>
            <w:tcW w:w="7048" w:type="dxa"/>
          </w:tcPr>
          <w:p w14:paraId="1F9B95E8"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Company Name:  (Installing Subcontractor or General Contractor or Builder/Owner)</w:t>
            </w:r>
          </w:p>
        </w:tc>
        <w:tc>
          <w:tcPr>
            <w:tcW w:w="7486" w:type="dxa"/>
            <w:gridSpan w:val="3"/>
          </w:tcPr>
          <w:p w14:paraId="1F9B95E9"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Position With Company (Title):</w:t>
            </w:r>
          </w:p>
        </w:tc>
      </w:tr>
      <w:tr w:rsidR="000F413D" w:rsidRPr="00295655" w14:paraId="1F9B95ED" w14:textId="77777777" w:rsidTr="00091594">
        <w:tblPrEx>
          <w:tblCellMar>
            <w:left w:w="108" w:type="dxa"/>
            <w:right w:w="108" w:type="dxa"/>
          </w:tblCellMar>
        </w:tblPrEx>
        <w:trPr>
          <w:trHeight w:val="360"/>
        </w:trPr>
        <w:tc>
          <w:tcPr>
            <w:tcW w:w="7048" w:type="dxa"/>
          </w:tcPr>
          <w:p w14:paraId="1F9B95EB"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Address:</w:t>
            </w:r>
          </w:p>
        </w:tc>
        <w:tc>
          <w:tcPr>
            <w:tcW w:w="7486" w:type="dxa"/>
            <w:gridSpan w:val="3"/>
          </w:tcPr>
          <w:p w14:paraId="1F9B95EC"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CSLB License:</w:t>
            </w:r>
          </w:p>
        </w:tc>
      </w:tr>
      <w:tr w:rsidR="000F413D" w:rsidRPr="00295655" w14:paraId="1F9B95F1" w14:textId="77777777" w:rsidTr="00091594">
        <w:tblPrEx>
          <w:tblCellMar>
            <w:left w:w="108" w:type="dxa"/>
            <w:right w:w="108" w:type="dxa"/>
          </w:tblCellMar>
        </w:tblPrEx>
        <w:trPr>
          <w:trHeight w:val="360"/>
        </w:trPr>
        <w:tc>
          <w:tcPr>
            <w:tcW w:w="7048" w:type="dxa"/>
          </w:tcPr>
          <w:p w14:paraId="1F9B95EE"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City/State/Zip:</w:t>
            </w:r>
          </w:p>
        </w:tc>
        <w:tc>
          <w:tcPr>
            <w:tcW w:w="3747" w:type="dxa"/>
            <w:gridSpan w:val="2"/>
          </w:tcPr>
          <w:p w14:paraId="1F9B95EF" w14:textId="374448A8"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Phone</w:t>
            </w:r>
            <w:r w:rsidR="00F0756C">
              <w:rPr>
                <w:rFonts w:ascii="Calibri" w:hAnsi="Calibri"/>
                <w:sz w:val="14"/>
                <w:szCs w:val="14"/>
              </w:rPr>
              <w:t>:</w:t>
            </w:r>
          </w:p>
        </w:tc>
        <w:tc>
          <w:tcPr>
            <w:tcW w:w="3739" w:type="dxa"/>
          </w:tcPr>
          <w:p w14:paraId="1F9B95F0"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95655">
              <w:rPr>
                <w:rFonts w:ascii="Calibri" w:hAnsi="Calibri"/>
                <w:sz w:val="14"/>
                <w:szCs w:val="14"/>
              </w:rPr>
              <w:t>Date Signed:</w:t>
            </w:r>
          </w:p>
        </w:tc>
      </w:tr>
    </w:tbl>
    <w:p w14:paraId="1F9B95F2" w14:textId="77777777" w:rsidR="000F413D" w:rsidRPr="00295655" w:rsidRDefault="000F413D" w:rsidP="00C2497D">
      <w:pPr>
        <w:rPr>
          <w:rFonts w:ascii="Calibri" w:hAnsi="Calibri"/>
          <w:sz w:val="18"/>
          <w:szCs w:val="18"/>
        </w:rPr>
      </w:pPr>
    </w:p>
    <w:p w14:paraId="1F9B95F3" w14:textId="77777777" w:rsidR="000F413D" w:rsidRPr="00295655" w:rsidRDefault="000F413D" w:rsidP="00C2497D">
      <w:pPr>
        <w:rPr>
          <w:rFonts w:ascii="Calibri" w:hAnsi="Calibri"/>
          <w:sz w:val="18"/>
          <w:szCs w:val="18"/>
        </w:rPr>
      </w:pPr>
    </w:p>
    <w:p w14:paraId="1F9B95F4" w14:textId="77777777" w:rsidR="000F413D" w:rsidRPr="00295655" w:rsidRDefault="000F413D" w:rsidP="00C2497D">
      <w:pPr>
        <w:rPr>
          <w:rFonts w:ascii="Calibri" w:hAnsi="Calibri"/>
          <w:sz w:val="18"/>
          <w:szCs w:val="18"/>
        </w:rPr>
      </w:pPr>
    </w:p>
    <w:p w14:paraId="1F9B95F5" w14:textId="77777777" w:rsidR="000F413D" w:rsidRPr="00295655" w:rsidRDefault="000F413D" w:rsidP="00C2497D">
      <w:pPr>
        <w:rPr>
          <w:rFonts w:ascii="Calibri" w:hAnsi="Calibri"/>
          <w:sz w:val="18"/>
          <w:szCs w:val="18"/>
        </w:rPr>
        <w:sectPr w:rsidR="000F413D" w:rsidRPr="00295655" w:rsidSect="00587D54">
          <w:headerReference w:type="even" r:id="rId8"/>
          <w:headerReference w:type="default" r:id="rId9"/>
          <w:footerReference w:type="default" r:id="rId10"/>
          <w:headerReference w:type="first" r:id="rId11"/>
          <w:pgSz w:w="15840" w:h="12240" w:orient="landscape" w:code="1"/>
          <w:pgMar w:top="1296" w:right="720" w:bottom="1008" w:left="720" w:header="180" w:footer="576" w:gutter="0"/>
          <w:cols w:space="720"/>
          <w:docGrid w:linePitch="272"/>
        </w:sectPr>
      </w:pPr>
    </w:p>
    <w:p w14:paraId="1F9B95F6" w14:textId="2DDF73AE" w:rsidR="008C6ADC" w:rsidRPr="00BF40A1" w:rsidRDefault="008C6ADC" w:rsidP="00BF40A1">
      <w:pPr>
        <w:jc w:val="center"/>
        <w:rPr>
          <w:rFonts w:ascii="Calibri" w:hAnsi="Calibri"/>
          <w:b/>
          <w:sz w:val="22"/>
        </w:rPr>
      </w:pPr>
      <w:r w:rsidRPr="00BF40A1">
        <w:rPr>
          <w:rFonts w:ascii="Calibri" w:hAnsi="Calibri"/>
          <w:b/>
          <w:sz w:val="28"/>
          <w:szCs w:val="22"/>
        </w:rPr>
        <w:t>CF2R-MCH-01</w:t>
      </w:r>
      <w:r w:rsidR="002E10B9">
        <w:rPr>
          <w:rFonts w:ascii="Calibri" w:hAnsi="Calibri"/>
          <w:b/>
          <w:sz w:val="28"/>
          <w:szCs w:val="22"/>
        </w:rPr>
        <w:t>d</w:t>
      </w:r>
      <w:r w:rsidR="009B16EE" w:rsidRPr="009B16EE">
        <w:rPr>
          <w:rFonts w:ascii="Calibri" w:hAnsi="Calibri"/>
          <w:b/>
          <w:sz w:val="28"/>
          <w:szCs w:val="22"/>
        </w:rPr>
        <w:t>-E User Instructions</w:t>
      </w:r>
    </w:p>
    <w:p w14:paraId="1F9B95F7" w14:textId="77777777" w:rsidR="008C6ADC" w:rsidRPr="00B61863" w:rsidRDefault="008C6ADC" w:rsidP="0035199F">
      <w:pPr>
        <w:rPr>
          <w:rFonts w:ascii="Calibri" w:hAnsi="Calibri"/>
          <w:b/>
          <w:sz w:val="22"/>
          <w:szCs w:val="22"/>
        </w:rPr>
      </w:pPr>
    </w:p>
    <w:p w14:paraId="1F9B95F8" w14:textId="77777777" w:rsidR="00F0164F" w:rsidRPr="00B61863" w:rsidRDefault="00D85AB5" w:rsidP="00F0164F">
      <w:pPr>
        <w:rPr>
          <w:rFonts w:ascii="Calibri" w:hAnsi="Calibri"/>
          <w:sz w:val="22"/>
          <w:szCs w:val="22"/>
        </w:rPr>
      </w:pPr>
      <w:r w:rsidRPr="00B61863">
        <w:rPr>
          <w:rFonts w:ascii="Calibri" w:hAnsi="Calibri"/>
          <w:b/>
          <w:sz w:val="22"/>
          <w:szCs w:val="22"/>
        </w:rPr>
        <w:t>Section A. General Information</w:t>
      </w:r>
    </w:p>
    <w:p w14:paraId="1F9B95F9" w14:textId="51099538"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A" w14:textId="4658906C"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B" w14:textId="648A31EF"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r w:rsidR="000B650D" w:rsidRPr="000B650D">
        <w:rPr>
          <w:rFonts w:ascii="Calibri" w:hAnsi="Calibri"/>
          <w:sz w:val="22"/>
          <w:szCs w:val="22"/>
        </w:rPr>
        <w:t xml:space="preserve"> </w:t>
      </w:r>
      <w:r w:rsidR="00A62429">
        <w:rPr>
          <w:rFonts w:ascii="Calibri" w:hAnsi="Calibri"/>
          <w:sz w:val="22"/>
          <w:szCs w:val="22"/>
        </w:rPr>
        <w:t xml:space="preserve">When the project scope includes an addition to an existing building, the value is equal to the sum of the existing conditioned floor area plus the conditioned floor area of the addition.  </w:t>
      </w:r>
      <w:r w:rsidR="000B650D">
        <w:rPr>
          <w:rFonts w:ascii="Calibri" w:hAnsi="Calibri"/>
          <w:sz w:val="22"/>
          <w:szCs w:val="22"/>
        </w:rPr>
        <w:t xml:space="preserve">The default </w:t>
      </w:r>
      <w:r w:rsidR="000B650D" w:rsidRPr="00C10A80">
        <w:rPr>
          <w:rFonts w:ascii="Calibri" w:hAnsi="Calibri"/>
          <w:sz w:val="22"/>
          <w:szCs w:val="22"/>
        </w:rPr>
        <w:t xml:space="preserve">value </w:t>
      </w:r>
      <w:r w:rsidR="000B650D">
        <w:rPr>
          <w:rFonts w:ascii="Calibri" w:hAnsi="Calibri"/>
          <w:sz w:val="22"/>
          <w:szCs w:val="22"/>
        </w:rPr>
        <w:t xml:space="preserve">from the CF1R-PRF </w:t>
      </w:r>
      <w:r w:rsidR="000B650D" w:rsidRPr="00C10A80">
        <w:rPr>
          <w:rFonts w:ascii="Calibri" w:hAnsi="Calibri"/>
          <w:sz w:val="22"/>
          <w:szCs w:val="22"/>
        </w:rPr>
        <w:t xml:space="preserve">may be overwritten in this document. </w:t>
      </w:r>
      <w:r w:rsidR="000B650D">
        <w:rPr>
          <w:rFonts w:ascii="Calibri" w:hAnsi="Calibri"/>
          <w:sz w:val="22"/>
          <w:szCs w:val="22"/>
        </w:rPr>
        <w:t xml:space="preserve"> </w:t>
      </w:r>
      <w:r w:rsidR="000B650D" w:rsidRPr="00C10A80">
        <w:rPr>
          <w:rFonts w:ascii="Calibri" w:hAnsi="Calibri"/>
          <w:sz w:val="22"/>
          <w:szCs w:val="22"/>
        </w:rPr>
        <w:t>Overwriting the default value will automatically flag this entry and subject it to additional scrutiny by QA and enforcement personnel.</w:t>
      </w:r>
    </w:p>
    <w:p w14:paraId="1F9B95FC" w14:textId="06C3A18F"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5FD" w14:textId="013E796D"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E" w14:textId="27A2A08C"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68043522"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 xml:space="preserve">Enter the total heating load for the dwelling unit described by this </w:t>
      </w:r>
      <w:r w:rsidR="00BF40A1" w:rsidRPr="00B61863">
        <w:rPr>
          <w:rFonts w:ascii="Calibri" w:hAnsi="Calibri"/>
          <w:sz w:val="22"/>
          <w:szCs w:val="22"/>
        </w:rPr>
        <w:t>document. For</w:t>
      </w:r>
      <w:r w:rsidRPr="00B61863">
        <w:rPr>
          <w:rFonts w:ascii="Calibri" w:hAnsi="Calibri"/>
          <w:sz w:val="22"/>
          <w:szCs w:val="22"/>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65C22E0" w:rsidR="00C10A80" w:rsidRPr="00B61863" w:rsidRDefault="00C10A80" w:rsidP="00C13DF9">
      <w:pPr>
        <w:pStyle w:val="ListParagraph"/>
        <w:numPr>
          <w:ilvl w:val="0"/>
          <w:numId w:val="16"/>
        </w:numPr>
        <w:ind w:left="360" w:hanging="360"/>
        <w:rPr>
          <w:rFonts w:ascii="Calibri" w:hAnsi="Calibri"/>
          <w:sz w:val="22"/>
          <w:szCs w:val="22"/>
        </w:rPr>
      </w:pPr>
      <w:r>
        <w:rPr>
          <w:rFonts w:ascii="Calibri" w:hAnsi="Calibri"/>
          <w:sz w:val="22"/>
          <w:szCs w:val="22"/>
        </w:rPr>
        <w:t xml:space="preserve">Enter the number of bedrooms in the dwelling unit.  </w:t>
      </w:r>
      <w:r w:rsidRPr="00C10A80">
        <w:rPr>
          <w:rFonts w:ascii="Calibri" w:hAnsi="Calibri"/>
          <w:sz w:val="22"/>
          <w:szCs w:val="22"/>
        </w:rPr>
        <w:t>This field is filled out automatically</w:t>
      </w:r>
      <w:r>
        <w:rPr>
          <w:rFonts w:ascii="Calibri" w:hAnsi="Calibri"/>
          <w:sz w:val="22"/>
          <w:szCs w:val="22"/>
        </w:rPr>
        <w:t xml:space="preserve"> using the default value from the CF1R-PRF for performance compliance, and is user entry for prescriptive compliance.</w:t>
      </w:r>
      <w:r w:rsidRPr="00C10A80">
        <w:rPr>
          <w:rFonts w:ascii="Calibri" w:hAnsi="Calibri"/>
          <w:sz w:val="22"/>
          <w:szCs w:val="22"/>
        </w:rPr>
        <w:t xml:space="preserve"> </w:t>
      </w:r>
      <w:r w:rsidR="00987F5D">
        <w:rPr>
          <w:rFonts w:ascii="Calibri" w:hAnsi="Calibri"/>
          <w:sz w:val="22"/>
          <w:szCs w:val="22"/>
        </w:rPr>
        <w:t xml:space="preserve"> </w:t>
      </w:r>
      <w:r>
        <w:rPr>
          <w:rFonts w:ascii="Calibri" w:hAnsi="Calibri"/>
          <w:sz w:val="22"/>
          <w:szCs w:val="22"/>
        </w:rPr>
        <w:t xml:space="preserve">The default </w:t>
      </w:r>
      <w:r w:rsidRPr="00C10A80">
        <w:rPr>
          <w:rFonts w:ascii="Calibri" w:hAnsi="Calibri"/>
          <w:sz w:val="22"/>
          <w:szCs w:val="22"/>
        </w:rPr>
        <w:t xml:space="preserve">value </w:t>
      </w:r>
      <w:r>
        <w:rPr>
          <w:rFonts w:ascii="Calibri" w:hAnsi="Calibri"/>
          <w:sz w:val="22"/>
          <w:szCs w:val="22"/>
        </w:rPr>
        <w:t xml:space="preserve">from the CF1R-PRF </w:t>
      </w:r>
      <w:r w:rsidRPr="00C10A80">
        <w:rPr>
          <w:rFonts w:ascii="Calibri" w:hAnsi="Calibri"/>
          <w:sz w:val="22"/>
          <w:szCs w:val="22"/>
        </w:rPr>
        <w:t xml:space="preserve">may be overwritten in this document. </w:t>
      </w:r>
      <w:r>
        <w:rPr>
          <w:rFonts w:ascii="Calibri" w:hAnsi="Calibri"/>
          <w:sz w:val="22"/>
          <w:szCs w:val="22"/>
        </w:rPr>
        <w:t xml:space="preserve"> </w:t>
      </w:r>
      <w:r w:rsidRPr="00C10A80">
        <w:rPr>
          <w:rFonts w:ascii="Calibri" w:hAnsi="Calibri"/>
          <w:sz w:val="22"/>
          <w:szCs w:val="22"/>
        </w:rPr>
        <w:t>Overwriting the default value will automatically flag this entry and subject it to additional scrutiny by QA and enforcement personnel.</w:t>
      </w:r>
    </w:p>
    <w:p w14:paraId="1F9B9601" w14:textId="77777777" w:rsidR="00F0164F" w:rsidRPr="00B61863" w:rsidRDefault="00F0164F" w:rsidP="00F0164F">
      <w:pPr>
        <w:rPr>
          <w:rFonts w:ascii="Calibri" w:hAnsi="Calibri"/>
          <w:sz w:val="22"/>
          <w:szCs w:val="22"/>
        </w:rPr>
      </w:pPr>
    </w:p>
    <w:p w14:paraId="1F9B9602" w14:textId="1B85CAE8" w:rsidR="00F0164F" w:rsidRPr="00B61863" w:rsidRDefault="00F0164F" w:rsidP="00F0164F">
      <w:pPr>
        <w:rPr>
          <w:rFonts w:ascii="Calibri" w:hAnsi="Calibri"/>
          <w:b/>
          <w:sz w:val="22"/>
          <w:szCs w:val="22"/>
        </w:rPr>
      </w:pPr>
      <w:r w:rsidRPr="00B61863">
        <w:rPr>
          <w:rFonts w:ascii="Calibri" w:hAnsi="Calibri"/>
          <w:b/>
          <w:sz w:val="22"/>
          <w:szCs w:val="22"/>
        </w:rPr>
        <w:t>Section B. Design Space Conditioning (SC) System Component Specifications from CF1R</w:t>
      </w:r>
    </w:p>
    <w:p w14:paraId="1F9B9604" w14:textId="36FAF31F"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5" w14:textId="6E4A0FC8"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6" w14:textId="66399185"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7" w14:textId="2098D428"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8" w14:textId="054218EA"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9" w14:textId="0F7B367C"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A" w14:textId="74F34FB7"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B" w14:textId="7007556A"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C" w14:textId="16EF505B"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determined based on entries on the Certificate of Compliance (CF1R), which must be completed prior to this document.</w:t>
      </w:r>
    </w:p>
    <w:p w14:paraId="1F9B960F" w14:textId="24A7BB9F" w:rsidR="00F0164F" w:rsidRPr="003322AF" w:rsidRDefault="00F0164F" w:rsidP="003322A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determined based on entries on the Certificate of Compliance (CF1R), which must be completed prior to this document.</w:t>
      </w:r>
    </w:p>
    <w:p w14:paraId="1F9B9610" w14:textId="77777777" w:rsidR="00F0164F" w:rsidRPr="00B61863" w:rsidRDefault="00F0164F" w:rsidP="00F0164F">
      <w:pPr>
        <w:pStyle w:val="ListParagraph"/>
        <w:ind w:left="360"/>
        <w:rPr>
          <w:rFonts w:ascii="Calibri" w:hAnsi="Calibri"/>
          <w:sz w:val="22"/>
          <w:szCs w:val="22"/>
        </w:rPr>
      </w:pPr>
    </w:p>
    <w:p w14:paraId="1F9B9611" w14:textId="5CF15791" w:rsidR="00F0164F" w:rsidRPr="00B61863" w:rsidRDefault="00F0164F" w:rsidP="00F0164F">
      <w:pPr>
        <w:rPr>
          <w:rFonts w:ascii="Calibri" w:hAnsi="Calibri"/>
          <w:b/>
          <w:sz w:val="22"/>
          <w:szCs w:val="22"/>
        </w:rPr>
      </w:pPr>
      <w:r w:rsidRPr="00B61863">
        <w:rPr>
          <w:rFonts w:ascii="Calibri" w:hAnsi="Calibri"/>
          <w:b/>
          <w:sz w:val="22"/>
          <w:szCs w:val="22"/>
        </w:rPr>
        <w:t>Section C. Design Space Conditioning (SC) System Compliance Requirements from CF1R</w:t>
      </w:r>
    </w:p>
    <w:p w14:paraId="1F9B9613" w14:textId="4867377F"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14" w14:textId="1C8D80CB"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5" w14:textId="60621134"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6" w14:textId="19552DF5"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7" w14:textId="76D7501E"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8" w14:textId="334C4F08"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9" w14:textId="5460CA20"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A" w14:textId="631A7245"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B" w14:textId="1003E8B8"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C" w14:textId="106DA29E"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D" w14:textId="77777777" w:rsidR="00F0164F" w:rsidRPr="00B61863" w:rsidRDefault="00F0164F" w:rsidP="00F0164F">
      <w:pPr>
        <w:rPr>
          <w:rFonts w:ascii="Calibri" w:hAnsi="Calibri"/>
          <w:sz w:val="22"/>
          <w:szCs w:val="22"/>
        </w:rPr>
      </w:pPr>
    </w:p>
    <w:p w14:paraId="1F9B961E" w14:textId="55CC6502" w:rsidR="00F0164F" w:rsidRPr="00B61863" w:rsidRDefault="00F0164F" w:rsidP="00F0164F">
      <w:pPr>
        <w:rPr>
          <w:rFonts w:ascii="Calibri" w:hAnsi="Calibri"/>
          <w:b/>
          <w:sz w:val="22"/>
          <w:szCs w:val="22"/>
        </w:rPr>
      </w:pPr>
      <w:r w:rsidRPr="00B61863">
        <w:rPr>
          <w:rFonts w:ascii="Calibri" w:hAnsi="Calibri"/>
          <w:b/>
          <w:sz w:val="22"/>
          <w:szCs w:val="22"/>
        </w:rPr>
        <w:t xml:space="preserve">Section D. </w:t>
      </w:r>
      <w:r w:rsidR="003322AF" w:rsidRPr="003322AF">
        <w:rPr>
          <w:rFonts w:ascii="Calibri" w:hAnsi="Calibri"/>
          <w:b/>
          <w:sz w:val="22"/>
          <w:szCs w:val="22"/>
        </w:rPr>
        <w:t>Installed New, Altered, and Existing Space Conditioning (SC) System Component Information</w:t>
      </w:r>
    </w:p>
    <w:p w14:paraId="1F9B9620" w14:textId="77777777"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Select System name from the list of systems identified in previous sections and originally specified on the CF1R.</w:t>
      </w:r>
    </w:p>
    <w:p w14:paraId="1F9B9621" w14:textId="31218D39"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Briefly describe the area served by this system. Examples: entire house, upstairs, downstairs, sleeping area, north wing, etc.</w:t>
      </w:r>
    </w:p>
    <w:p w14:paraId="1F9B9622" w14:textId="2CA7E6E0"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Enter the conditioned floor area served by the system described in this row. The total value of this column for all rows must equal the total dwelling unit conditioned floor area as shown in Section A.</w:t>
      </w:r>
    </w:p>
    <w:p w14:paraId="1F9B9623" w14:textId="0CD728CE"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4" w14:textId="7E293335"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5" w14:textId="50C6FD51"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6" w14:textId="59890F9C"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7" w14:textId="171531FC"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227074A" w14:textId="77777777" w:rsidR="000D7244" w:rsidRDefault="000D7244" w:rsidP="00F0164F">
      <w:pPr>
        <w:pStyle w:val="ListParagraph"/>
        <w:numPr>
          <w:ilvl w:val="0"/>
          <w:numId w:val="19"/>
        </w:numPr>
        <w:rPr>
          <w:rFonts w:ascii="Calibri" w:hAnsi="Calibri"/>
          <w:sz w:val="22"/>
          <w:szCs w:val="22"/>
        </w:rPr>
      </w:pPr>
      <w:r w:rsidRPr="00B61863">
        <w:rPr>
          <w:rFonts w:ascii="Calibri" w:hAnsi="Calibri"/>
          <w:sz w:val="22"/>
          <w:szCs w:val="22"/>
        </w:rPr>
        <w:t xml:space="preserve">Central fan integrated ventilation systems may be subject to additional field verification. See definition in Section 100.1 of the 2013 Building Energy Efficiency Standards. Select the correct description that applies to the system described in this row.  </w:t>
      </w:r>
    </w:p>
    <w:p w14:paraId="1F9B9628" w14:textId="7BB707C5"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w:t>
      </w:r>
      <w:r w:rsidR="000D7244">
        <w:rPr>
          <w:rFonts w:ascii="Calibri" w:hAnsi="Calibri"/>
          <w:sz w:val="22"/>
          <w:szCs w:val="22"/>
        </w:rPr>
        <w:t xml:space="preserve"> if it appears on the CF1R otherwise enter the duct length.</w:t>
      </w:r>
    </w:p>
    <w:p w14:paraId="1F9B9629" w14:textId="19712A68" w:rsidR="00F0164F" w:rsidRDefault="00F0164F" w:rsidP="00F0164F">
      <w:pPr>
        <w:pStyle w:val="ListParagraph"/>
        <w:numPr>
          <w:ilvl w:val="0"/>
          <w:numId w:val="19"/>
        </w:numPr>
        <w:rPr>
          <w:rFonts w:ascii="Calibri" w:hAnsi="Calibri"/>
          <w:sz w:val="22"/>
          <w:szCs w:val="22"/>
        </w:rPr>
      </w:pPr>
      <w:r w:rsidRPr="000D7244">
        <w:rPr>
          <w:rFonts w:ascii="Calibri" w:hAnsi="Calibri"/>
          <w:sz w:val="22"/>
          <w:szCs w:val="22"/>
        </w:rPr>
        <w:t>This field is filled out automatically.</w:t>
      </w:r>
    </w:p>
    <w:p w14:paraId="2E489A3F" w14:textId="77777777" w:rsidR="00B309A9" w:rsidRPr="00B309A9" w:rsidRDefault="00B309A9" w:rsidP="00B309A9">
      <w:pPr>
        <w:pStyle w:val="ListParagraph"/>
        <w:numPr>
          <w:ilvl w:val="0"/>
          <w:numId w:val="19"/>
        </w:numPr>
        <w:rPr>
          <w:rFonts w:ascii="Calibri" w:hAnsi="Calibri"/>
          <w:sz w:val="22"/>
          <w:szCs w:val="22"/>
        </w:rPr>
      </w:pPr>
      <w:r w:rsidRPr="00B309A9">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36944EB1" w14:textId="65D2D1CB" w:rsidR="00B309A9" w:rsidRPr="00B309A9" w:rsidRDefault="00B309A9" w:rsidP="000D7244">
      <w:pPr>
        <w:pStyle w:val="ListParagraph"/>
        <w:numPr>
          <w:ilvl w:val="0"/>
          <w:numId w:val="19"/>
        </w:numPr>
        <w:rPr>
          <w:rFonts w:ascii="Calibri" w:hAnsi="Calibri"/>
          <w:sz w:val="22"/>
          <w:szCs w:val="22"/>
        </w:rPr>
      </w:pPr>
      <w:r w:rsidRPr="00B309A9">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C" w14:textId="77777777" w:rsidR="00F0164F" w:rsidRDefault="00F0164F" w:rsidP="00F0164F">
      <w:pPr>
        <w:rPr>
          <w:rFonts w:ascii="Calibri" w:hAnsi="Calibri"/>
          <w:sz w:val="22"/>
          <w:szCs w:val="22"/>
        </w:rPr>
      </w:pPr>
    </w:p>
    <w:p w14:paraId="03DAE71B" w14:textId="7B998C84" w:rsidR="00B309A9" w:rsidRPr="00B309A9" w:rsidRDefault="00D22CB0" w:rsidP="00B309A9">
      <w:pPr>
        <w:keepNext/>
        <w:rPr>
          <w:rFonts w:asciiTheme="minorHAnsi" w:hAnsiTheme="minorHAnsi" w:cs="Arial"/>
          <w:b/>
        </w:rPr>
      </w:pPr>
      <w:r>
        <w:rPr>
          <w:rFonts w:asciiTheme="minorHAnsi" w:hAnsiTheme="minorHAnsi"/>
          <w:b/>
        </w:rPr>
        <w:t xml:space="preserve">Section </w:t>
      </w:r>
      <w:r w:rsidR="00B309A9">
        <w:rPr>
          <w:rFonts w:asciiTheme="minorHAnsi" w:hAnsiTheme="minorHAnsi"/>
          <w:b/>
        </w:rPr>
        <w:t>E</w:t>
      </w:r>
      <w:r w:rsidR="00B309A9" w:rsidRPr="00B309A9">
        <w:rPr>
          <w:rFonts w:asciiTheme="minorHAnsi" w:hAnsiTheme="minorHAnsi"/>
          <w:b/>
        </w:rPr>
        <w:t>. Space Conditioning (SC) System Alteration Type Determination</w:t>
      </w:r>
    </w:p>
    <w:p w14:paraId="7FE09BAB"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66C0FD68"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SC System Location or Area Served: Enter a unique description of the portion of dwelling unit served by this system, such as “entire second floor,” “bedroom wing,” etc. For single-system dwelling units, enter a simple description such as “entire house.”</w:t>
      </w:r>
    </w:p>
    <w:p w14:paraId="1DA65F5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Is the altered or installed system a ducted system? Select “</w:t>
      </w:r>
      <w:r w:rsidRPr="00B309A9">
        <w:rPr>
          <w:rFonts w:asciiTheme="minorHAnsi" w:hAnsiTheme="minorHAnsi"/>
          <w:b/>
        </w:rPr>
        <w:t>YES”</w:t>
      </w:r>
      <w:r w:rsidRPr="00B309A9">
        <w:rPr>
          <w:rFonts w:asciiTheme="minorHAnsi" w:hAnsiTheme="minorHAnsi"/>
        </w:rPr>
        <w:t xml:space="preserve"> if the system has a central air handler (package or split) that is connected to one or more supply air outlets via ducting of any shape or material. Select “</w:t>
      </w:r>
      <w:r w:rsidRPr="00B309A9">
        <w:rPr>
          <w:rFonts w:asciiTheme="minorHAnsi" w:hAnsiTheme="minorHAnsi"/>
          <w:b/>
        </w:rPr>
        <w:t>NO</w:t>
      </w:r>
      <w:r w:rsidRPr="00B309A9">
        <w:rPr>
          <w:rFonts w:asciiTheme="minorHAnsi" w:hAnsiTheme="minorHAnsi"/>
        </w:rPr>
        <w:t>” for nonducted systems such as ductless mini-splits, through-the-wall systems, package terminal air conditioners, etc.</w:t>
      </w:r>
    </w:p>
    <w:p w14:paraId="12A5103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Altering or installing a refrigerant containing component? Select “</w:t>
      </w:r>
      <w:r w:rsidRPr="00B309A9">
        <w:rPr>
          <w:rFonts w:asciiTheme="minorHAnsi" w:hAnsiTheme="minorHAnsi"/>
          <w:b/>
        </w:rPr>
        <w:t>YES</w:t>
      </w:r>
      <w:r w:rsidRPr="00B309A9">
        <w:rPr>
          <w:rFonts w:asciiTheme="minorHAnsi" w:hAnsiTheme="minorHAnsi"/>
        </w:rPr>
        <w:t>” if the project includes installing or replacing a component that contains refrigerant; otherwise select “</w:t>
      </w:r>
      <w:r w:rsidRPr="00B309A9">
        <w:rPr>
          <w:rFonts w:asciiTheme="minorHAnsi" w:hAnsiTheme="minorHAnsi"/>
          <w:b/>
        </w:rPr>
        <w:t>NO</w:t>
      </w:r>
      <w:r w:rsidRPr="00B309A9">
        <w:rPr>
          <w:rFonts w:asciiTheme="minorHAnsi" w:hAnsiTheme="minorHAnsi"/>
        </w:rPr>
        <w:t>.” Refrigerant containing components include compressors, condensing coils, evaporator coils, refrigerant metering devices or refrigerating lines.</w:t>
      </w:r>
    </w:p>
    <w:p w14:paraId="616C9008"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Installing new components? Select “</w:t>
      </w:r>
      <w:r w:rsidRPr="00B309A9">
        <w:rPr>
          <w:rFonts w:asciiTheme="minorHAnsi" w:hAnsiTheme="minorHAnsi"/>
          <w:b/>
        </w:rPr>
        <w:t>YES”</w:t>
      </w:r>
      <w:r w:rsidRPr="00B309A9">
        <w:rPr>
          <w:rFonts w:asciiTheme="minorHAnsi" w:hAnsiTheme="minorHAnsi"/>
        </w:rPr>
        <w:t xml:space="preserve"> if new HVAC components such as a packaged unit, condensing unit, cooling/heating coil, or air-handling unit (e.g. furnace), etc. are being installed in the system; otherwise select “</w:t>
      </w:r>
      <w:r w:rsidRPr="00B309A9">
        <w:rPr>
          <w:rFonts w:asciiTheme="minorHAnsi" w:hAnsiTheme="minorHAnsi"/>
          <w:b/>
        </w:rPr>
        <w:t>NO</w:t>
      </w:r>
      <w:r w:rsidRPr="00B309A9">
        <w:rPr>
          <w:rFonts w:asciiTheme="minorHAnsi" w:hAnsiTheme="minorHAnsi"/>
        </w:rPr>
        <w:t>.”</w:t>
      </w:r>
    </w:p>
    <w:p w14:paraId="1CDE72A0"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Installing more than 40 linear feet of new or replacement ducts? Select “</w:t>
      </w:r>
      <w:r w:rsidRPr="00B309A9">
        <w:rPr>
          <w:rFonts w:asciiTheme="minorHAnsi" w:hAnsiTheme="minorHAnsi"/>
          <w:b/>
        </w:rPr>
        <w:t>YES</w:t>
      </w:r>
      <w:r w:rsidRPr="00B309A9">
        <w:rPr>
          <w:rFonts w:asciiTheme="minorHAnsi" w:hAnsiTheme="minorHAnsi"/>
        </w:rPr>
        <w:t>” if the project involves installing more than 40 linear feet of new or replacement ducts; otherwise select “</w:t>
      </w:r>
      <w:r w:rsidRPr="00B309A9">
        <w:rPr>
          <w:rFonts w:asciiTheme="minorHAnsi" w:hAnsiTheme="minorHAnsi"/>
          <w:b/>
        </w:rPr>
        <w:t>NO</w:t>
      </w:r>
      <w:r w:rsidRPr="00B309A9">
        <w:rPr>
          <w:rFonts w:asciiTheme="minorHAnsi" w:hAnsiTheme="minorHAnsi"/>
        </w:rPr>
        <w:t>.”</w:t>
      </w:r>
    </w:p>
    <w:p w14:paraId="1CE0374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Is the entire duct system accessible for sealing and is more than 75% of the duct system new or replaced? Select “</w:t>
      </w:r>
      <w:r w:rsidRPr="00B309A9">
        <w:rPr>
          <w:rFonts w:asciiTheme="minorHAnsi" w:hAnsiTheme="minorHAnsi"/>
          <w:b/>
        </w:rPr>
        <w:t>YES</w:t>
      </w:r>
      <w:r w:rsidRPr="00B309A9">
        <w:rPr>
          <w:rFonts w:asciiTheme="minorHAnsi" w:hAnsiTheme="minorHAnsi"/>
        </w:rPr>
        <w:t>” when, upon completion of the project, more that 75% of the ducts will be new ducts and/or replaced ducts, AND if at any time during the project all of the ducts are accessible for duct sealing; otherwise select “</w:t>
      </w:r>
      <w:r w:rsidRPr="00B309A9">
        <w:rPr>
          <w:rFonts w:asciiTheme="minorHAnsi" w:hAnsiTheme="minorHAnsi"/>
          <w:b/>
        </w:rPr>
        <w:t>NO</w:t>
      </w:r>
      <w:r w:rsidRPr="00B309A9">
        <w:rPr>
          <w:rFonts w:asciiTheme="minorHAnsi" w:hAnsiTheme="minorHAnsi"/>
        </w:rPr>
        <w:t>.” “Accessible” is defined in Joint Appendix JA1 of the 2013 Reference Appendices (glossary).</w:t>
      </w:r>
    </w:p>
    <w:p w14:paraId="60B629E9" w14:textId="77777777" w:rsidR="00B309A9" w:rsidRDefault="00B309A9" w:rsidP="00B309A9">
      <w:pPr>
        <w:numPr>
          <w:ilvl w:val="0"/>
          <w:numId w:val="28"/>
        </w:numPr>
        <w:rPr>
          <w:rFonts w:asciiTheme="minorHAnsi" w:hAnsiTheme="minorHAnsi"/>
        </w:rPr>
      </w:pPr>
      <w:r w:rsidRPr="00B309A9">
        <w:rPr>
          <w:rFonts w:asciiTheme="minorHAnsi" w:hAnsiTheme="minorHAnsi"/>
        </w:rPr>
        <w:t>Are all of the system's components and ducts new (entirely new system) or replaced? Select “</w:t>
      </w:r>
      <w:r w:rsidRPr="00B309A9">
        <w:rPr>
          <w:rFonts w:asciiTheme="minorHAnsi" w:hAnsiTheme="minorHAnsi"/>
          <w:b/>
        </w:rPr>
        <w:t>YES</w:t>
      </w:r>
      <w:r w:rsidRPr="00B309A9">
        <w:rPr>
          <w:rFonts w:asciiTheme="minorHAnsi" w:hAnsiTheme="minorHAnsi"/>
        </w:rPr>
        <w:t>” if the duct system meets the definition of an “Entirely New or Replacement Duct System” and all of the heating and cooling components (furnace, condenser, coil, etc.) are all new or replaced; otherwise select “</w:t>
      </w:r>
      <w:r w:rsidRPr="00B309A9">
        <w:rPr>
          <w:rFonts w:asciiTheme="minorHAnsi" w:hAnsiTheme="minorHAnsi"/>
          <w:b/>
        </w:rPr>
        <w:t>NO</w:t>
      </w:r>
      <w:r w:rsidRPr="00B309A9">
        <w:rPr>
          <w:rFonts w:asciiTheme="minorHAnsi" w:hAnsiTheme="minorHAnsi"/>
        </w:rPr>
        <w:t>.”</w:t>
      </w:r>
    </w:p>
    <w:p w14:paraId="489602AB" w14:textId="5CB5B53F" w:rsidR="00B309A9" w:rsidRDefault="00B309A9" w:rsidP="00B309A9">
      <w:pPr>
        <w:numPr>
          <w:ilvl w:val="0"/>
          <w:numId w:val="28"/>
        </w:numPr>
        <w:rPr>
          <w:rFonts w:asciiTheme="minorHAnsi" w:hAnsiTheme="minorHAnsi"/>
        </w:rPr>
      </w:pPr>
      <w:r w:rsidRPr="00B309A9">
        <w:rPr>
          <w:rFonts w:asciiTheme="minorHAnsi" w:hAnsiTheme="minorHAnsi"/>
        </w:rPr>
        <w:t>Alteration Type: This field is calculated automatically based on the information entered in previous fields. Alteration types are defined in Joint Appendix JA1 of the 2013 Reference Appendices. The alteration type will determine which of the following sections are required by this document.</w:t>
      </w:r>
    </w:p>
    <w:p w14:paraId="0BC3A9B8" w14:textId="3DA25682" w:rsidR="00D22CB0" w:rsidRDefault="00D22CB0" w:rsidP="00B309A9">
      <w:pPr>
        <w:numPr>
          <w:ilvl w:val="0"/>
          <w:numId w:val="28"/>
        </w:numPr>
        <w:rPr>
          <w:rFonts w:asciiTheme="minorHAnsi" w:hAnsiTheme="minorHAnsi"/>
        </w:rPr>
      </w:pPr>
      <w:r>
        <w:rPr>
          <w:rFonts w:asciiTheme="minorHAnsi" w:hAnsiTheme="minorHAnsi"/>
        </w:rPr>
        <w:t>Altered Heating Components.  select all that are applicable</w:t>
      </w:r>
    </w:p>
    <w:p w14:paraId="6C52C026" w14:textId="48CBA285" w:rsidR="00D22CB0" w:rsidRPr="00B309A9" w:rsidRDefault="00D22CB0" w:rsidP="00D22CB0">
      <w:pPr>
        <w:numPr>
          <w:ilvl w:val="0"/>
          <w:numId w:val="28"/>
        </w:numPr>
        <w:rPr>
          <w:rFonts w:asciiTheme="minorHAnsi" w:hAnsiTheme="minorHAnsi"/>
        </w:rPr>
      </w:pPr>
      <w:r w:rsidRPr="00D22CB0">
        <w:rPr>
          <w:rFonts w:asciiTheme="minorHAnsi" w:hAnsiTheme="minorHAnsi"/>
        </w:rPr>
        <w:t xml:space="preserve">Altered </w:t>
      </w:r>
      <w:r>
        <w:rPr>
          <w:rFonts w:asciiTheme="minorHAnsi" w:hAnsiTheme="minorHAnsi"/>
        </w:rPr>
        <w:t>Cooling</w:t>
      </w:r>
      <w:r w:rsidRPr="00D22CB0">
        <w:rPr>
          <w:rFonts w:asciiTheme="minorHAnsi" w:hAnsiTheme="minorHAnsi"/>
        </w:rPr>
        <w:t xml:space="preserve"> Components.  select all that are applicable</w:t>
      </w:r>
    </w:p>
    <w:p w14:paraId="1F9B962D" w14:textId="2F8C7130"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F</w:t>
      </w:r>
      <w:r w:rsidRPr="00B61863">
        <w:rPr>
          <w:rFonts w:ascii="Calibri" w:hAnsi="Calibri"/>
          <w:b/>
          <w:sz w:val="22"/>
          <w:szCs w:val="22"/>
        </w:rPr>
        <w:t>. Installed Heating System Information (not heat pumps)</w:t>
      </w:r>
    </w:p>
    <w:p w14:paraId="1F9B962F" w14:textId="52B7B3BF"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0" w14:textId="1C3C3852"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1" w14:textId="08C9204B"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Section C.</w:t>
      </w:r>
    </w:p>
    <w:p w14:paraId="1F9B9632" w14:textId="31A51C7E"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certified heating efficiency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3"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Manufacturer as shown on the equipment nameplate.</w:t>
      </w:r>
    </w:p>
    <w:p w14:paraId="1F9B9634"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Model Number as shown on the equipment nameplate.</w:t>
      </w:r>
    </w:p>
    <w:p w14:paraId="1F9B9635"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Serial number as shown on the equipment nameplate.</w:t>
      </w:r>
    </w:p>
    <w:p w14:paraId="1F9B9636"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rated heating capacity (output) of the </w:t>
      </w:r>
      <w:r w:rsidRPr="00B61863">
        <w:rPr>
          <w:rFonts w:ascii="Calibri" w:hAnsi="Calibri"/>
          <w:i/>
          <w:sz w:val="22"/>
          <w:szCs w:val="22"/>
        </w:rPr>
        <w:t>installed</w:t>
      </w:r>
      <w:r w:rsidRPr="00B61863">
        <w:rPr>
          <w:rFonts w:ascii="Calibri" w:hAnsi="Calibri"/>
          <w:sz w:val="22"/>
          <w:szCs w:val="22"/>
        </w:rPr>
        <w:t xml:space="preserve"> Heating Unit in BTUs per hour.</w:t>
      </w:r>
    </w:p>
    <w:p w14:paraId="1F9B9637" w14:textId="77777777" w:rsidR="00F0164F" w:rsidRPr="00B61863" w:rsidRDefault="00F0164F" w:rsidP="00F0164F">
      <w:pPr>
        <w:rPr>
          <w:rFonts w:ascii="Calibri" w:hAnsi="Calibri"/>
          <w:sz w:val="22"/>
          <w:szCs w:val="22"/>
        </w:rPr>
      </w:pPr>
    </w:p>
    <w:p w14:paraId="1F9B9638" w14:textId="00A856EF"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G</w:t>
      </w:r>
      <w:r w:rsidRPr="00B61863">
        <w:rPr>
          <w:rFonts w:ascii="Calibri" w:hAnsi="Calibri"/>
          <w:b/>
          <w:sz w:val="22"/>
          <w:szCs w:val="22"/>
        </w:rPr>
        <w:t>. Installed Cooling System Outdoor Unit or Package Unit Equipment Information (not heat</w:t>
      </w:r>
      <w:r w:rsidR="002E10B9">
        <w:rPr>
          <w:rFonts w:ascii="Calibri" w:hAnsi="Calibri"/>
          <w:b/>
          <w:sz w:val="22"/>
          <w:szCs w:val="22"/>
        </w:rPr>
        <w:t xml:space="preserve"> </w:t>
      </w:r>
      <w:r w:rsidRPr="00B61863">
        <w:rPr>
          <w:rFonts w:ascii="Calibri" w:hAnsi="Calibri"/>
          <w:b/>
          <w:sz w:val="22"/>
          <w:szCs w:val="22"/>
        </w:rPr>
        <w:t>pump)</w:t>
      </w:r>
    </w:p>
    <w:p w14:paraId="1F9B963A" w14:textId="76F5E8D4"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B" w14:textId="2958C04B"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C" w14:textId="44F565CB"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certified cooling efficiency (SEER)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D" w14:textId="039A0FE6"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certified cooling efficiency (EER)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E"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Manufacturer as shown on the equipment nameplate.</w:t>
      </w:r>
    </w:p>
    <w:p w14:paraId="1F9B963F"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Model Number as shown on the equipment nameplate.</w:t>
      </w:r>
    </w:p>
    <w:p w14:paraId="1F9B9640"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Serial Number as shown on the equipment nameplate.</w:t>
      </w:r>
    </w:p>
    <w:p w14:paraId="1F9B9641"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rated sensible cooling capacity at design conditions of the </w:t>
      </w:r>
      <w:r w:rsidRPr="00B61863">
        <w:rPr>
          <w:rFonts w:ascii="Calibri" w:hAnsi="Calibri"/>
          <w:i/>
          <w:sz w:val="22"/>
          <w:szCs w:val="22"/>
        </w:rPr>
        <w:t>installed</w:t>
      </w:r>
      <w:r w:rsidRPr="00B61863">
        <w:rPr>
          <w:rFonts w:ascii="Calibri" w:hAnsi="Calibri"/>
          <w:sz w:val="22"/>
          <w:szCs w:val="22"/>
        </w:rPr>
        <w:t xml:space="preserve"> cooling system in BTUs per hour.</w:t>
      </w:r>
    </w:p>
    <w:p w14:paraId="1F9B9642" w14:textId="3245458E"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w:t>
      </w:r>
      <w:r w:rsidRPr="00B61863">
        <w:rPr>
          <w:rFonts w:ascii="Calibri" w:hAnsi="Calibri"/>
          <w:i/>
          <w:sz w:val="22"/>
          <w:szCs w:val="22"/>
        </w:rPr>
        <w:t xml:space="preserve">installed </w:t>
      </w:r>
      <w:r w:rsidRPr="00B61863">
        <w:rPr>
          <w:rFonts w:ascii="Calibri" w:hAnsi="Calibri"/>
          <w:sz w:val="22"/>
          <w:szCs w:val="22"/>
        </w:rPr>
        <w:t>Condenser Rated Nominal Cooling Capacity in tons. Note that this is based on the condenser, not the coil or air handler. This can usually be determined by the condenser model number.</w:t>
      </w:r>
    </w:p>
    <w:p w14:paraId="51A42FD8" w14:textId="77777777" w:rsidR="00F0756C" w:rsidRDefault="00F0756C" w:rsidP="00F0164F">
      <w:pPr>
        <w:rPr>
          <w:rFonts w:ascii="Calibri" w:hAnsi="Calibri"/>
          <w:b/>
          <w:sz w:val="22"/>
          <w:szCs w:val="22"/>
        </w:rPr>
      </w:pPr>
    </w:p>
    <w:p w14:paraId="1F9B9644" w14:textId="34D35717"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H</w:t>
      </w:r>
      <w:r w:rsidRPr="00B61863">
        <w:rPr>
          <w:rFonts w:ascii="Calibri" w:hAnsi="Calibri"/>
          <w:b/>
          <w:sz w:val="22"/>
          <w:szCs w:val="22"/>
        </w:rPr>
        <w:t>. Installed Split System Indoor Coil or Fan Coil Unit Equipment information (applicable to DX or hydronic heating/cooling coils or fan coil units)</w:t>
      </w:r>
    </w:p>
    <w:p w14:paraId="1F9B9646" w14:textId="7C01AE01"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47" w14:textId="32364C32"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48" w14:textId="77777777"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Manufacturer as shown on the equipment nameplate.</w:t>
      </w:r>
    </w:p>
    <w:p w14:paraId="1F9B9649" w14:textId="77777777"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Model Number as shown on the equipment nameplate.</w:t>
      </w:r>
    </w:p>
    <w:p w14:paraId="1F9B964A" w14:textId="77777777"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Serial Number as shown on the equipment nameplate.</w:t>
      </w:r>
    </w:p>
    <w:p w14:paraId="1F9B964B" w14:textId="77777777" w:rsidR="00F0164F" w:rsidRPr="00B61863" w:rsidRDefault="00F0164F" w:rsidP="00F0164F">
      <w:pPr>
        <w:rPr>
          <w:rFonts w:ascii="Calibri" w:hAnsi="Calibri"/>
          <w:sz w:val="22"/>
          <w:szCs w:val="22"/>
        </w:rPr>
      </w:pPr>
    </w:p>
    <w:p w14:paraId="1F9B964C" w14:textId="42D758D7"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I</w:t>
      </w:r>
      <w:r w:rsidRPr="00B61863">
        <w:rPr>
          <w:rFonts w:ascii="Calibri" w:hAnsi="Calibri"/>
          <w:b/>
          <w:sz w:val="22"/>
          <w:szCs w:val="22"/>
        </w:rPr>
        <w:t>. Installed Heat Pump System – Split System Condensing Unit or Package Unit Equipment Information</w:t>
      </w:r>
    </w:p>
    <w:p w14:paraId="1F9B964E" w14:textId="3663AF1C"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4F" w14:textId="750B3BDE"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0"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Manufacturer as shown on the equipment nameplate.</w:t>
      </w:r>
    </w:p>
    <w:p w14:paraId="1F9B9651"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Model Number as shown on the equipment nameplate.</w:t>
      </w:r>
    </w:p>
    <w:p w14:paraId="1F9B9652"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Serial Number as shown on the equipment nameplate.</w:t>
      </w:r>
    </w:p>
    <w:p w14:paraId="1F9B9653" w14:textId="77777777" w:rsidR="00F0164F" w:rsidRPr="00B61863" w:rsidRDefault="00F0164F" w:rsidP="00F0164F">
      <w:pPr>
        <w:rPr>
          <w:rFonts w:ascii="Calibri" w:hAnsi="Calibri"/>
          <w:b/>
          <w:sz w:val="22"/>
          <w:szCs w:val="22"/>
        </w:rPr>
      </w:pPr>
    </w:p>
    <w:p w14:paraId="1F9B9654" w14:textId="499E2089"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J</w:t>
      </w:r>
      <w:r w:rsidRPr="00B61863">
        <w:rPr>
          <w:rFonts w:ascii="Calibri" w:hAnsi="Calibri"/>
          <w:b/>
          <w:sz w:val="22"/>
          <w:szCs w:val="22"/>
        </w:rPr>
        <w:t>. Installed Heat Pump System – Efficiency and Performance Compliance Information</w:t>
      </w:r>
    </w:p>
    <w:p w14:paraId="1F9B9656" w14:textId="5F9AE3E7"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7" w14:textId="4FF2B7E3"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8" w14:textId="109586A5"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in Section C.</w:t>
      </w:r>
    </w:p>
    <w:p w14:paraId="1F9B9659" w14:textId="77C37004"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efficiency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A" w14:textId="1EF93791"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capacity at 47F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capacity must be greater than or equal to the required minimum capacity.</w:t>
      </w:r>
    </w:p>
    <w:p w14:paraId="1F9B965B" w14:textId="54E48FC8"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capacity at 17F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w:t>
      </w:r>
      <w:r w:rsidR="009B16EE">
        <w:rPr>
          <w:rFonts w:ascii="Calibri" w:hAnsi="Calibri"/>
          <w:sz w:val="22"/>
          <w:szCs w:val="22"/>
        </w:rPr>
        <w:t>.</w:t>
      </w:r>
      <w:r w:rsidRPr="00B61863">
        <w:rPr>
          <w:rFonts w:ascii="Calibri" w:hAnsi="Calibri"/>
          <w:sz w:val="22"/>
          <w:szCs w:val="22"/>
        </w:rPr>
        <w:t xml:space="preserve"> The installed capacity must be greater than or equal to the required minimum capacity.</w:t>
      </w:r>
    </w:p>
    <w:p w14:paraId="1F9B965C" w14:textId="01198237"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cooling efficiency (SEER)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D" w14:textId="7023AE1C"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cooling efficiency (EER)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E" w14:textId="77777777"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rated sensible cooling capacity at design conditions of the </w:t>
      </w:r>
      <w:r w:rsidRPr="00B61863">
        <w:rPr>
          <w:rFonts w:ascii="Calibri" w:hAnsi="Calibri"/>
          <w:i/>
          <w:sz w:val="22"/>
          <w:szCs w:val="22"/>
        </w:rPr>
        <w:t>installed</w:t>
      </w:r>
      <w:r w:rsidRPr="00B61863">
        <w:rPr>
          <w:rFonts w:ascii="Calibri" w:hAnsi="Calibri"/>
          <w:sz w:val="22"/>
          <w:szCs w:val="22"/>
        </w:rPr>
        <w:t xml:space="preserve"> cooling system in BTUs per hour.</w:t>
      </w:r>
    </w:p>
    <w:p w14:paraId="1F9B965F" w14:textId="101AAF06" w:rsidR="00F0164F"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w:t>
      </w:r>
      <w:r w:rsidRPr="00B61863">
        <w:rPr>
          <w:rFonts w:ascii="Calibri" w:hAnsi="Calibri"/>
          <w:i/>
          <w:sz w:val="22"/>
          <w:szCs w:val="22"/>
        </w:rPr>
        <w:t xml:space="preserve">installed </w:t>
      </w:r>
      <w:r w:rsidRPr="00B61863">
        <w:rPr>
          <w:rFonts w:ascii="Calibri" w:hAnsi="Calibri"/>
          <w:sz w:val="22"/>
          <w:szCs w:val="22"/>
        </w:rPr>
        <w:t>Condenser Rated Nominal Cooling Capacity in tons. Note that this is based on the condenser, not the coil or air handler. Can usually be determined by the condenser model number.</w:t>
      </w:r>
    </w:p>
    <w:p w14:paraId="669D69A4" w14:textId="77777777" w:rsidR="0092220C" w:rsidRDefault="0092220C" w:rsidP="0092220C">
      <w:pPr>
        <w:pStyle w:val="ListParagraph"/>
        <w:ind w:left="360"/>
        <w:rPr>
          <w:rFonts w:ascii="Calibri" w:hAnsi="Calibri"/>
          <w:sz w:val="22"/>
          <w:szCs w:val="22"/>
        </w:rPr>
      </w:pPr>
    </w:p>
    <w:p w14:paraId="2ACC10E6" w14:textId="7EC235DE" w:rsidR="00D22CB0" w:rsidRDefault="00D22CB0" w:rsidP="00D22CB0">
      <w:pPr>
        <w:rPr>
          <w:rFonts w:ascii="Calibri" w:hAnsi="Calibri"/>
          <w:b/>
          <w:sz w:val="22"/>
          <w:szCs w:val="22"/>
        </w:rPr>
      </w:pPr>
      <w:r>
        <w:rPr>
          <w:rFonts w:ascii="Calibri" w:hAnsi="Calibri"/>
          <w:b/>
          <w:sz w:val="22"/>
          <w:szCs w:val="22"/>
        </w:rPr>
        <w:t xml:space="preserve">Section K. Extension of Existing Duct System, Greater Than 40 Feet </w:t>
      </w:r>
    </w:p>
    <w:p w14:paraId="71B110AF" w14:textId="77777777" w:rsidR="00D22CB0" w:rsidRDefault="00D22CB0" w:rsidP="00D22CB0">
      <w:pPr>
        <w:pStyle w:val="ListParagraph"/>
        <w:numPr>
          <w:ilvl w:val="0"/>
          <w:numId w:val="29"/>
        </w:numPr>
        <w:tabs>
          <w:tab w:val="num" w:pos="360"/>
        </w:tabs>
        <w:ind w:left="360"/>
        <w:rPr>
          <w:rFonts w:ascii="Calibri" w:hAnsi="Calibri"/>
          <w:sz w:val="22"/>
          <w:szCs w:val="22"/>
        </w:rPr>
      </w:pPr>
      <w:r>
        <w:rPr>
          <w:rFonts w:ascii="Calibri" w:hAnsi="Calibri"/>
          <w:sz w:val="22"/>
          <w:szCs w:val="22"/>
        </w:rPr>
        <w:t>This field is filled out automatically. It is referenced from the same row and column in the previous sections.</w:t>
      </w:r>
    </w:p>
    <w:p w14:paraId="35AB03C3" w14:textId="6D50102B" w:rsidR="00D22CB0" w:rsidRDefault="00D22CB0" w:rsidP="00D22CB0">
      <w:pPr>
        <w:pStyle w:val="ListParagraph"/>
        <w:numPr>
          <w:ilvl w:val="0"/>
          <w:numId w:val="29"/>
        </w:numPr>
        <w:tabs>
          <w:tab w:val="num" w:pos="360"/>
        </w:tabs>
        <w:ind w:left="360"/>
        <w:rPr>
          <w:rFonts w:ascii="Calibri" w:hAnsi="Calibri"/>
          <w:sz w:val="22"/>
          <w:szCs w:val="22"/>
        </w:rPr>
      </w:pPr>
      <w:r w:rsidRPr="00D22CB0">
        <w:rPr>
          <w:rFonts w:ascii="Calibri" w:hAnsi="Calibri"/>
          <w:sz w:val="22"/>
          <w:szCs w:val="22"/>
        </w:rPr>
        <w:t>This field is filled out automatically. It is referenced from the same row and column in the previous sections.</w:t>
      </w:r>
    </w:p>
    <w:p w14:paraId="5479E58B" w14:textId="2A7C547E" w:rsidR="00D22CB0" w:rsidRDefault="00D22CB0" w:rsidP="00D22CB0">
      <w:pPr>
        <w:pStyle w:val="ListParagraph"/>
        <w:numPr>
          <w:ilvl w:val="0"/>
          <w:numId w:val="29"/>
        </w:numPr>
        <w:tabs>
          <w:tab w:val="num" w:pos="360"/>
        </w:tabs>
        <w:ind w:left="360"/>
        <w:rPr>
          <w:rFonts w:ascii="Calibri" w:hAnsi="Calibri"/>
          <w:sz w:val="22"/>
          <w:szCs w:val="22"/>
        </w:rPr>
      </w:pPr>
      <w:r>
        <w:rPr>
          <w:rFonts w:ascii="Calibri" w:hAnsi="Calibri"/>
          <w:sz w:val="22"/>
          <w:szCs w:val="22"/>
        </w:rPr>
        <w:t xml:space="preserve">Enter the R-value of the </w:t>
      </w:r>
      <w:r>
        <w:rPr>
          <w:rFonts w:ascii="Calibri" w:hAnsi="Calibri"/>
          <w:i/>
          <w:sz w:val="22"/>
          <w:szCs w:val="22"/>
        </w:rPr>
        <w:t>installed</w:t>
      </w:r>
      <w:r>
        <w:rPr>
          <w:rFonts w:ascii="Calibri" w:hAnsi="Calibri"/>
          <w:sz w:val="22"/>
          <w:szCs w:val="22"/>
        </w:rPr>
        <w:t xml:space="preserve"> supply ducts. This value is verified against the minimum value shown in Section C. The installed R-value must be greater than or equal to the required minimum R-value.</w:t>
      </w:r>
    </w:p>
    <w:p w14:paraId="65FF015A" w14:textId="77777777" w:rsidR="0092220C" w:rsidRPr="00BF40A1" w:rsidRDefault="0092220C" w:rsidP="00BF40A1">
      <w:pPr>
        <w:pStyle w:val="ListParagraph"/>
        <w:ind w:left="360"/>
        <w:rPr>
          <w:rFonts w:ascii="Calibri" w:hAnsi="Calibri"/>
          <w:sz w:val="22"/>
          <w:szCs w:val="22"/>
        </w:rPr>
      </w:pPr>
    </w:p>
    <w:p w14:paraId="1F9B9661" w14:textId="60F7EAC6" w:rsidR="00F0164F" w:rsidRPr="00B61863" w:rsidRDefault="00D22CB0" w:rsidP="00F0164F">
      <w:pPr>
        <w:rPr>
          <w:rFonts w:ascii="Calibri" w:hAnsi="Calibri"/>
          <w:b/>
          <w:sz w:val="22"/>
          <w:szCs w:val="22"/>
        </w:rPr>
      </w:pPr>
      <w:r>
        <w:rPr>
          <w:rFonts w:ascii="Calibri" w:hAnsi="Calibri"/>
          <w:b/>
          <w:sz w:val="22"/>
          <w:szCs w:val="22"/>
        </w:rPr>
        <w:t>Section L</w:t>
      </w:r>
      <w:r w:rsidR="00F0164F" w:rsidRPr="00B61863">
        <w:rPr>
          <w:rFonts w:ascii="Calibri" w:hAnsi="Calibri"/>
          <w:b/>
          <w:sz w:val="22"/>
          <w:szCs w:val="22"/>
        </w:rPr>
        <w:t>. Installed Duct System Information</w:t>
      </w:r>
    </w:p>
    <w:p w14:paraId="1F9B9663" w14:textId="67C22487"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64" w14:textId="1931E874"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65" w14:textId="5F363AFB"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6" w14:textId="64902057"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Enter the R-value of the </w:t>
      </w:r>
      <w:r w:rsidRPr="00B61863">
        <w:rPr>
          <w:rFonts w:ascii="Calibri" w:hAnsi="Calibri"/>
          <w:i/>
          <w:sz w:val="22"/>
          <w:szCs w:val="22"/>
        </w:rPr>
        <w:t>installed</w:t>
      </w:r>
      <w:r w:rsidRPr="00B61863">
        <w:rPr>
          <w:rFonts w:ascii="Calibri" w:hAnsi="Calibri"/>
          <w:sz w:val="22"/>
          <w:szCs w:val="22"/>
        </w:rPr>
        <w:t xml:space="preserve"> supply ducts. This value is verified against the minimum value shown in Section C. The installed R-value must be greater than or equal to the required minimum R-value.</w:t>
      </w:r>
    </w:p>
    <w:p w14:paraId="1F9B9667" w14:textId="6A32A152"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8" w14:textId="3547DF08"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Enter the R-value of the </w:t>
      </w:r>
      <w:r w:rsidRPr="00B61863">
        <w:rPr>
          <w:rFonts w:ascii="Calibri" w:hAnsi="Calibri"/>
          <w:i/>
          <w:sz w:val="22"/>
          <w:szCs w:val="22"/>
        </w:rPr>
        <w:t>installed</w:t>
      </w:r>
      <w:r w:rsidRPr="00B61863">
        <w:rPr>
          <w:rFonts w:ascii="Calibri" w:hAnsi="Calibri"/>
          <w:sz w:val="22"/>
          <w:szCs w:val="22"/>
        </w:rPr>
        <w:t xml:space="preserve"> return ducts. This value is verified against the minimum value shown in Section C. The installed R-value must be greater than or equal to the required minimum R-value.</w:t>
      </w:r>
    </w:p>
    <w:p w14:paraId="1F9B9669" w14:textId="3658A32C"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The duct system is exempt from the minimum R-value requirement if all of the ducts are located entirely within conditioned space. If indicated as such in the previous columns, the user may select “yes” to indicate the exemption. Note: Selecting “yes” may subject the duct system to additional HERS verification.</w:t>
      </w:r>
    </w:p>
    <w:p w14:paraId="1F9B966A" w14:textId="6CD6A043"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For </w:t>
      </w:r>
      <w:r w:rsidR="007372AC">
        <w:rPr>
          <w:rFonts w:ascii="Calibri" w:hAnsi="Calibri"/>
          <w:sz w:val="22"/>
          <w:szCs w:val="22"/>
        </w:rPr>
        <w:t>entirely new duct systems</w:t>
      </w:r>
      <w:r w:rsidRPr="00B61863">
        <w:rPr>
          <w:rFonts w:ascii="Calibri" w:hAnsi="Calibri"/>
          <w:sz w:val="22"/>
          <w:szCs w:val="22"/>
        </w:rPr>
        <w:t xml:space="preserve">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1F9B966B" w14:textId="0325335C"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Altered existing duct systems may be exempt from duct sealing and testing requirements. If so, the exemption may be indicated here. The default value here is “No Exemptions”. Overwriting the default value will automatically flag this entry and subject it to additional scrutiny by QA and enforcement personnel.</w:t>
      </w:r>
    </w:p>
    <w:p w14:paraId="1F9B966C" w14:textId="32A8B3EF"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D" w14:textId="68B9CF92" w:rsidR="00F0164F" w:rsidRDefault="00F0164F" w:rsidP="00F0164F">
      <w:pPr>
        <w:pStyle w:val="ListParagraph"/>
        <w:numPr>
          <w:ilvl w:val="0"/>
          <w:numId w:val="25"/>
        </w:numPr>
        <w:rPr>
          <w:rFonts w:ascii="Calibri" w:hAnsi="Calibri"/>
          <w:sz w:val="22"/>
          <w:szCs w:val="22"/>
        </w:rPr>
      </w:pPr>
      <w:r w:rsidRPr="00B61863">
        <w:rPr>
          <w:rFonts w:ascii="Calibri" w:hAnsi="Calibri"/>
          <w:sz w:val="22"/>
          <w:szCs w:val="22"/>
        </w:rPr>
        <w:t>Specify the number of air filter devices installed in this space conditioning system. Air filter devices installed in completely new systems must be properly sized, as documented in the next section. The value entered here will determine the number of rows needed in the following section.</w:t>
      </w:r>
    </w:p>
    <w:p w14:paraId="13D3745E" w14:textId="5DB3B03C" w:rsidR="002154FF" w:rsidRPr="00B61863" w:rsidRDefault="002154FF" w:rsidP="001E5C7B">
      <w:pPr>
        <w:pStyle w:val="ListParagraph"/>
        <w:numPr>
          <w:ilvl w:val="0"/>
          <w:numId w:val="25"/>
        </w:numPr>
        <w:rPr>
          <w:rFonts w:ascii="Calibri" w:hAnsi="Calibri"/>
          <w:sz w:val="22"/>
          <w:szCs w:val="22"/>
        </w:rPr>
      </w:pPr>
      <w:r>
        <w:rPr>
          <w:rFonts w:ascii="Calibri" w:hAnsi="Calibri"/>
          <w:sz w:val="22"/>
          <w:szCs w:val="22"/>
        </w:rPr>
        <w:t xml:space="preserve">If the system is of a type that can use one of the </w:t>
      </w:r>
      <w:r w:rsidR="00B57625">
        <w:rPr>
          <w:rFonts w:ascii="Calibri" w:hAnsi="Calibri"/>
          <w:sz w:val="22"/>
          <w:szCs w:val="22"/>
        </w:rPr>
        <w:t xml:space="preserve">Reference Residential Appendix </w:t>
      </w:r>
      <w:r>
        <w:rPr>
          <w:rFonts w:ascii="Calibri" w:hAnsi="Calibri"/>
          <w:sz w:val="22"/>
          <w:szCs w:val="22"/>
        </w:rPr>
        <w:t xml:space="preserve">RA3.3 protocols </w:t>
      </w:r>
      <w:r w:rsidR="00B57625">
        <w:rPr>
          <w:rFonts w:ascii="Calibri" w:hAnsi="Calibri"/>
          <w:sz w:val="22"/>
          <w:szCs w:val="22"/>
        </w:rPr>
        <w:t>for testing the airflow rate, then enter yes.  Otherwise enter no.</w:t>
      </w:r>
      <w:r w:rsidR="001E5C7B">
        <w:rPr>
          <w:rFonts w:ascii="Calibri" w:hAnsi="Calibri"/>
          <w:sz w:val="22"/>
          <w:szCs w:val="22"/>
        </w:rPr>
        <w:t xml:space="preserve"> </w:t>
      </w:r>
      <w:r w:rsidR="001E5C7B" w:rsidRPr="001E5C7B">
        <w:rPr>
          <w:rFonts w:ascii="Calibri" w:hAnsi="Calibri"/>
          <w:sz w:val="22"/>
          <w:szCs w:val="22"/>
        </w:rPr>
        <w:t>Most ducted split systems and package systems are of the type that minimum airflow can be verified using an approved measurement procedure.  Examples of systems that do not meet this description are ductless systems.  A</w:t>
      </w:r>
      <w:r w:rsidR="001E5C7B">
        <w:rPr>
          <w:rFonts w:ascii="Calibri" w:hAnsi="Calibri"/>
          <w:sz w:val="22"/>
          <w:szCs w:val="22"/>
        </w:rPr>
        <w:t xml:space="preserve"> </w:t>
      </w:r>
      <w:r w:rsidR="001E5C7B" w:rsidRPr="001E5C7B">
        <w:rPr>
          <w:rFonts w:ascii="Calibri" w:hAnsi="Calibri"/>
          <w:sz w:val="22"/>
          <w:szCs w:val="22"/>
        </w:rPr>
        <w:t>“No” response here may subject the project to additional scrutiny by enforcement personnel.</w:t>
      </w:r>
    </w:p>
    <w:p w14:paraId="1F9B966E" w14:textId="77777777" w:rsidR="00F0164F" w:rsidRPr="00B61863" w:rsidRDefault="00F0164F" w:rsidP="00F0164F">
      <w:pPr>
        <w:rPr>
          <w:rFonts w:ascii="Calibri" w:hAnsi="Calibri"/>
          <w:sz w:val="22"/>
          <w:szCs w:val="22"/>
        </w:rPr>
      </w:pPr>
    </w:p>
    <w:p w14:paraId="1F9B966F" w14:textId="75D88739" w:rsidR="00F0164F" w:rsidRPr="00B61863" w:rsidRDefault="007372AC" w:rsidP="00F0164F">
      <w:pPr>
        <w:rPr>
          <w:rFonts w:ascii="Calibri" w:hAnsi="Calibri"/>
          <w:sz w:val="22"/>
          <w:szCs w:val="22"/>
        </w:rPr>
      </w:pPr>
      <w:r>
        <w:rPr>
          <w:rFonts w:ascii="Calibri" w:hAnsi="Calibri"/>
          <w:b/>
          <w:sz w:val="22"/>
          <w:szCs w:val="22"/>
        </w:rPr>
        <w:t>Section M</w:t>
      </w:r>
      <w:r w:rsidR="00F0164F" w:rsidRPr="00B61863">
        <w:rPr>
          <w:rFonts w:ascii="Calibri" w:hAnsi="Calibri"/>
          <w:b/>
          <w:sz w:val="22"/>
          <w:szCs w:val="22"/>
        </w:rPr>
        <w:t>. Installed Air Filter Device Information</w:t>
      </w:r>
    </w:p>
    <w:p w14:paraId="1F9B9671" w14:textId="2F031B43"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72" w14:textId="1A8CC942"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73" w14:textId="149B5870"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a descriptive name of each air filter device so that it may be distinguished from others in the same system. Examples: FG1, filter2, etc.</w:t>
      </w:r>
    </w:p>
    <w:p w14:paraId="1F9B9674" w14:textId="77777777"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Select the appropriate type of filter device from the list.</w:t>
      </w:r>
    </w:p>
    <w:p w14:paraId="1F9B9675" w14:textId="101F9A44"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a descriptive name of each air filter device so that it may be identified in the home. Examples: master suite, main hallway, at furnace, entry wall, etc.</w:t>
      </w:r>
    </w:p>
    <w:p w14:paraId="1F9B9676" w14:textId="25203919"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the design flow in CFM of the filter device. The total for all filter devices in a single system should be greater than or equal to the total system design CFM in cooling mode (or heating mode for heat-only systems).</w:t>
      </w:r>
    </w:p>
    <w:p w14:paraId="1F9B9677" w14:textId="139EA6AC"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the design static pressure drop provided by the filter device manufacturer. This should be consistent with the duct design calculations. Not accounting for higher filter pressure drops will result in poor system airflow characteristics, reduced capacity and reduced efficiency. This may result in not passing field verification.</w:t>
      </w:r>
    </w:p>
    <w:p w14:paraId="1F9B9678" w14:textId="77777777" w:rsidR="00F0164F" w:rsidRPr="00B61863" w:rsidRDefault="00F0164F" w:rsidP="00F0164F">
      <w:pPr>
        <w:rPr>
          <w:rFonts w:ascii="Calibri" w:hAnsi="Calibri"/>
          <w:sz w:val="22"/>
          <w:szCs w:val="22"/>
        </w:rPr>
      </w:pPr>
    </w:p>
    <w:p w14:paraId="1F9B9679" w14:textId="7D8CBA9F" w:rsidR="00F0164F" w:rsidRPr="00B61863" w:rsidRDefault="00F0164F" w:rsidP="00F0164F">
      <w:pPr>
        <w:rPr>
          <w:rFonts w:ascii="Calibri" w:hAnsi="Calibri"/>
          <w:b/>
          <w:sz w:val="22"/>
          <w:szCs w:val="22"/>
        </w:rPr>
      </w:pPr>
      <w:r w:rsidRPr="00B61863">
        <w:rPr>
          <w:rFonts w:ascii="Calibri" w:hAnsi="Calibri"/>
          <w:b/>
          <w:sz w:val="22"/>
          <w:szCs w:val="22"/>
        </w:rPr>
        <w:t>Sectio</w:t>
      </w:r>
      <w:r w:rsidR="007372AC">
        <w:rPr>
          <w:rFonts w:ascii="Calibri" w:hAnsi="Calibri"/>
          <w:b/>
          <w:sz w:val="22"/>
          <w:szCs w:val="22"/>
        </w:rPr>
        <w:t>n N</w:t>
      </w:r>
      <w:r w:rsidRPr="00B61863">
        <w:rPr>
          <w:rFonts w:ascii="Calibri" w:hAnsi="Calibri"/>
          <w:b/>
          <w:sz w:val="22"/>
          <w:szCs w:val="22"/>
        </w:rPr>
        <w:t>. Air Filter Device Requirements</w:t>
      </w:r>
    </w:p>
    <w:p w14:paraId="1F9B967B" w14:textId="77777777" w:rsidR="00F0164F" w:rsidRPr="00B61863" w:rsidRDefault="00F0164F" w:rsidP="00F0164F">
      <w:pPr>
        <w:rPr>
          <w:rFonts w:ascii="Calibri" w:hAnsi="Calibri"/>
          <w:sz w:val="22"/>
          <w:szCs w:val="22"/>
        </w:rPr>
      </w:pPr>
      <w:r w:rsidRPr="00B61863">
        <w:rPr>
          <w:rFonts w:ascii="Calibri" w:hAnsi="Calibri"/>
          <w:sz w:val="22"/>
          <w:szCs w:val="22"/>
        </w:rPr>
        <w:t>&lt;no input fields&gt;</w:t>
      </w:r>
    </w:p>
    <w:p w14:paraId="1F9B967D" w14:textId="5A56E255" w:rsidR="00F0164F" w:rsidRPr="00B61863" w:rsidRDefault="007372AC" w:rsidP="00F0164F">
      <w:pPr>
        <w:rPr>
          <w:rFonts w:ascii="Calibri" w:hAnsi="Calibri"/>
          <w:b/>
          <w:sz w:val="22"/>
          <w:szCs w:val="22"/>
        </w:rPr>
      </w:pPr>
      <w:r>
        <w:rPr>
          <w:rFonts w:ascii="Calibri" w:hAnsi="Calibri"/>
          <w:b/>
          <w:sz w:val="22"/>
          <w:szCs w:val="22"/>
        </w:rPr>
        <w:t>Section O</w:t>
      </w:r>
      <w:r w:rsidR="00F0164F" w:rsidRPr="00B61863">
        <w:rPr>
          <w:rFonts w:ascii="Calibri" w:hAnsi="Calibri"/>
          <w:b/>
          <w:sz w:val="22"/>
          <w:szCs w:val="22"/>
        </w:rPr>
        <w:t>. HERS Verification Requirements</w:t>
      </w:r>
    </w:p>
    <w:p w14:paraId="1F9B967F" w14:textId="3647F1B4"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0" w14:textId="626B226C"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1" w14:textId="65E4DAF4"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2" w14:textId="59FAD88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3" w14:textId="52CDCD7D"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4" w14:textId="3DECC742"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5" w14:textId="24407F38"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6" w14:textId="5BC59318"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7" w14:textId="2AE4A87C"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8" w14:textId="1BE90F8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9" w14:textId="0165CBB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549EFFAC" w14:textId="77777777" w:rsidR="000B650D" w:rsidRPr="00B61863" w:rsidRDefault="000B650D" w:rsidP="000B650D">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A" w14:textId="77777777" w:rsidR="00F0164F" w:rsidRPr="00B61863" w:rsidRDefault="00F0164F" w:rsidP="00F0164F">
      <w:pPr>
        <w:rPr>
          <w:rFonts w:ascii="Calibri" w:hAnsi="Calibri"/>
          <w:sz w:val="22"/>
          <w:szCs w:val="22"/>
        </w:rPr>
      </w:pPr>
    </w:p>
    <w:p w14:paraId="1F9B968B" w14:textId="49884A97" w:rsidR="00F0164F" w:rsidRPr="00B61863" w:rsidRDefault="007372AC" w:rsidP="00F0164F">
      <w:pPr>
        <w:rPr>
          <w:rFonts w:ascii="Calibri" w:hAnsi="Calibri"/>
          <w:b/>
          <w:sz w:val="22"/>
          <w:szCs w:val="22"/>
        </w:rPr>
      </w:pPr>
      <w:r>
        <w:rPr>
          <w:rFonts w:ascii="Calibri" w:hAnsi="Calibri"/>
          <w:b/>
          <w:sz w:val="22"/>
          <w:szCs w:val="22"/>
        </w:rPr>
        <w:t>Section P</w:t>
      </w:r>
      <w:r w:rsidR="00F0164F" w:rsidRPr="00B61863">
        <w:rPr>
          <w:rFonts w:ascii="Calibri" w:hAnsi="Calibri"/>
          <w:b/>
          <w:sz w:val="22"/>
          <w:szCs w:val="22"/>
        </w:rPr>
        <w:t>. Space Conditioning Systems, Ducts and Fans – Mandatory Requirements and Additional Measures</w:t>
      </w:r>
    </w:p>
    <w:p w14:paraId="1F9B968D" w14:textId="77777777" w:rsidR="00F0164F" w:rsidRPr="00B61863" w:rsidRDefault="00F0164F" w:rsidP="00F0164F">
      <w:pPr>
        <w:rPr>
          <w:rFonts w:ascii="Calibri" w:hAnsi="Calibri"/>
          <w:sz w:val="22"/>
          <w:szCs w:val="22"/>
        </w:rPr>
      </w:pPr>
      <w:r w:rsidRPr="00B61863">
        <w:rPr>
          <w:rFonts w:ascii="Calibri" w:hAnsi="Calibri"/>
          <w:sz w:val="22"/>
          <w:szCs w:val="22"/>
        </w:rPr>
        <w:t>&lt;no input fields&gt;</w:t>
      </w:r>
    </w:p>
    <w:p w14:paraId="1F9B968E" w14:textId="77777777" w:rsidR="000F413D" w:rsidRPr="00295655" w:rsidRDefault="000F413D" w:rsidP="0035199F">
      <w:pPr>
        <w:rPr>
          <w:rFonts w:ascii="Calibri" w:hAnsi="Calibri"/>
          <w:sz w:val="18"/>
          <w:szCs w:val="18"/>
        </w:rPr>
      </w:pPr>
    </w:p>
    <w:p w14:paraId="1F9B968F" w14:textId="77777777" w:rsidR="000F413D" w:rsidRPr="00295655" w:rsidRDefault="000F413D" w:rsidP="0035199F">
      <w:pPr>
        <w:rPr>
          <w:rFonts w:ascii="Calibri" w:hAnsi="Calibri"/>
          <w:sz w:val="18"/>
          <w:szCs w:val="18"/>
        </w:rPr>
      </w:pPr>
    </w:p>
    <w:p w14:paraId="1F9B9690" w14:textId="77777777" w:rsidR="000F413D" w:rsidRPr="00295655" w:rsidRDefault="000F413D" w:rsidP="0035199F">
      <w:pPr>
        <w:rPr>
          <w:rFonts w:ascii="Calibri" w:hAnsi="Calibri"/>
          <w:sz w:val="18"/>
          <w:szCs w:val="18"/>
        </w:rPr>
      </w:pPr>
    </w:p>
    <w:p w14:paraId="1F9B9691" w14:textId="77777777" w:rsidR="000F413D" w:rsidRPr="00295655" w:rsidRDefault="000F413D" w:rsidP="0035199F">
      <w:pPr>
        <w:rPr>
          <w:rFonts w:ascii="Calibri" w:hAnsi="Calibri"/>
          <w:sz w:val="18"/>
          <w:szCs w:val="18"/>
        </w:rPr>
        <w:sectPr w:rsidR="000F413D" w:rsidRPr="00295655" w:rsidSect="004E22E9">
          <w:headerReference w:type="even" r:id="rId12"/>
          <w:headerReference w:type="default" r:id="rId13"/>
          <w:footerReference w:type="default" r:id="rId14"/>
          <w:headerReference w:type="first" r:id="rId15"/>
          <w:pgSz w:w="15840" w:h="12240" w:orient="landscape" w:code="1"/>
          <w:pgMar w:top="1296" w:right="720" w:bottom="1008" w:left="720" w:header="720" w:footer="576" w:gutter="0"/>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295655" w14:paraId="1F9B9696" w14:textId="77777777" w:rsidTr="00295655">
        <w:trPr>
          <w:cantSplit/>
          <w:trHeight w:val="288"/>
        </w:trPr>
        <w:tc>
          <w:tcPr>
            <w:tcW w:w="5000" w:type="pct"/>
            <w:gridSpan w:val="6"/>
            <w:shd w:val="clear" w:color="auto" w:fill="auto"/>
            <w:vAlign w:val="center"/>
          </w:tcPr>
          <w:p w14:paraId="1F9B9695" w14:textId="77777777" w:rsidR="000F413D" w:rsidRPr="00295655" w:rsidRDefault="000F413D" w:rsidP="0035199F">
            <w:pPr>
              <w:keepNext/>
              <w:rPr>
                <w:rFonts w:ascii="Calibri" w:hAnsi="Calibri"/>
                <w:b/>
                <w:sz w:val="18"/>
                <w:szCs w:val="18"/>
              </w:rPr>
            </w:pPr>
            <w:r w:rsidRPr="00295655">
              <w:rPr>
                <w:rFonts w:ascii="Calibri" w:hAnsi="Calibri"/>
                <w:b/>
                <w:sz w:val="18"/>
                <w:szCs w:val="18"/>
              </w:rPr>
              <w:t>A. General Information</w:t>
            </w:r>
          </w:p>
        </w:tc>
      </w:tr>
      <w:tr w:rsidR="003A543D" w:rsidRPr="00295655" w14:paraId="1F9B969D" w14:textId="77777777" w:rsidTr="000D6702">
        <w:trPr>
          <w:cantSplit/>
          <w:trHeight w:val="432"/>
        </w:trPr>
        <w:tc>
          <w:tcPr>
            <w:tcW w:w="103" w:type="pct"/>
            <w:tcMar>
              <w:left w:w="29" w:type="dxa"/>
              <w:right w:w="29" w:type="dxa"/>
            </w:tcMar>
            <w:vAlign w:val="center"/>
          </w:tcPr>
          <w:p w14:paraId="1F9B9697"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1F9B9698" w14:textId="77777777" w:rsidR="003A543D" w:rsidRPr="00295655" w:rsidRDefault="003A543D" w:rsidP="0035199F">
            <w:pPr>
              <w:rPr>
                <w:rFonts w:ascii="Calibri" w:hAnsi="Calibri"/>
                <w:sz w:val="18"/>
                <w:szCs w:val="18"/>
              </w:rPr>
            </w:pPr>
            <w:r w:rsidRPr="00295655">
              <w:rPr>
                <w:rFonts w:ascii="Calibri" w:hAnsi="Calibri"/>
                <w:sz w:val="18"/>
                <w:szCs w:val="18"/>
              </w:rPr>
              <w:t>Dwelling Unit Name</w:t>
            </w:r>
          </w:p>
        </w:tc>
        <w:tc>
          <w:tcPr>
            <w:tcW w:w="1261" w:type="pct"/>
            <w:vAlign w:val="center"/>
          </w:tcPr>
          <w:p w14:paraId="1F9B9699" w14:textId="77777777" w:rsidR="003A543D" w:rsidRPr="00295655" w:rsidRDefault="00295655" w:rsidP="00103243">
            <w:pPr>
              <w:spacing w:after="60"/>
              <w:rPr>
                <w:rFonts w:ascii="Calibri" w:hAnsi="Calibri"/>
                <w:sz w:val="18"/>
                <w:szCs w:val="18"/>
              </w:rPr>
            </w:pPr>
            <w:r>
              <w:rPr>
                <w:rFonts w:ascii="Calibri" w:hAnsi="Calibri"/>
                <w:sz w:val="18"/>
                <w:szCs w:val="18"/>
              </w:rPr>
              <w:t>&lt;&lt;</w:t>
            </w:r>
            <w:r w:rsidR="003A543D" w:rsidRPr="00295655">
              <w:rPr>
                <w:rFonts w:ascii="Calibri" w:hAnsi="Calibri"/>
                <w:sz w:val="18"/>
                <w:szCs w:val="18"/>
              </w:rPr>
              <w:t>reference text from CF1R</w:t>
            </w:r>
            <w:r w:rsidR="00103243" w:rsidRPr="00295655" w:rsidDel="00103243">
              <w:rPr>
                <w:rFonts w:ascii="Calibri" w:hAnsi="Calibri"/>
                <w:sz w:val="18"/>
                <w:szCs w:val="18"/>
              </w:rPr>
              <w:t xml:space="preserve"> </w:t>
            </w:r>
            <w:r w:rsidR="003A543D" w:rsidRPr="00295655">
              <w:rPr>
                <w:rFonts w:ascii="Calibri" w:hAnsi="Calibri"/>
                <w:sz w:val="18"/>
                <w:szCs w:val="18"/>
              </w:rPr>
              <w:t>&gt;&gt;</w:t>
            </w:r>
          </w:p>
        </w:tc>
        <w:tc>
          <w:tcPr>
            <w:tcW w:w="92" w:type="pct"/>
            <w:tcMar>
              <w:left w:w="29" w:type="dxa"/>
              <w:right w:w="29" w:type="dxa"/>
            </w:tcMar>
            <w:vAlign w:val="center"/>
          </w:tcPr>
          <w:p w14:paraId="1F9B969A"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1F9B969B" w14:textId="00CF2D3E" w:rsidR="003A543D" w:rsidRPr="00295655" w:rsidRDefault="003A543D" w:rsidP="0035199F">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1F9B969C" w14:textId="77777777" w:rsidR="003A543D" w:rsidRPr="00295655" w:rsidRDefault="003A543D" w:rsidP="00031AD6">
            <w:pPr>
              <w:spacing w:after="60"/>
              <w:rPr>
                <w:rFonts w:ascii="Calibri" w:hAnsi="Calibri"/>
                <w:sz w:val="18"/>
                <w:szCs w:val="18"/>
              </w:rPr>
            </w:pPr>
            <w:r w:rsidRPr="00295655">
              <w:rPr>
                <w:rFonts w:ascii="Calibri" w:hAnsi="Calibri"/>
                <w:sz w:val="18"/>
                <w:szCs w:val="18"/>
              </w:rPr>
              <w:t>&lt;&lt; reference text from CF1R&gt;&gt;</w:t>
            </w:r>
          </w:p>
        </w:tc>
      </w:tr>
      <w:tr w:rsidR="003A543D" w:rsidRPr="00295655" w14:paraId="1F9B96A5" w14:textId="77777777" w:rsidTr="000D6702">
        <w:trPr>
          <w:cantSplit/>
          <w:trHeight w:val="432"/>
        </w:trPr>
        <w:tc>
          <w:tcPr>
            <w:tcW w:w="103" w:type="pct"/>
            <w:tcMar>
              <w:left w:w="29" w:type="dxa"/>
              <w:right w:w="29" w:type="dxa"/>
            </w:tcMar>
            <w:vAlign w:val="center"/>
          </w:tcPr>
          <w:p w14:paraId="1F9B969E"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1F9B969F" w14:textId="79A93BB6" w:rsidR="003A543D" w:rsidRPr="00295655" w:rsidRDefault="003A543D" w:rsidP="00492DDC">
            <w:pPr>
              <w:rPr>
                <w:rFonts w:ascii="Calibri" w:hAnsi="Calibri"/>
                <w:sz w:val="18"/>
                <w:szCs w:val="18"/>
              </w:rPr>
            </w:pPr>
            <w:r w:rsidRPr="00295655">
              <w:rPr>
                <w:rFonts w:ascii="Calibri" w:hAnsi="Calibri"/>
                <w:sz w:val="18"/>
                <w:szCs w:val="18"/>
              </w:rPr>
              <w:t xml:space="preserve">Dwelling Unit </w:t>
            </w:r>
            <w:r w:rsidR="00E120E6">
              <w:rPr>
                <w:rFonts w:ascii="Calibri" w:hAnsi="Calibri"/>
                <w:sz w:val="18"/>
                <w:szCs w:val="18"/>
              </w:rPr>
              <w:t xml:space="preserve">Total </w:t>
            </w:r>
            <w:r w:rsidRPr="00295655">
              <w:rPr>
                <w:rFonts w:ascii="Calibri" w:hAnsi="Calibri"/>
                <w:sz w:val="18"/>
                <w:szCs w:val="18"/>
              </w:rPr>
              <w:t>Conditioned Floor Area (ft</w:t>
            </w:r>
            <w:r w:rsidRPr="003C24DD">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767E64D4" w14:textId="77777777" w:rsidR="00DA0917" w:rsidRPr="00A42831" w:rsidRDefault="003A543D" w:rsidP="00E13992">
            <w:pPr>
              <w:spacing w:after="60"/>
              <w:rPr>
                <w:rFonts w:ascii="Calibri" w:hAnsi="Calibri"/>
                <w:sz w:val="12"/>
                <w:szCs w:val="12"/>
              </w:rPr>
            </w:pPr>
            <w:r w:rsidRPr="00A42831">
              <w:rPr>
                <w:rFonts w:ascii="Calibri" w:hAnsi="Calibri"/>
                <w:sz w:val="12"/>
                <w:szCs w:val="12"/>
              </w:rPr>
              <w:t>&lt;&lt;numeric: xxxxx</w:t>
            </w:r>
            <w:r w:rsidR="00E13992" w:rsidRPr="00A42831">
              <w:rPr>
                <w:rFonts w:ascii="Calibri" w:hAnsi="Calibri"/>
                <w:sz w:val="12"/>
                <w:szCs w:val="12"/>
              </w:rPr>
              <w:t xml:space="preserve">; </w:t>
            </w:r>
          </w:p>
          <w:p w14:paraId="134E5A9D" w14:textId="7955BED7" w:rsidR="00DA0917" w:rsidRPr="00A42831" w:rsidRDefault="003C4297" w:rsidP="00E13992">
            <w:pPr>
              <w:spacing w:after="60"/>
              <w:rPr>
                <w:rFonts w:ascii="Calibri" w:hAnsi="Calibri"/>
                <w:sz w:val="12"/>
                <w:szCs w:val="12"/>
              </w:rPr>
            </w:pPr>
            <w:r w:rsidRPr="00A42831">
              <w:rPr>
                <w:rFonts w:ascii="Calibri" w:hAnsi="Calibri"/>
                <w:b/>
                <w:sz w:val="12"/>
                <w:szCs w:val="12"/>
              </w:rPr>
              <w:t>if</w:t>
            </w:r>
            <w:r w:rsidR="00FE6A33" w:rsidRPr="00A42831">
              <w:rPr>
                <w:rFonts w:ascii="Calibri" w:hAnsi="Calibri"/>
                <w:b/>
                <w:sz w:val="12"/>
                <w:szCs w:val="12"/>
              </w:rPr>
              <w:t>1</w:t>
            </w:r>
            <w:r w:rsidRPr="00A42831">
              <w:rPr>
                <w:rFonts w:ascii="Calibri" w:hAnsi="Calibri"/>
                <w:b/>
                <w:sz w:val="12"/>
                <w:szCs w:val="12"/>
              </w:rPr>
              <w:t xml:space="preserve"> parent is CF1R-PRF</w:t>
            </w:r>
            <w:r w:rsidRPr="00A42831">
              <w:rPr>
                <w:rFonts w:ascii="Calibri" w:hAnsi="Calibri"/>
                <w:sz w:val="12"/>
                <w:szCs w:val="12"/>
              </w:rPr>
              <w:t>, then</w:t>
            </w:r>
          </w:p>
          <w:p w14:paraId="2F93626B" w14:textId="698747AC" w:rsidR="003C4297" w:rsidRPr="00A42831" w:rsidRDefault="003C4297"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FE6A33" w:rsidRPr="00A42831">
              <w:rPr>
                <w:rFonts w:ascii="Calibri" w:hAnsi="Calibri"/>
                <w:sz w:val="12"/>
                <w:szCs w:val="12"/>
              </w:rPr>
              <w:t>2</w:t>
            </w:r>
            <w:r w:rsidRPr="00A42831">
              <w:rPr>
                <w:rFonts w:ascii="Calibri" w:hAnsi="Calibri"/>
                <w:sz w:val="12"/>
                <w:szCs w:val="12"/>
              </w:rPr>
              <w:t xml:space="preserve"> project scope</w:t>
            </w:r>
            <w:r w:rsidR="000D12C7" w:rsidRPr="00A42831">
              <w:rPr>
                <w:rFonts w:ascii="Calibri" w:hAnsi="Calibri"/>
                <w:sz w:val="12"/>
                <w:szCs w:val="12"/>
              </w:rPr>
              <w:t xml:space="preserve"> </w:t>
            </w:r>
            <w:r w:rsidRPr="00A42831">
              <w:rPr>
                <w:rFonts w:ascii="Calibri" w:hAnsi="Calibri"/>
                <w:sz w:val="12"/>
                <w:szCs w:val="12"/>
              </w:rPr>
              <w:t xml:space="preserve">= </w:t>
            </w:r>
            <w:r w:rsidR="000D12C7" w:rsidRPr="00A42831">
              <w:rPr>
                <w:rFonts w:ascii="Calibri" w:hAnsi="Calibri"/>
                <w:sz w:val="12"/>
                <w:szCs w:val="12"/>
              </w:rPr>
              <w:t>Newly Constructed (Addition Alone)</w:t>
            </w:r>
          </w:p>
          <w:p w14:paraId="340A520F" w14:textId="77777777" w:rsidR="001503BA" w:rsidRPr="00A42831" w:rsidRDefault="000D12C7"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then prompt user to enter a</w:t>
            </w:r>
            <w:r w:rsidR="00807188" w:rsidRPr="00A42831">
              <w:rPr>
                <w:rFonts w:ascii="Calibri" w:hAnsi="Calibri"/>
                <w:sz w:val="12"/>
                <w:szCs w:val="12"/>
              </w:rPr>
              <w:t xml:space="preserve"> </w:t>
            </w:r>
            <w:r w:rsidRPr="00A42831">
              <w:rPr>
                <w:rFonts w:ascii="Calibri" w:hAnsi="Calibri"/>
                <w:sz w:val="12"/>
                <w:szCs w:val="12"/>
              </w:rPr>
              <w:t xml:space="preserve">value </w:t>
            </w:r>
            <w:r w:rsidR="00D514D8" w:rsidRPr="00A42831">
              <w:rPr>
                <w:rFonts w:ascii="Calibri" w:hAnsi="Calibri"/>
                <w:sz w:val="12"/>
                <w:szCs w:val="12"/>
              </w:rPr>
              <w:t>equal to</w:t>
            </w:r>
            <w:r w:rsidR="00807188" w:rsidRPr="00A42831">
              <w:rPr>
                <w:rFonts w:ascii="Calibri" w:hAnsi="Calibri"/>
                <w:sz w:val="12"/>
                <w:szCs w:val="12"/>
              </w:rPr>
              <w:t xml:space="preserve"> </w:t>
            </w:r>
            <w:r w:rsidR="004A5C98" w:rsidRPr="00A42831">
              <w:rPr>
                <w:rFonts w:ascii="Calibri" w:hAnsi="Calibri"/>
                <w:sz w:val="12"/>
                <w:szCs w:val="12"/>
              </w:rPr>
              <w:t xml:space="preserve">dwelling unit </w:t>
            </w:r>
          </w:p>
          <w:p w14:paraId="3FF6EED6" w14:textId="517EF2A3" w:rsidR="00DA0917" w:rsidRPr="00A42831" w:rsidRDefault="001503BA" w:rsidP="00E13992">
            <w:pPr>
              <w:spacing w:after="60"/>
              <w:rPr>
                <w:rFonts w:ascii="Calibri" w:hAnsi="Calibri"/>
                <w:sz w:val="12"/>
                <w:szCs w:val="12"/>
              </w:rPr>
            </w:pPr>
            <w:r w:rsidRPr="00A42831">
              <w:rPr>
                <w:rFonts w:ascii="Calibri" w:hAnsi="Calibri"/>
                <w:sz w:val="12"/>
                <w:szCs w:val="12"/>
              </w:rPr>
              <w:t xml:space="preserve">      </w:t>
            </w:r>
            <w:r w:rsidR="000D12C7" w:rsidRPr="00A42831">
              <w:rPr>
                <w:rFonts w:ascii="Calibri" w:hAnsi="Calibri"/>
                <w:sz w:val="12"/>
                <w:szCs w:val="12"/>
              </w:rPr>
              <w:t>existing CFA + addition CFA</w:t>
            </w:r>
          </w:p>
          <w:p w14:paraId="7756CA4E" w14:textId="05D57E36" w:rsidR="006471B9" w:rsidRPr="00A42831" w:rsidRDefault="00B84A54"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else reference the value from CF1R</w:t>
            </w:r>
            <w:r w:rsidR="00FE6A33" w:rsidRPr="00A42831">
              <w:rPr>
                <w:rFonts w:ascii="Calibri" w:hAnsi="Calibri"/>
                <w:sz w:val="12"/>
                <w:szCs w:val="12"/>
              </w:rPr>
              <w:t xml:space="preserve"> endif2</w:t>
            </w:r>
          </w:p>
          <w:p w14:paraId="7BA13ED8" w14:textId="0E2F412B" w:rsidR="006471B9" w:rsidRPr="00A42831" w:rsidRDefault="006471B9" w:rsidP="00E13992">
            <w:pPr>
              <w:spacing w:after="60"/>
              <w:rPr>
                <w:rFonts w:ascii="Calibri" w:hAnsi="Calibri"/>
                <w:sz w:val="12"/>
                <w:szCs w:val="12"/>
              </w:rPr>
            </w:pPr>
          </w:p>
          <w:p w14:paraId="41810F2D" w14:textId="02A875D9" w:rsidR="00E910C4" w:rsidRPr="00A42831" w:rsidRDefault="00B84A54" w:rsidP="00E13992">
            <w:pPr>
              <w:spacing w:after="60"/>
              <w:rPr>
                <w:rFonts w:ascii="Calibri" w:hAnsi="Calibri"/>
                <w:sz w:val="12"/>
                <w:szCs w:val="12"/>
              </w:rPr>
            </w:pPr>
            <w:r w:rsidRPr="00A42831">
              <w:rPr>
                <w:rFonts w:ascii="Calibri" w:hAnsi="Calibri"/>
                <w:b/>
                <w:sz w:val="12"/>
                <w:szCs w:val="12"/>
              </w:rPr>
              <w:t xml:space="preserve">elseif </w:t>
            </w:r>
            <w:r w:rsidR="008C2EB1" w:rsidRPr="00A42831">
              <w:rPr>
                <w:rFonts w:ascii="Calibri" w:hAnsi="Calibri"/>
                <w:b/>
                <w:sz w:val="12"/>
                <w:szCs w:val="12"/>
              </w:rPr>
              <w:t>parent is CF1R-NCB-01</w:t>
            </w:r>
            <w:r w:rsidR="008C2EB1" w:rsidRPr="00A42831">
              <w:rPr>
                <w:rFonts w:ascii="Calibri" w:hAnsi="Calibri"/>
                <w:sz w:val="12"/>
                <w:szCs w:val="12"/>
              </w:rPr>
              <w:t>, then</w:t>
            </w:r>
          </w:p>
          <w:p w14:paraId="03619919" w14:textId="39DF547D" w:rsidR="00E910C4" w:rsidRPr="00A42831" w:rsidRDefault="00E910C4" w:rsidP="00E910C4">
            <w:pPr>
              <w:spacing w:after="60"/>
              <w:rPr>
                <w:rFonts w:ascii="Calibri" w:hAnsi="Calibri"/>
                <w:b/>
                <w:sz w:val="12"/>
                <w:szCs w:val="12"/>
              </w:rPr>
            </w:pPr>
            <w:r w:rsidRPr="00A42831">
              <w:rPr>
                <w:rFonts w:ascii="Calibri" w:hAnsi="Calibri"/>
                <w:b/>
                <w:sz w:val="12"/>
                <w:szCs w:val="12"/>
              </w:rPr>
              <w:t xml:space="preserve"> </w:t>
            </w:r>
            <w:r w:rsidR="00907A5B" w:rsidRPr="00A42831">
              <w:rPr>
                <w:rFonts w:ascii="Calibri" w:hAnsi="Calibri"/>
                <w:b/>
                <w:sz w:val="12"/>
                <w:szCs w:val="12"/>
              </w:rPr>
              <w:t xml:space="preserve"> </w:t>
            </w:r>
            <w:r w:rsidRPr="00A42831">
              <w:rPr>
                <w:rFonts w:ascii="Calibri" w:hAnsi="Calibri"/>
                <w:b/>
                <w:sz w:val="12"/>
                <w:szCs w:val="12"/>
              </w:rPr>
              <w:t xml:space="preserve">   if</w:t>
            </w:r>
            <w:r w:rsidR="00FE6A33" w:rsidRPr="00A42831">
              <w:rPr>
                <w:rFonts w:ascii="Calibri" w:hAnsi="Calibri"/>
                <w:b/>
                <w:sz w:val="12"/>
                <w:szCs w:val="12"/>
              </w:rPr>
              <w:t>3</w:t>
            </w:r>
            <w:r w:rsidRPr="00A42831">
              <w:rPr>
                <w:rFonts w:ascii="Calibri" w:hAnsi="Calibri"/>
                <w:b/>
                <w:sz w:val="12"/>
                <w:szCs w:val="12"/>
              </w:rPr>
              <w:t xml:space="preserve"> project scope = </w:t>
            </w:r>
            <w:r w:rsidR="003648F2" w:rsidRPr="00A42831">
              <w:rPr>
                <w:rFonts w:ascii="Calibri" w:hAnsi="Calibri"/>
                <w:b/>
                <w:sz w:val="12"/>
                <w:szCs w:val="12"/>
              </w:rPr>
              <w:t>New Addition greater than 1,000 ft2</w:t>
            </w:r>
          </w:p>
          <w:p w14:paraId="07FE73E7" w14:textId="77777777" w:rsidR="001503BA" w:rsidRPr="00A42831" w:rsidRDefault="00E910C4"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006471B9" w:rsidRPr="00A42831">
              <w:rPr>
                <w:rFonts w:ascii="Calibri" w:hAnsi="Calibri"/>
                <w:sz w:val="12"/>
                <w:szCs w:val="12"/>
              </w:rPr>
              <w:t xml:space="preserve">   then prompt user to enter a</w:t>
            </w:r>
            <w:r w:rsidR="001503BA" w:rsidRPr="00A42831">
              <w:rPr>
                <w:rFonts w:ascii="Calibri" w:hAnsi="Calibri"/>
                <w:sz w:val="12"/>
                <w:szCs w:val="12"/>
              </w:rPr>
              <w:t xml:space="preserve"> </w:t>
            </w:r>
            <w:r w:rsidRPr="00A42831">
              <w:rPr>
                <w:rFonts w:ascii="Calibri" w:hAnsi="Calibri"/>
                <w:sz w:val="12"/>
                <w:szCs w:val="12"/>
              </w:rPr>
              <w:t>value equal to</w:t>
            </w:r>
            <w:r w:rsidR="004A5C98" w:rsidRPr="00A42831">
              <w:rPr>
                <w:rFonts w:ascii="Calibri" w:hAnsi="Calibri"/>
                <w:sz w:val="12"/>
                <w:szCs w:val="12"/>
              </w:rPr>
              <w:t xml:space="preserve"> dwelling unit </w:t>
            </w:r>
          </w:p>
          <w:p w14:paraId="0AEF1EF2" w14:textId="71159FF2" w:rsidR="00B6390C" w:rsidRPr="00A42831" w:rsidRDefault="001503BA" w:rsidP="00E13992">
            <w:pPr>
              <w:spacing w:after="60"/>
              <w:rPr>
                <w:rFonts w:ascii="Calibri" w:hAnsi="Calibri"/>
                <w:sz w:val="12"/>
                <w:szCs w:val="12"/>
              </w:rPr>
            </w:pPr>
            <w:r w:rsidRPr="00A42831">
              <w:rPr>
                <w:rFonts w:ascii="Calibri" w:hAnsi="Calibri"/>
                <w:sz w:val="12"/>
                <w:szCs w:val="12"/>
              </w:rPr>
              <w:t xml:space="preserve">      </w:t>
            </w:r>
            <w:r w:rsidR="00E910C4" w:rsidRPr="00A42831">
              <w:rPr>
                <w:rFonts w:ascii="Calibri" w:hAnsi="Calibri"/>
                <w:sz w:val="12"/>
                <w:szCs w:val="12"/>
              </w:rPr>
              <w:t>existing CFA + addition CFA</w:t>
            </w:r>
          </w:p>
          <w:p w14:paraId="4267CB1B" w14:textId="5C70FBD4" w:rsidR="00B6390C" w:rsidRPr="00A42831" w:rsidRDefault="00B6390C" w:rsidP="00B6390C">
            <w:pPr>
              <w:spacing w:after="60"/>
              <w:rPr>
                <w:rFonts w:ascii="Calibri" w:hAnsi="Calibri"/>
                <w:b/>
                <w:sz w:val="12"/>
                <w:szCs w:val="12"/>
              </w:rPr>
            </w:pPr>
            <w:r w:rsidRPr="00A42831">
              <w:rPr>
                <w:rFonts w:ascii="Calibri" w:hAnsi="Calibri"/>
                <w:b/>
                <w:sz w:val="12"/>
                <w:szCs w:val="12"/>
              </w:rPr>
              <w:t xml:space="preserve">     </w:t>
            </w:r>
            <w:r w:rsidR="009C63C2" w:rsidRPr="00A42831">
              <w:rPr>
                <w:rFonts w:ascii="Calibri" w:hAnsi="Calibri"/>
                <w:b/>
                <w:sz w:val="12"/>
                <w:szCs w:val="12"/>
              </w:rPr>
              <w:t xml:space="preserve"> </w:t>
            </w:r>
            <w:r w:rsidRPr="00A42831">
              <w:rPr>
                <w:rFonts w:ascii="Calibri" w:hAnsi="Calibri"/>
                <w:b/>
                <w:sz w:val="12"/>
                <w:szCs w:val="12"/>
              </w:rPr>
              <w:t>elseif project scope = Newly Constructed Building, then</w:t>
            </w:r>
          </w:p>
          <w:p w14:paraId="22E7948A" w14:textId="47B91F51" w:rsidR="00B6390C" w:rsidRPr="00A42831" w:rsidRDefault="00B6390C" w:rsidP="00B6390C">
            <w:pPr>
              <w:spacing w:after="60"/>
              <w:rPr>
                <w:rFonts w:ascii="Calibri" w:hAnsi="Calibri"/>
                <w:sz w:val="12"/>
                <w:szCs w:val="12"/>
              </w:rPr>
            </w:pPr>
            <w:r w:rsidRPr="00A42831">
              <w:rPr>
                <w:rFonts w:ascii="Calibri" w:hAnsi="Calibri"/>
                <w:sz w:val="12"/>
                <w:szCs w:val="12"/>
              </w:rPr>
              <w:t xml:space="preserve">            if</w:t>
            </w:r>
            <w:r w:rsidR="00FE6A33" w:rsidRPr="00A42831">
              <w:rPr>
                <w:rFonts w:ascii="Calibri" w:hAnsi="Calibri"/>
                <w:sz w:val="12"/>
                <w:szCs w:val="12"/>
              </w:rPr>
              <w:t>4</w:t>
            </w:r>
            <w:r w:rsidRPr="00A42831">
              <w:rPr>
                <w:rFonts w:ascii="Calibri" w:hAnsi="Calibri"/>
                <w:sz w:val="12"/>
                <w:szCs w:val="12"/>
              </w:rPr>
              <w:t xml:space="preserve"> building type = Single Family, then</w:t>
            </w:r>
          </w:p>
          <w:p w14:paraId="293A41C9" w14:textId="2F0F41A9" w:rsidR="00B6390C" w:rsidRPr="00A42831" w:rsidRDefault="00B6390C" w:rsidP="00B6390C">
            <w:pPr>
              <w:spacing w:after="60"/>
              <w:rPr>
                <w:rFonts w:ascii="Calibri" w:hAnsi="Calibri"/>
                <w:sz w:val="12"/>
                <w:szCs w:val="12"/>
              </w:rPr>
            </w:pPr>
            <w:r w:rsidRPr="00A42831">
              <w:rPr>
                <w:rFonts w:ascii="Calibri" w:hAnsi="Calibri"/>
                <w:sz w:val="12"/>
                <w:szCs w:val="12"/>
              </w:rPr>
              <w:t xml:space="preserve">            reference value from CF1R-NCB field </w:t>
            </w:r>
            <w:r w:rsidR="006471B9" w:rsidRPr="00A42831">
              <w:rPr>
                <w:rFonts w:ascii="Calibri" w:hAnsi="Calibri"/>
                <w:sz w:val="12"/>
                <w:szCs w:val="12"/>
              </w:rPr>
              <w:t>A10</w:t>
            </w:r>
          </w:p>
          <w:p w14:paraId="1BDA4EC7" w14:textId="383207B3" w:rsidR="00B6390C" w:rsidRPr="00A42831" w:rsidRDefault="00B6390C" w:rsidP="00B6390C">
            <w:pPr>
              <w:spacing w:after="60"/>
              <w:rPr>
                <w:rFonts w:ascii="Calibri" w:hAnsi="Calibri"/>
                <w:sz w:val="12"/>
                <w:szCs w:val="12"/>
              </w:rPr>
            </w:pPr>
            <w:r w:rsidRPr="00A42831">
              <w:rPr>
                <w:rFonts w:ascii="Calibri" w:hAnsi="Calibri"/>
                <w:sz w:val="12"/>
                <w:szCs w:val="12"/>
              </w:rPr>
              <w:t xml:space="preserve">            elseif Building Type=Multifamily, then</w:t>
            </w:r>
          </w:p>
          <w:p w14:paraId="1282D47A" w14:textId="7579DE7C" w:rsidR="00B6390C" w:rsidRPr="00A42831" w:rsidRDefault="00B6390C" w:rsidP="00E13992">
            <w:pPr>
              <w:spacing w:after="60"/>
              <w:rPr>
                <w:rFonts w:ascii="Calibri" w:hAnsi="Calibri"/>
                <w:sz w:val="12"/>
                <w:szCs w:val="12"/>
              </w:rPr>
            </w:pPr>
            <w:r w:rsidRPr="00A42831">
              <w:rPr>
                <w:rFonts w:ascii="Calibri" w:hAnsi="Calibri"/>
                <w:sz w:val="12"/>
                <w:szCs w:val="12"/>
              </w:rPr>
              <w:t xml:space="preserve">            reference value from CF1R-NCB field </w:t>
            </w:r>
            <w:r w:rsidR="006471B9" w:rsidRPr="00A42831">
              <w:rPr>
                <w:rFonts w:ascii="Calibri" w:hAnsi="Calibri"/>
                <w:sz w:val="12"/>
                <w:szCs w:val="12"/>
              </w:rPr>
              <w:t>M02</w:t>
            </w:r>
            <w:r w:rsidR="009C63C2" w:rsidRPr="00A42831">
              <w:rPr>
                <w:rFonts w:ascii="Calibri" w:hAnsi="Calibri"/>
                <w:sz w:val="12"/>
                <w:szCs w:val="12"/>
              </w:rPr>
              <w:t xml:space="preserve"> </w:t>
            </w:r>
            <w:r w:rsidR="00FE6A33" w:rsidRPr="00A42831">
              <w:rPr>
                <w:rFonts w:ascii="Calibri" w:hAnsi="Calibri"/>
                <w:sz w:val="12"/>
                <w:szCs w:val="12"/>
              </w:rPr>
              <w:t>endif4</w:t>
            </w:r>
          </w:p>
          <w:p w14:paraId="73F4CEF0" w14:textId="336A1A46" w:rsidR="006471B9" w:rsidRPr="00A42831" w:rsidRDefault="00FE6A33" w:rsidP="00E13992">
            <w:pPr>
              <w:spacing w:after="60"/>
              <w:rPr>
                <w:rFonts w:ascii="Calibri" w:hAnsi="Calibri"/>
                <w:sz w:val="12"/>
                <w:szCs w:val="12"/>
              </w:rPr>
            </w:pPr>
            <w:r w:rsidRPr="00A42831">
              <w:rPr>
                <w:rFonts w:ascii="Calibri" w:hAnsi="Calibri"/>
                <w:sz w:val="12"/>
                <w:szCs w:val="12"/>
              </w:rPr>
              <w:t xml:space="preserve">      endif3</w:t>
            </w:r>
          </w:p>
          <w:p w14:paraId="054FED48" w14:textId="77777777" w:rsidR="00B84A54" w:rsidRPr="00A42831" w:rsidRDefault="00807475" w:rsidP="00E13992">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4FBCB54D" w14:textId="5F593F85"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9C63C2" w:rsidRPr="00A42831">
              <w:rPr>
                <w:rFonts w:ascii="Calibri" w:hAnsi="Calibri"/>
                <w:sz w:val="12"/>
                <w:szCs w:val="12"/>
              </w:rPr>
              <w:t>5</w:t>
            </w:r>
            <w:r w:rsidRPr="00A42831">
              <w:rPr>
                <w:rFonts w:ascii="Calibri" w:hAnsi="Calibri"/>
                <w:sz w:val="12"/>
                <w:szCs w:val="12"/>
              </w:rPr>
              <w:t xml:space="preserve"> building type= Single Family, then</w:t>
            </w:r>
          </w:p>
          <w:p w14:paraId="4795E63F" w14:textId="32D70E41"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reference value from field A08 from the CF1R-ALT-02</w:t>
            </w:r>
            <w:r w:rsidR="00541088">
              <w:rPr>
                <w:rFonts w:ascii="Calibri" w:hAnsi="Calibri"/>
                <w:sz w:val="12"/>
                <w:szCs w:val="12"/>
              </w:rPr>
              <w:t xml:space="preserve"> that is</w:t>
            </w:r>
          </w:p>
          <w:p w14:paraId="5CAECD8F" w14:textId="1A632D9B"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0FB90232" w14:textId="59623942" w:rsidR="00303D9C" w:rsidRPr="00A42831" w:rsidRDefault="00303D9C" w:rsidP="00303D9C">
            <w:pPr>
              <w:spacing w:after="60"/>
              <w:rPr>
                <w:rFonts w:ascii="Calibri" w:hAnsi="Calibri"/>
                <w:sz w:val="12"/>
                <w:szCs w:val="12"/>
              </w:rPr>
            </w:pPr>
            <w:r w:rsidRPr="00A42831">
              <w:rPr>
                <w:rFonts w:ascii="Calibri" w:hAnsi="Calibri"/>
                <w:sz w:val="12"/>
                <w:szCs w:val="12"/>
              </w:rPr>
              <w:t xml:space="preserve">      Section </w:t>
            </w:r>
            <w:r w:rsidR="008F776F" w:rsidRPr="00A42831">
              <w:rPr>
                <w:rFonts w:ascii="Calibri" w:hAnsi="Calibri"/>
                <w:sz w:val="12"/>
                <w:szCs w:val="12"/>
              </w:rPr>
              <w:t>J</w:t>
            </w:r>
            <w:r w:rsidRPr="00A42831">
              <w:rPr>
                <w:rFonts w:ascii="Calibri" w:hAnsi="Calibri"/>
                <w:sz w:val="12"/>
                <w:szCs w:val="12"/>
              </w:rPr>
              <w:t>.</w:t>
            </w:r>
          </w:p>
          <w:p w14:paraId="15842C62" w14:textId="3CFDA921" w:rsidR="00807475" w:rsidRPr="00A42831" w:rsidRDefault="00807475" w:rsidP="00807475">
            <w:pPr>
              <w:spacing w:after="60"/>
              <w:rPr>
                <w:rFonts w:ascii="Calibri" w:hAnsi="Calibri"/>
                <w:sz w:val="12"/>
                <w:szCs w:val="12"/>
              </w:rPr>
            </w:pPr>
          </w:p>
          <w:p w14:paraId="0AA7642D" w14:textId="78216753"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elseif Building Type=Multifamily, then</w:t>
            </w:r>
          </w:p>
          <w:p w14:paraId="76C4215F" w14:textId="6E685022"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reference value from field A08 from the CF1R-ALT-02</w:t>
            </w:r>
            <w:r w:rsidR="00541088">
              <w:t xml:space="preserve"> </w:t>
            </w:r>
            <w:r w:rsidR="00541088" w:rsidRPr="00541088">
              <w:rPr>
                <w:rFonts w:ascii="Calibri" w:hAnsi="Calibri"/>
                <w:sz w:val="12"/>
                <w:szCs w:val="12"/>
              </w:rPr>
              <w:t>that is</w:t>
            </w:r>
          </w:p>
          <w:p w14:paraId="5D413D29" w14:textId="55F20EC5"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2F488E65" w14:textId="7DE6B08C" w:rsidR="00303D9C" w:rsidRPr="00A42831" w:rsidRDefault="00303D9C" w:rsidP="00303D9C">
            <w:pPr>
              <w:spacing w:after="60"/>
              <w:rPr>
                <w:rFonts w:ascii="Calibri" w:hAnsi="Calibri"/>
                <w:sz w:val="12"/>
                <w:szCs w:val="12"/>
              </w:rPr>
            </w:pPr>
            <w:r w:rsidRPr="00A42831">
              <w:rPr>
                <w:rFonts w:ascii="Calibri" w:hAnsi="Calibri"/>
                <w:sz w:val="12"/>
                <w:szCs w:val="12"/>
              </w:rPr>
              <w:t xml:space="preserve">       Section L.</w:t>
            </w:r>
            <w:r w:rsidR="009C63C2" w:rsidRPr="00A42831">
              <w:rPr>
                <w:rFonts w:ascii="Calibri" w:hAnsi="Calibri"/>
                <w:sz w:val="12"/>
                <w:szCs w:val="12"/>
              </w:rPr>
              <w:t xml:space="preserve"> endif5</w:t>
            </w:r>
          </w:p>
          <w:p w14:paraId="530B70E4" w14:textId="60D43431" w:rsidR="00807475" w:rsidRPr="00A42831" w:rsidRDefault="00807475" w:rsidP="00807475">
            <w:pPr>
              <w:spacing w:after="60"/>
              <w:rPr>
                <w:rFonts w:ascii="Calibri" w:hAnsi="Calibri"/>
                <w:sz w:val="12"/>
                <w:szCs w:val="12"/>
              </w:rPr>
            </w:pPr>
          </w:p>
          <w:p w14:paraId="11B3D1BD" w14:textId="77777777" w:rsidR="006471B9" w:rsidRPr="00A42831" w:rsidRDefault="006471B9" w:rsidP="00807475">
            <w:pPr>
              <w:spacing w:after="60"/>
              <w:rPr>
                <w:rFonts w:ascii="Calibri" w:hAnsi="Calibri"/>
                <w:sz w:val="12"/>
                <w:szCs w:val="12"/>
              </w:rPr>
            </w:pPr>
          </w:p>
          <w:p w14:paraId="41D3EE85" w14:textId="76323C5F" w:rsidR="00807475" w:rsidRPr="00A42831" w:rsidRDefault="00807475" w:rsidP="00807475">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7A723084" w14:textId="160FE5E5"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9C63C2" w:rsidRPr="00A42831">
              <w:rPr>
                <w:rFonts w:ascii="Calibri" w:hAnsi="Calibri"/>
                <w:sz w:val="12"/>
                <w:szCs w:val="12"/>
              </w:rPr>
              <w:t>6</w:t>
            </w:r>
            <w:r w:rsidRPr="00A42831">
              <w:rPr>
                <w:rFonts w:ascii="Calibri" w:hAnsi="Calibri"/>
                <w:sz w:val="12"/>
                <w:szCs w:val="12"/>
              </w:rPr>
              <w:t xml:space="preserve"> building type= Single Family, then</w:t>
            </w:r>
          </w:p>
          <w:p w14:paraId="49DD9138" w14:textId="6FA8FF09" w:rsidR="0001423A"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F0087C" w:rsidRPr="00A42831">
              <w:rPr>
                <w:rFonts w:ascii="Calibri" w:hAnsi="Calibri"/>
                <w:sz w:val="12"/>
                <w:szCs w:val="12"/>
              </w:rPr>
              <w:t xml:space="preserve">reference value from field </w:t>
            </w:r>
            <w:r w:rsidR="00B85D1D" w:rsidRPr="00A42831">
              <w:rPr>
                <w:rFonts w:ascii="Calibri" w:hAnsi="Calibri"/>
                <w:sz w:val="12"/>
                <w:szCs w:val="12"/>
              </w:rPr>
              <w:t>A08</w:t>
            </w:r>
            <w:r w:rsidR="00F0087C" w:rsidRPr="00A42831">
              <w:rPr>
                <w:rFonts w:ascii="Calibri" w:hAnsi="Calibri"/>
                <w:sz w:val="12"/>
                <w:szCs w:val="12"/>
              </w:rPr>
              <w:t xml:space="preserve"> </w:t>
            </w:r>
            <w:r w:rsidR="00B85D1D" w:rsidRPr="00A42831">
              <w:rPr>
                <w:rFonts w:ascii="Calibri" w:hAnsi="Calibri"/>
                <w:sz w:val="12"/>
                <w:szCs w:val="12"/>
              </w:rPr>
              <w:t>from</w:t>
            </w:r>
            <w:r w:rsidR="00F0087C" w:rsidRPr="00A42831">
              <w:rPr>
                <w:rFonts w:ascii="Calibri" w:hAnsi="Calibri"/>
                <w:sz w:val="12"/>
                <w:szCs w:val="12"/>
              </w:rPr>
              <w:t xml:space="preserve"> the CF1R-ALT-02</w:t>
            </w:r>
            <w:r w:rsidR="00541088">
              <w:rPr>
                <w:rFonts w:ascii="Calibri" w:hAnsi="Calibri"/>
                <w:sz w:val="12"/>
                <w:szCs w:val="12"/>
              </w:rPr>
              <w:t xml:space="preserve"> that is</w:t>
            </w:r>
          </w:p>
          <w:p w14:paraId="7053CB63" w14:textId="53D67BCA" w:rsidR="0001423A"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541088">
              <w:rPr>
                <w:rFonts w:ascii="Calibri" w:hAnsi="Calibri"/>
                <w:sz w:val="12"/>
                <w:szCs w:val="12"/>
              </w:rPr>
              <w:t xml:space="preserve"> </w:t>
            </w:r>
            <w:r w:rsidR="00F0087C" w:rsidRPr="00A42831">
              <w:rPr>
                <w:rFonts w:ascii="Calibri" w:hAnsi="Calibri"/>
                <w:sz w:val="12"/>
                <w:szCs w:val="12"/>
              </w:rPr>
              <w:t xml:space="preserve">required </w:t>
            </w:r>
            <w:r w:rsidR="00B85D1D" w:rsidRPr="00A42831">
              <w:rPr>
                <w:rFonts w:ascii="Calibri" w:hAnsi="Calibri"/>
                <w:sz w:val="12"/>
                <w:szCs w:val="12"/>
              </w:rPr>
              <w:t xml:space="preserve">for the dwelling unit </w:t>
            </w:r>
            <w:r w:rsidR="007B230A" w:rsidRPr="00A42831">
              <w:rPr>
                <w:rFonts w:ascii="Calibri" w:hAnsi="Calibri"/>
                <w:sz w:val="12"/>
                <w:szCs w:val="12"/>
              </w:rPr>
              <w:t>according to</w:t>
            </w:r>
            <w:r w:rsidRPr="00A42831">
              <w:rPr>
                <w:rFonts w:ascii="Calibri" w:hAnsi="Calibri"/>
                <w:sz w:val="12"/>
                <w:szCs w:val="12"/>
              </w:rPr>
              <w:t xml:space="preserve"> CF1R-ALT-01</w:t>
            </w:r>
          </w:p>
          <w:p w14:paraId="2C4E8A07" w14:textId="187DF14E" w:rsidR="00F0087C"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F0087C" w:rsidRPr="00A42831">
              <w:rPr>
                <w:rFonts w:ascii="Calibri" w:hAnsi="Calibri"/>
                <w:sz w:val="12"/>
                <w:szCs w:val="12"/>
              </w:rPr>
              <w:t>Section G</w:t>
            </w:r>
            <w:r w:rsidR="00B85D1D" w:rsidRPr="00A42831">
              <w:rPr>
                <w:rFonts w:ascii="Calibri" w:hAnsi="Calibri"/>
                <w:sz w:val="12"/>
                <w:szCs w:val="12"/>
              </w:rPr>
              <w:t>.</w:t>
            </w:r>
          </w:p>
          <w:p w14:paraId="09BC2DBE" w14:textId="29414719" w:rsidR="00807475" w:rsidRPr="00A42831" w:rsidRDefault="00807475" w:rsidP="00807475">
            <w:pPr>
              <w:spacing w:after="60"/>
              <w:rPr>
                <w:rFonts w:ascii="Calibri" w:hAnsi="Calibri"/>
                <w:b/>
                <w:sz w:val="12"/>
                <w:szCs w:val="12"/>
              </w:rPr>
            </w:pPr>
          </w:p>
          <w:p w14:paraId="13339A2F" w14:textId="52CE14D4" w:rsidR="00807475" w:rsidRPr="00A42831" w:rsidRDefault="00807475" w:rsidP="00807475">
            <w:pPr>
              <w:spacing w:after="60"/>
              <w:rPr>
                <w:rFonts w:ascii="Calibri" w:hAnsi="Calibri"/>
                <w:sz w:val="12"/>
                <w:szCs w:val="12"/>
              </w:rPr>
            </w:pPr>
            <w:r w:rsidRPr="00A42831">
              <w:rPr>
                <w:rFonts w:ascii="Calibri" w:hAnsi="Calibri"/>
                <w:b/>
                <w:sz w:val="12"/>
                <w:szCs w:val="12"/>
              </w:rPr>
              <w:t xml:space="preserve"> </w:t>
            </w:r>
            <w:r w:rsidR="00907A5B" w:rsidRPr="00A42831">
              <w:rPr>
                <w:rFonts w:ascii="Calibri" w:hAnsi="Calibri"/>
                <w:b/>
                <w:sz w:val="12"/>
                <w:szCs w:val="12"/>
              </w:rPr>
              <w:t xml:space="preserve"> </w:t>
            </w:r>
            <w:r w:rsidRPr="00A42831">
              <w:rPr>
                <w:rFonts w:ascii="Calibri" w:hAnsi="Calibri"/>
                <w:b/>
                <w:sz w:val="12"/>
                <w:szCs w:val="12"/>
              </w:rPr>
              <w:t xml:space="preserve">   elseif Building Type=Multifamily, then</w:t>
            </w:r>
          </w:p>
          <w:p w14:paraId="2670568A" w14:textId="69D9498E" w:rsidR="0001423A" w:rsidRPr="00A42831" w:rsidRDefault="0001423A" w:rsidP="00E532AB">
            <w:pPr>
              <w:spacing w:after="60"/>
              <w:rPr>
                <w:rFonts w:ascii="Calibri" w:hAnsi="Calibri"/>
                <w:sz w:val="12"/>
                <w:szCs w:val="12"/>
              </w:rPr>
            </w:pPr>
            <w:r w:rsidRPr="00A42831">
              <w:rPr>
                <w:rFonts w:ascii="Calibri" w:hAnsi="Calibri"/>
                <w:sz w:val="12"/>
                <w:szCs w:val="12"/>
              </w:rPr>
              <w:t xml:space="preserve">      </w:t>
            </w:r>
            <w:r w:rsidR="007B230A" w:rsidRPr="00A42831">
              <w:rPr>
                <w:rFonts w:ascii="Calibri" w:hAnsi="Calibri"/>
                <w:sz w:val="12"/>
                <w:szCs w:val="12"/>
              </w:rPr>
              <w:t>reference value from</w:t>
            </w:r>
            <w:r w:rsidRPr="00A42831">
              <w:rPr>
                <w:rFonts w:ascii="Calibri" w:hAnsi="Calibri"/>
                <w:sz w:val="12"/>
                <w:szCs w:val="12"/>
              </w:rPr>
              <w:t xml:space="preserve"> field A08 from the CF1R-ALT-02</w:t>
            </w:r>
            <w:r w:rsidR="00541088">
              <w:rPr>
                <w:rFonts w:ascii="Calibri" w:hAnsi="Calibri"/>
                <w:sz w:val="12"/>
                <w:szCs w:val="12"/>
              </w:rPr>
              <w:t xml:space="preserve"> that is</w:t>
            </w:r>
          </w:p>
          <w:p w14:paraId="3C0558B7" w14:textId="4D71538A" w:rsidR="0001423A" w:rsidRPr="00A42831" w:rsidRDefault="0001423A" w:rsidP="00E532AB">
            <w:pPr>
              <w:spacing w:after="60"/>
              <w:rPr>
                <w:rFonts w:ascii="Calibri" w:hAnsi="Calibri"/>
                <w:sz w:val="12"/>
                <w:szCs w:val="12"/>
              </w:rPr>
            </w:pPr>
            <w:r w:rsidRPr="00A42831">
              <w:rPr>
                <w:rFonts w:ascii="Calibri" w:hAnsi="Calibri"/>
                <w:sz w:val="12"/>
                <w:szCs w:val="12"/>
              </w:rPr>
              <w:t xml:space="preserve">      </w:t>
            </w:r>
            <w:r w:rsidR="007B230A" w:rsidRPr="00A42831">
              <w:rPr>
                <w:rFonts w:ascii="Calibri" w:hAnsi="Calibri"/>
                <w:sz w:val="12"/>
                <w:szCs w:val="12"/>
              </w:rPr>
              <w:t>required for the dwelling unit ac</w:t>
            </w:r>
            <w:r w:rsidRPr="00A42831">
              <w:rPr>
                <w:rFonts w:ascii="Calibri" w:hAnsi="Calibri"/>
                <w:sz w:val="12"/>
                <w:szCs w:val="12"/>
              </w:rPr>
              <w:t>cording to CF1R-ALT-01</w:t>
            </w:r>
          </w:p>
          <w:p w14:paraId="0D5122E1" w14:textId="7AF33F68" w:rsidR="00222DFE" w:rsidRPr="00A42831" w:rsidRDefault="0001423A" w:rsidP="00E532AB">
            <w:pPr>
              <w:spacing w:after="60"/>
              <w:rPr>
                <w:rFonts w:ascii="Calibri" w:hAnsi="Calibri"/>
                <w:sz w:val="12"/>
                <w:szCs w:val="12"/>
              </w:rPr>
            </w:pPr>
            <w:r w:rsidRPr="00A42831">
              <w:rPr>
                <w:rFonts w:ascii="Calibri" w:hAnsi="Calibri"/>
                <w:sz w:val="12"/>
                <w:szCs w:val="12"/>
              </w:rPr>
              <w:t xml:space="preserve">       Section letter I</w:t>
            </w:r>
            <w:r w:rsidR="007B230A" w:rsidRPr="00A42831">
              <w:rPr>
                <w:rFonts w:ascii="Calibri" w:hAnsi="Calibri"/>
                <w:sz w:val="12"/>
                <w:szCs w:val="12"/>
              </w:rPr>
              <w:t>.</w:t>
            </w:r>
            <w:r w:rsidR="009C63C2" w:rsidRPr="00A42831">
              <w:rPr>
                <w:rFonts w:ascii="Calibri" w:hAnsi="Calibri"/>
                <w:sz w:val="12"/>
                <w:szCs w:val="12"/>
              </w:rPr>
              <w:t xml:space="preserve"> endif6</w:t>
            </w:r>
          </w:p>
          <w:p w14:paraId="405792ED" w14:textId="77777777" w:rsidR="008C2C4A" w:rsidRPr="00A42831" w:rsidRDefault="008C2C4A" w:rsidP="00E532AB">
            <w:pPr>
              <w:spacing w:after="60"/>
              <w:rPr>
                <w:rFonts w:ascii="Calibri" w:hAnsi="Calibri"/>
                <w:sz w:val="12"/>
                <w:szCs w:val="12"/>
              </w:rPr>
            </w:pPr>
          </w:p>
          <w:p w14:paraId="640EF8AE" w14:textId="413F0954" w:rsidR="003E5EBC" w:rsidRPr="00A42831" w:rsidRDefault="003E5EBC" w:rsidP="00E532AB">
            <w:pPr>
              <w:spacing w:after="60"/>
              <w:rPr>
                <w:rFonts w:ascii="Calibri" w:hAnsi="Calibri"/>
                <w:sz w:val="12"/>
                <w:szCs w:val="12"/>
              </w:rPr>
            </w:pPr>
            <w:r w:rsidRPr="00A42831">
              <w:rPr>
                <w:rFonts w:ascii="Calibri" w:hAnsi="Calibri"/>
                <w:sz w:val="12"/>
                <w:szCs w:val="12"/>
              </w:rPr>
              <w:t>elseif parent is CF1</w:t>
            </w:r>
            <w:r w:rsidR="008C2C4A" w:rsidRPr="00A42831">
              <w:rPr>
                <w:rFonts w:ascii="Calibri" w:hAnsi="Calibri"/>
                <w:sz w:val="12"/>
                <w:szCs w:val="12"/>
              </w:rPr>
              <w:t>R</w:t>
            </w:r>
            <w:r w:rsidRPr="00A42831">
              <w:rPr>
                <w:rFonts w:ascii="Calibri" w:hAnsi="Calibri"/>
                <w:sz w:val="12"/>
                <w:szCs w:val="12"/>
              </w:rPr>
              <w:t>-ALT-02, then</w:t>
            </w:r>
          </w:p>
          <w:p w14:paraId="2704A398" w14:textId="60D461FB" w:rsidR="003E5EBC" w:rsidRPr="00B9256D" w:rsidRDefault="003E5EBC" w:rsidP="00E532AB">
            <w:pPr>
              <w:spacing w:after="60"/>
              <w:rPr>
                <w:rFonts w:ascii="Calibri" w:hAnsi="Calibri"/>
                <w:sz w:val="14"/>
                <w:szCs w:val="14"/>
              </w:rPr>
            </w:pPr>
            <w:r w:rsidRPr="00A42831">
              <w:rPr>
                <w:rFonts w:ascii="Calibri" w:hAnsi="Calibri"/>
                <w:sz w:val="12"/>
                <w:szCs w:val="12"/>
              </w:rPr>
              <w:t>reference value from CF1R-ALT-02 field A08</w:t>
            </w:r>
            <w:r w:rsidR="009C63C2" w:rsidRPr="00A42831">
              <w:rPr>
                <w:rFonts w:ascii="Calibri" w:hAnsi="Calibri"/>
                <w:sz w:val="12"/>
                <w:szCs w:val="12"/>
              </w:rPr>
              <w:t>.  endif1</w:t>
            </w:r>
          </w:p>
          <w:p w14:paraId="1F9B96A0" w14:textId="7CBA4DD2" w:rsidR="003A543D" w:rsidRPr="00295655" w:rsidRDefault="00E13992" w:rsidP="00E13992">
            <w:pPr>
              <w:spacing w:after="60"/>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w:t>
            </w:r>
            <w:r w:rsidR="003A543D" w:rsidRPr="000D12C7">
              <w:rPr>
                <w:rFonts w:ascii="Calibri" w:hAnsi="Calibri"/>
                <w:sz w:val="14"/>
                <w:szCs w:val="14"/>
              </w:rPr>
              <w:t xml:space="preserve"> </w:t>
            </w:r>
            <w:r w:rsidR="005271A8" w:rsidRPr="000D12C7">
              <w:rPr>
                <w:rFonts w:ascii="Calibri" w:hAnsi="Calibri"/>
                <w:sz w:val="14"/>
                <w:szCs w:val="14"/>
              </w:rPr>
              <w:t>&gt;&gt;</w:t>
            </w:r>
          </w:p>
        </w:tc>
        <w:tc>
          <w:tcPr>
            <w:tcW w:w="92" w:type="pct"/>
            <w:tcMar>
              <w:left w:w="29" w:type="dxa"/>
              <w:right w:w="29" w:type="dxa"/>
            </w:tcMar>
            <w:vAlign w:val="center"/>
          </w:tcPr>
          <w:p w14:paraId="1F9B96A1"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F9B96A2" w14:textId="77777777" w:rsidR="003A543D" w:rsidRPr="00295655" w:rsidRDefault="003A543D" w:rsidP="0035199F">
            <w:pPr>
              <w:spacing w:after="60"/>
              <w:rPr>
                <w:rFonts w:ascii="Calibri" w:hAnsi="Calibri"/>
                <w:sz w:val="18"/>
                <w:szCs w:val="18"/>
              </w:rPr>
            </w:pPr>
            <w:r w:rsidRPr="00295655">
              <w:rPr>
                <w:rFonts w:ascii="Calibri" w:hAnsi="Calibri"/>
                <w:sz w:val="18"/>
                <w:szCs w:val="18"/>
              </w:rPr>
              <w:t>Number of Space Conditioning Systems in this dwelling unit</w:t>
            </w:r>
          </w:p>
        </w:tc>
        <w:tc>
          <w:tcPr>
            <w:tcW w:w="1177" w:type="pct"/>
            <w:vAlign w:val="center"/>
          </w:tcPr>
          <w:p w14:paraId="1F9B96A3" w14:textId="1E49F408" w:rsidR="00674A22" w:rsidRDefault="003A543D" w:rsidP="00674A22">
            <w:pPr>
              <w:spacing w:after="60"/>
              <w:rPr>
                <w:rFonts w:ascii="Calibri" w:hAnsi="Calibri"/>
                <w:sz w:val="18"/>
                <w:szCs w:val="18"/>
              </w:rPr>
            </w:pPr>
            <w:r w:rsidRPr="00295655">
              <w:rPr>
                <w:rFonts w:ascii="Calibri" w:hAnsi="Calibri"/>
                <w:sz w:val="18"/>
                <w:szCs w:val="18"/>
              </w:rPr>
              <w:t xml:space="preserve">&lt;&lt;integer: xx; </w:t>
            </w:r>
            <w:r w:rsidR="00674A22">
              <w:rPr>
                <w:rFonts w:ascii="Calibri" w:hAnsi="Calibri"/>
                <w:sz w:val="18"/>
                <w:szCs w:val="18"/>
              </w:rPr>
              <w:t xml:space="preserve">If parent is CF1R-ALT-02 doc type, then use as </w:t>
            </w:r>
            <w:r w:rsidRPr="00295655">
              <w:rPr>
                <w:rFonts w:ascii="Calibri" w:hAnsi="Calibri"/>
                <w:sz w:val="18"/>
                <w:szCs w:val="18"/>
              </w:rPr>
              <w:t xml:space="preserve">default </w:t>
            </w:r>
            <w:r w:rsidR="00674A22">
              <w:rPr>
                <w:rFonts w:ascii="Calibri" w:hAnsi="Calibri"/>
                <w:sz w:val="18"/>
                <w:szCs w:val="18"/>
              </w:rPr>
              <w:t xml:space="preserve">the </w:t>
            </w:r>
            <w:r w:rsidRPr="00295655">
              <w:rPr>
                <w:rFonts w:ascii="Calibri" w:hAnsi="Calibri"/>
                <w:sz w:val="18"/>
                <w:szCs w:val="18"/>
              </w:rPr>
              <w:t>value referenced from CF1R</w:t>
            </w:r>
            <w:r w:rsidR="00674A22">
              <w:rPr>
                <w:rFonts w:ascii="Calibri" w:hAnsi="Calibri"/>
                <w:sz w:val="18"/>
                <w:szCs w:val="18"/>
              </w:rPr>
              <w:t xml:space="preserve"> ALT-02 Section A</w:t>
            </w:r>
            <w:r w:rsidR="00B45BFF">
              <w:rPr>
                <w:rFonts w:ascii="Calibri" w:hAnsi="Calibri"/>
                <w:sz w:val="18"/>
                <w:szCs w:val="18"/>
              </w:rPr>
              <w:t xml:space="preserve"> (field A10)</w:t>
            </w:r>
            <w:r w:rsidRPr="00295655">
              <w:rPr>
                <w:rFonts w:ascii="Calibri" w:hAnsi="Calibri"/>
                <w:sz w:val="18"/>
                <w:szCs w:val="18"/>
              </w:rPr>
              <w:t>; or allow user to override the default and input a new value;  flag non-default values and report in project status notes field</w:t>
            </w:r>
            <w:r w:rsidR="00674A22">
              <w:rPr>
                <w:rFonts w:ascii="Calibri" w:hAnsi="Calibri"/>
                <w:sz w:val="18"/>
                <w:szCs w:val="18"/>
              </w:rPr>
              <w:t>;</w:t>
            </w:r>
          </w:p>
          <w:p w14:paraId="1F9B96A4" w14:textId="77777777" w:rsidR="003A543D" w:rsidRPr="00295655" w:rsidRDefault="00674A22" w:rsidP="00674A22">
            <w:pPr>
              <w:spacing w:after="60"/>
              <w:rPr>
                <w:rFonts w:ascii="Calibri" w:hAnsi="Calibri"/>
                <w:sz w:val="18"/>
                <w:szCs w:val="18"/>
              </w:rPr>
            </w:pPr>
            <w:r>
              <w:rPr>
                <w:rFonts w:ascii="Calibri" w:hAnsi="Calibri"/>
                <w:sz w:val="18"/>
                <w:szCs w:val="18"/>
              </w:rPr>
              <w:t>elseif parent is not CF1R-ALT-02 doc type, then user input the integer value</w:t>
            </w:r>
            <w:r w:rsidR="003A543D" w:rsidRPr="00295655">
              <w:rPr>
                <w:rFonts w:ascii="Calibri" w:hAnsi="Calibri"/>
                <w:sz w:val="18"/>
                <w:szCs w:val="18"/>
              </w:rPr>
              <w:t>&gt;&gt;</w:t>
            </w:r>
          </w:p>
        </w:tc>
      </w:tr>
      <w:tr w:rsidR="000F413D" w:rsidRPr="00295655" w14:paraId="1F9B96B0" w14:textId="77777777" w:rsidTr="005A527B">
        <w:trPr>
          <w:cantSplit/>
          <w:trHeight w:val="1142"/>
        </w:trPr>
        <w:tc>
          <w:tcPr>
            <w:tcW w:w="103" w:type="pct"/>
            <w:tcMar>
              <w:left w:w="29" w:type="dxa"/>
              <w:right w:w="29" w:type="dxa"/>
            </w:tcMar>
            <w:vAlign w:val="center"/>
          </w:tcPr>
          <w:p w14:paraId="1F9B96A6" w14:textId="39A2AA45"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1F9B96A7" w14:textId="77777777" w:rsidR="000F413D" w:rsidRPr="00295655" w:rsidRDefault="000F413D" w:rsidP="0035199F">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F9B96A8" w14:textId="77777777" w:rsidR="000F413D" w:rsidRPr="00295655" w:rsidRDefault="00A37C65" w:rsidP="00281F61">
            <w:pPr>
              <w:spacing w:after="60"/>
              <w:rPr>
                <w:rFonts w:ascii="Calibri" w:hAnsi="Calibri"/>
                <w:sz w:val="18"/>
                <w:szCs w:val="18"/>
              </w:rPr>
            </w:pPr>
            <w:r w:rsidRPr="00295655">
              <w:rPr>
                <w:rFonts w:ascii="Calibri" w:hAnsi="Calibri"/>
                <w:sz w:val="18"/>
                <w:szCs w:val="18"/>
              </w:rPr>
              <w:t xml:space="preserve">&lt;&lt; reference document type property from CF1R:  allowed values: </w:t>
            </w:r>
            <w:r w:rsidRPr="00295655">
              <w:rPr>
                <w:rFonts w:ascii="Calibri" w:hAnsi="Calibri"/>
                <w:sz w:val="18"/>
                <w:szCs w:val="18"/>
                <w:u w:val="single"/>
              </w:rPr>
              <w:t>performance (CF1R-PRF)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1F9B96AA" w14:textId="77777777" w:rsidR="000F413D" w:rsidRPr="00295655" w:rsidRDefault="000F413D" w:rsidP="0035199F">
            <w:pPr>
              <w:spacing w:after="60"/>
              <w:rPr>
                <w:rFonts w:ascii="Calibri" w:hAnsi="Calibri"/>
                <w:sz w:val="18"/>
                <w:szCs w:val="18"/>
              </w:rPr>
            </w:pPr>
            <w:r w:rsidRPr="00295655">
              <w:rPr>
                <w:rFonts w:ascii="Calibri" w:hAnsi="Calibri"/>
                <w:sz w:val="18"/>
                <w:szCs w:val="18"/>
              </w:rPr>
              <w:t>method used to calculate HVAC loads</w:t>
            </w:r>
          </w:p>
        </w:tc>
        <w:tc>
          <w:tcPr>
            <w:tcW w:w="1177" w:type="pct"/>
            <w:vAlign w:val="center"/>
          </w:tcPr>
          <w:p w14:paraId="1F9B96AB"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&lt;&lt;user select from list: </w:t>
            </w:r>
          </w:p>
          <w:p w14:paraId="1F9B96AC"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*ASHRAE Handbook;  </w:t>
            </w:r>
          </w:p>
          <w:p w14:paraId="1F9B96AD"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*SMACNA Residential Comfort System Installation Standards Manual;</w:t>
            </w:r>
          </w:p>
          <w:p w14:paraId="1F9B96AE"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*ACCA Manual J</w:t>
            </w:r>
          </w:p>
          <w:p w14:paraId="1F9B96AF" w14:textId="77777777" w:rsidR="000F413D" w:rsidRPr="00295655" w:rsidRDefault="003A543D" w:rsidP="003A543D">
            <w:pPr>
              <w:rPr>
                <w:rFonts w:ascii="Calibri" w:hAnsi="Calibri"/>
                <w:sz w:val="18"/>
                <w:szCs w:val="18"/>
              </w:rPr>
            </w:pPr>
            <w:r w:rsidRPr="00295655">
              <w:rPr>
                <w:rFonts w:asciiTheme="minorHAnsi" w:hAnsiTheme="minorHAnsi"/>
                <w:sz w:val="18"/>
                <w:szCs w:val="18"/>
              </w:rPr>
              <w:t>*n/a equipment changeout, like-for-like&gt;&gt;</w:t>
            </w:r>
          </w:p>
        </w:tc>
      </w:tr>
      <w:tr w:rsidR="000F413D" w:rsidRPr="00295655" w14:paraId="1F9B96B7" w14:textId="77777777" w:rsidTr="000D6702">
        <w:trPr>
          <w:cantSplit/>
          <w:trHeight w:val="432"/>
        </w:trPr>
        <w:tc>
          <w:tcPr>
            <w:tcW w:w="103" w:type="pct"/>
            <w:tcMar>
              <w:left w:w="29" w:type="dxa"/>
              <w:right w:w="29" w:type="dxa"/>
            </w:tcMar>
            <w:vAlign w:val="center"/>
          </w:tcPr>
          <w:p w14:paraId="1F9B96B1"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1F9B96B2" w14:textId="27076397"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A37C65" w:rsidRPr="00295655">
              <w:rPr>
                <w:rFonts w:ascii="Calibri" w:hAnsi="Calibri"/>
                <w:sz w:val="18"/>
                <w:szCs w:val="18"/>
              </w:rPr>
              <w:t xml:space="preserve">Dwelling Unit </w:t>
            </w:r>
            <w:r w:rsidRPr="00295655">
              <w:rPr>
                <w:rFonts w:ascii="Calibri" w:hAnsi="Calibri"/>
                <w:sz w:val="18"/>
                <w:szCs w:val="18"/>
              </w:rPr>
              <w:t>Sensible Cooling Load (</w:t>
            </w:r>
            <w:r w:rsidR="0080645E">
              <w:rPr>
                <w:rFonts w:ascii="Calibri" w:hAnsi="Calibri"/>
                <w:sz w:val="18"/>
                <w:szCs w:val="18"/>
              </w:rPr>
              <w:t>Btu/h</w:t>
            </w:r>
            <w:r w:rsidRPr="00295655">
              <w:rPr>
                <w:rFonts w:ascii="Calibri" w:hAnsi="Calibri"/>
                <w:sz w:val="18"/>
                <w:szCs w:val="18"/>
              </w:rPr>
              <w:t>)</w:t>
            </w:r>
          </w:p>
        </w:tc>
        <w:tc>
          <w:tcPr>
            <w:tcW w:w="1261" w:type="pct"/>
            <w:vAlign w:val="center"/>
          </w:tcPr>
          <w:p w14:paraId="1F9B96B3" w14:textId="77777777" w:rsidR="000F413D" w:rsidRPr="00295655" w:rsidRDefault="000F413D" w:rsidP="00E13992">
            <w:pPr>
              <w:spacing w:after="60"/>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00E13992"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1F9B96B4"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1F9B96B5" w14:textId="618456F2"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265AD4">
              <w:rPr>
                <w:rFonts w:ascii="Calibri" w:hAnsi="Calibri"/>
                <w:sz w:val="18"/>
                <w:szCs w:val="18"/>
              </w:rPr>
              <w:t xml:space="preserve">Dwelling Unit </w:t>
            </w:r>
            <w:r w:rsidRPr="00295655">
              <w:rPr>
                <w:rFonts w:ascii="Calibri" w:hAnsi="Calibri"/>
                <w:sz w:val="18"/>
                <w:szCs w:val="18"/>
              </w:rPr>
              <w:t>Heating Load (</w:t>
            </w:r>
            <w:r w:rsidR="0080645E">
              <w:rPr>
                <w:rFonts w:ascii="Calibri" w:hAnsi="Calibri"/>
                <w:sz w:val="18"/>
                <w:szCs w:val="18"/>
              </w:rPr>
              <w:t>Btu/h</w:t>
            </w:r>
            <w:r w:rsidRPr="00295655">
              <w:rPr>
                <w:rFonts w:ascii="Calibri" w:hAnsi="Calibri"/>
                <w:sz w:val="18"/>
                <w:szCs w:val="18"/>
              </w:rPr>
              <w:t>)</w:t>
            </w:r>
          </w:p>
        </w:tc>
        <w:tc>
          <w:tcPr>
            <w:tcW w:w="1177" w:type="pct"/>
            <w:vAlign w:val="center"/>
          </w:tcPr>
          <w:p w14:paraId="1F9B96B6" w14:textId="77777777" w:rsidR="000F413D" w:rsidRPr="00295655" w:rsidRDefault="000F413D" w:rsidP="00E13992">
            <w:pPr>
              <w:spacing w:after="60"/>
              <w:rPr>
                <w:rFonts w:ascii="Calibri" w:hAnsi="Calibri"/>
                <w:sz w:val="18"/>
                <w:szCs w:val="18"/>
              </w:rPr>
            </w:pPr>
            <w:r w:rsidRPr="00295655">
              <w:rPr>
                <w:rFonts w:ascii="Calibri" w:hAnsi="Calibri"/>
                <w:sz w:val="18"/>
                <w:szCs w:val="18"/>
              </w:rPr>
              <w:t>&lt;&lt;user entry: numeric:  xxxxx</w:t>
            </w:r>
            <w:r w:rsidR="00E13992">
              <w:rPr>
                <w:rFonts w:ascii="Calibri" w:hAnsi="Calibri"/>
                <w:sz w:val="18"/>
                <w:szCs w:val="18"/>
              </w:rPr>
              <w:t xml:space="preserve"> (allow n/a entry if "</w:t>
            </w:r>
            <w:r w:rsidR="00E13992">
              <w:rPr>
                <w:rFonts w:asciiTheme="minorHAnsi" w:hAnsiTheme="minorHAnsi"/>
                <w:sz w:val="18"/>
                <w:szCs w:val="18"/>
              </w:rPr>
              <w:t>n/a equipment changeout, like-for-like" is selected in A06)</w:t>
            </w:r>
            <w:r w:rsidR="00E13992" w:rsidRPr="007E2934">
              <w:rPr>
                <w:rFonts w:ascii="Calibri" w:hAnsi="Calibri"/>
                <w:sz w:val="18"/>
                <w:szCs w:val="18"/>
              </w:rPr>
              <w:t xml:space="preserve"> </w:t>
            </w:r>
            <w:r w:rsidRPr="00295655">
              <w:rPr>
                <w:rFonts w:ascii="Calibri" w:hAnsi="Calibri"/>
                <w:sz w:val="18"/>
                <w:szCs w:val="18"/>
              </w:rPr>
              <w:t>&gt;&gt;</w:t>
            </w:r>
          </w:p>
        </w:tc>
      </w:tr>
      <w:tr w:rsidR="000F413D" w:rsidRPr="00295655" w14:paraId="1F9B96C5" w14:textId="77777777" w:rsidTr="000D6702">
        <w:trPr>
          <w:cantSplit/>
          <w:trHeight w:val="432"/>
        </w:trPr>
        <w:tc>
          <w:tcPr>
            <w:tcW w:w="103" w:type="pct"/>
            <w:tcMar>
              <w:left w:w="29" w:type="dxa"/>
              <w:right w:w="29" w:type="dxa"/>
            </w:tcMar>
            <w:vAlign w:val="center"/>
          </w:tcPr>
          <w:p w14:paraId="1F9B96B8"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1F9B96B9" w14:textId="4564D7C7" w:rsidR="000F413D" w:rsidRPr="00295655" w:rsidRDefault="00990CE6" w:rsidP="00281F61">
            <w:pPr>
              <w:rPr>
                <w:rFonts w:ascii="Calibri" w:hAnsi="Calibri"/>
                <w:sz w:val="18"/>
                <w:szCs w:val="18"/>
              </w:rPr>
            </w:pPr>
            <w:r>
              <w:rPr>
                <w:rFonts w:ascii="Calibri" w:hAnsi="Calibri"/>
                <w:sz w:val="18"/>
                <w:szCs w:val="18"/>
              </w:rPr>
              <w:t>Dwelling Unit Number of Bedrooms</w:t>
            </w:r>
          </w:p>
        </w:tc>
        <w:tc>
          <w:tcPr>
            <w:tcW w:w="1261" w:type="pct"/>
            <w:vAlign w:val="center"/>
          </w:tcPr>
          <w:p w14:paraId="48B6D631" w14:textId="69EB5A8F" w:rsidR="000F413D" w:rsidRDefault="00990CE6" w:rsidP="00281F61">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1B1689E6" w14:textId="1CBF9037" w:rsidR="00990CE6" w:rsidRPr="00990CE6" w:rsidRDefault="00990CE6" w:rsidP="00990CE6">
            <w:pPr>
              <w:spacing w:after="60"/>
              <w:rPr>
                <w:rFonts w:ascii="Calibri" w:hAnsi="Calibri"/>
                <w:sz w:val="18"/>
                <w:szCs w:val="18"/>
              </w:rPr>
            </w:pPr>
            <w:r w:rsidRPr="00990CE6">
              <w:rPr>
                <w:rFonts w:ascii="Calibri" w:hAnsi="Calibri"/>
                <w:sz w:val="18"/>
                <w:szCs w:val="18"/>
              </w:rPr>
              <w:t>if CertComplianceType=</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  flag non-default values and report in project status notes field;</w:t>
            </w:r>
          </w:p>
          <w:p w14:paraId="1EAD7C20" w14:textId="1A7633A3" w:rsidR="00990CE6" w:rsidRDefault="00990CE6" w:rsidP="00990CE6">
            <w:pPr>
              <w:spacing w:after="60"/>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sidR="00FE241B">
              <w:rPr>
                <w:rFonts w:ascii="Calibri" w:hAnsi="Calibri"/>
                <w:sz w:val="18"/>
                <w:szCs w:val="18"/>
              </w:rPr>
              <w:t>hen user input the integer value xx&gt;&gt;</w:t>
            </w:r>
          </w:p>
          <w:p w14:paraId="1F9B96C1" w14:textId="5E8E9315" w:rsidR="00990CE6" w:rsidRPr="00295655" w:rsidRDefault="00990CE6" w:rsidP="00281F61">
            <w:pPr>
              <w:spacing w:after="60"/>
              <w:rPr>
                <w:rFonts w:ascii="Calibri" w:hAnsi="Calibri"/>
                <w:sz w:val="18"/>
                <w:szCs w:val="18"/>
              </w:rPr>
            </w:pPr>
          </w:p>
        </w:tc>
        <w:tc>
          <w:tcPr>
            <w:tcW w:w="92" w:type="pct"/>
            <w:tcMar>
              <w:left w:w="29" w:type="dxa"/>
              <w:right w:w="29" w:type="dxa"/>
            </w:tcMar>
            <w:vAlign w:val="center"/>
          </w:tcPr>
          <w:p w14:paraId="1F9B96C2" w14:textId="12083062" w:rsidR="000F413D" w:rsidRPr="00295655" w:rsidRDefault="0067132E" w:rsidP="00BA02F4">
            <w:pPr>
              <w:spacing w:after="60"/>
              <w:jc w:val="center"/>
              <w:rPr>
                <w:rFonts w:ascii="Calibri" w:hAnsi="Calibri"/>
                <w:sz w:val="18"/>
                <w:szCs w:val="18"/>
              </w:rPr>
            </w:pPr>
            <w:r>
              <w:rPr>
                <w:rFonts w:ascii="Calibri" w:hAnsi="Calibri"/>
                <w:sz w:val="18"/>
                <w:szCs w:val="18"/>
              </w:rPr>
              <w:t>10</w:t>
            </w:r>
          </w:p>
        </w:tc>
        <w:tc>
          <w:tcPr>
            <w:tcW w:w="1260" w:type="pct"/>
            <w:vAlign w:val="center"/>
          </w:tcPr>
          <w:p w14:paraId="1F9B96C3" w14:textId="4BD5C84E" w:rsidR="000F413D" w:rsidRPr="00295655" w:rsidRDefault="00990CE6" w:rsidP="0035199F">
            <w:pPr>
              <w:spacing w:after="60"/>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184D2201" w14:textId="77777777" w:rsidR="00990CE6" w:rsidRDefault="00990CE6" w:rsidP="00990CE6">
            <w:pPr>
              <w:rPr>
                <w:rFonts w:ascii="Calibri" w:hAnsi="Calibri"/>
                <w:sz w:val="18"/>
                <w:szCs w:val="18"/>
              </w:rPr>
            </w:pPr>
            <w:r w:rsidRPr="00295655">
              <w:rPr>
                <w:rFonts w:ascii="Calibri" w:hAnsi="Calibri"/>
                <w:sz w:val="18"/>
                <w:szCs w:val="18"/>
              </w:rPr>
              <w:t>&lt;&lt;calculated field:</w:t>
            </w:r>
          </w:p>
          <w:p w14:paraId="75EDD1C4" w14:textId="2127D71C" w:rsidR="00B070C0" w:rsidRPr="00B070C0" w:rsidRDefault="00B070C0" w:rsidP="00B070C0">
            <w:pPr>
              <w:rPr>
                <w:rFonts w:ascii="Calibri" w:hAnsi="Calibri"/>
                <w:sz w:val="18"/>
                <w:szCs w:val="18"/>
              </w:rPr>
            </w:pPr>
            <w:r w:rsidRPr="00B070C0">
              <w:rPr>
                <w:rFonts w:ascii="Calibri" w:hAnsi="Calibri"/>
                <w:sz w:val="18"/>
                <w:szCs w:val="18"/>
              </w:rPr>
              <w:t>if</w:t>
            </w:r>
            <w:r w:rsidR="00AD09C6">
              <w:rPr>
                <w:rFonts w:ascii="Calibri" w:hAnsi="Calibri"/>
                <w:sz w:val="18"/>
                <w:szCs w:val="18"/>
              </w:rPr>
              <w:t>1</w:t>
            </w:r>
            <w:r w:rsidRPr="00B070C0">
              <w:rPr>
                <w:rFonts w:ascii="Calibri" w:hAnsi="Calibri"/>
                <w:sz w:val="18"/>
                <w:szCs w:val="18"/>
              </w:rPr>
              <w:t xml:space="preserve"> CertComplianceType=performance, then</w:t>
            </w:r>
          </w:p>
          <w:p w14:paraId="3F9530FB" w14:textId="1074049F" w:rsidR="00B070C0" w:rsidRPr="00B070C0" w:rsidRDefault="00B070C0" w:rsidP="00B070C0">
            <w:pPr>
              <w:rPr>
                <w:rFonts w:ascii="Calibri" w:hAnsi="Calibri"/>
                <w:sz w:val="18"/>
                <w:szCs w:val="18"/>
              </w:rPr>
            </w:pPr>
            <w:r w:rsidRPr="00B070C0">
              <w:rPr>
                <w:rFonts w:ascii="Calibri" w:hAnsi="Calibri"/>
                <w:sz w:val="18"/>
                <w:szCs w:val="18"/>
              </w:rPr>
              <w:t xml:space="preserve">     if</w:t>
            </w:r>
            <w:r w:rsidR="00AD09C6">
              <w:rPr>
                <w:rFonts w:ascii="Calibri" w:hAnsi="Calibri"/>
                <w:sz w:val="18"/>
                <w:szCs w:val="18"/>
              </w:rPr>
              <w:t>2</w:t>
            </w:r>
            <w:r w:rsidRPr="00B070C0">
              <w:rPr>
                <w:rFonts w:ascii="Calibri" w:hAnsi="Calibri"/>
                <w:sz w:val="18"/>
                <w:szCs w:val="18"/>
              </w:rPr>
              <w:t xml:space="preserve"> CF1R-PRF </w:t>
            </w:r>
            <w:r w:rsidR="00E000BF">
              <w:rPr>
                <w:rFonts w:ascii="Calibri" w:hAnsi="Calibri"/>
                <w:sz w:val="18"/>
                <w:szCs w:val="18"/>
              </w:rPr>
              <w:t>Project</w:t>
            </w:r>
            <w:r w:rsidRPr="00B070C0">
              <w:rPr>
                <w:rFonts w:ascii="Calibri" w:hAnsi="Calibri"/>
                <w:sz w:val="18"/>
                <w:szCs w:val="18"/>
              </w:rPr>
              <w:t xml:space="preserve"> Scope=one of the</w:t>
            </w:r>
          </w:p>
          <w:p w14:paraId="5984F2DC" w14:textId="7114C074" w:rsidR="00B070C0" w:rsidRPr="00B070C0" w:rsidRDefault="0044153D" w:rsidP="00B070C0">
            <w:pPr>
              <w:rPr>
                <w:rFonts w:ascii="Calibri" w:hAnsi="Calibri"/>
                <w:sz w:val="18"/>
                <w:szCs w:val="18"/>
              </w:rPr>
            </w:pPr>
            <w:r>
              <w:rPr>
                <w:rFonts w:ascii="Calibri" w:hAnsi="Calibri"/>
                <w:sz w:val="18"/>
                <w:szCs w:val="18"/>
              </w:rPr>
              <w:t xml:space="preserve">     following </w:t>
            </w:r>
            <w:r w:rsidR="005C629A">
              <w:rPr>
                <w:rFonts w:ascii="Calibri" w:hAnsi="Calibri"/>
                <w:sz w:val="18"/>
                <w:szCs w:val="18"/>
              </w:rPr>
              <w:t xml:space="preserve">two </w:t>
            </w:r>
            <w:r w:rsidR="00B070C0" w:rsidRPr="00B070C0">
              <w:rPr>
                <w:rFonts w:ascii="Calibri" w:hAnsi="Calibri"/>
                <w:sz w:val="18"/>
                <w:szCs w:val="18"/>
              </w:rPr>
              <w:t>types:</w:t>
            </w:r>
          </w:p>
          <w:p w14:paraId="111CB578" w14:textId="123AD83C" w:rsidR="00B070C0" w:rsidRDefault="00B070C0" w:rsidP="00B070C0">
            <w:pPr>
              <w:rPr>
                <w:rFonts w:ascii="Calibri" w:hAnsi="Calibri"/>
                <w:sz w:val="18"/>
                <w:szCs w:val="18"/>
              </w:rPr>
            </w:pPr>
            <w:r w:rsidRPr="00B070C0">
              <w:rPr>
                <w:rFonts w:ascii="Calibri" w:hAnsi="Calibri"/>
                <w:sz w:val="18"/>
                <w:szCs w:val="18"/>
              </w:rPr>
              <w:t xml:space="preserve">     *</w:t>
            </w:r>
            <w:r w:rsidR="00382625">
              <w:rPr>
                <w:rFonts w:ascii="Calibri" w:hAnsi="Calibri"/>
                <w:sz w:val="18"/>
                <w:szCs w:val="18"/>
              </w:rPr>
              <w:t>*</w:t>
            </w:r>
            <w:r>
              <w:rPr>
                <w:rFonts w:ascii="Calibri" w:hAnsi="Calibri"/>
                <w:sz w:val="18"/>
                <w:szCs w:val="18"/>
              </w:rPr>
              <w:t>Addition and/or Alteration</w:t>
            </w:r>
          </w:p>
          <w:p w14:paraId="48ACB94F" w14:textId="768640F2" w:rsidR="00B070C0" w:rsidRDefault="00B070C0" w:rsidP="00B070C0">
            <w:pPr>
              <w:rPr>
                <w:rFonts w:ascii="Calibri" w:hAnsi="Calibri"/>
                <w:sz w:val="18"/>
                <w:szCs w:val="18"/>
              </w:rPr>
            </w:pPr>
            <w:r>
              <w:rPr>
                <w:rFonts w:ascii="Calibri" w:hAnsi="Calibri"/>
                <w:sz w:val="18"/>
                <w:szCs w:val="18"/>
              </w:rPr>
              <w:t xml:space="preserve">     *</w:t>
            </w:r>
            <w:r w:rsidR="00382625">
              <w:rPr>
                <w:rFonts w:ascii="Calibri" w:hAnsi="Calibri"/>
                <w:sz w:val="18"/>
                <w:szCs w:val="18"/>
              </w:rPr>
              <w:t>*</w:t>
            </w:r>
            <w:r>
              <w:rPr>
                <w:rFonts w:ascii="Calibri" w:hAnsi="Calibri"/>
                <w:sz w:val="18"/>
                <w:szCs w:val="18"/>
              </w:rPr>
              <w:t>Newly Constructed - Addition Alone</w:t>
            </w:r>
          </w:p>
          <w:p w14:paraId="123F88C8" w14:textId="38C9B68A" w:rsidR="00B070C0" w:rsidRDefault="00B070C0" w:rsidP="00B070C0">
            <w:pPr>
              <w:rPr>
                <w:rFonts w:ascii="Calibri" w:hAnsi="Calibri"/>
                <w:sz w:val="18"/>
                <w:szCs w:val="18"/>
              </w:rPr>
            </w:pPr>
            <w:r>
              <w:rPr>
                <w:rFonts w:ascii="Calibri" w:hAnsi="Calibri"/>
                <w:sz w:val="18"/>
                <w:szCs w:val="18"/>
              </w:rPr>
              <w:t xml:space="preserve">     </w:t>
            </w:r>
            <w:r w:rsidR="00213E3A">
              <w:rPr>
                <w:rFonts w:ascii="Calibri" w:hAnsi="Calibri"/>
                <w:sz w:val="18"/>
                <w:szCs w:val="18"/>
              </w:rPr>
              <w:t>then display doc variation MCH-01d;</w:t>
            </w:r>
          </w:p>
          <w:p w14:paraId="5832EE2C" w14:textId="58809F49" w:rsidR="0044153D" w:rsidRDefault="0044153D" w:rsidP="00B070C0">
            <w:pPr>
              <w:rPr>
                <w:rFonts w:ascii="Calibri" w:hAnsi="Calibri"/>
                <w:sz w:val="18"/>
                <w:szCs w:val="18"/>
              </w:rPr>
            </w:pPr>
            <w:r>
              <w:rPr>
                <w:rFonts w:ascii="Calibri" w:hAnsi="Calibri"/>
                <w:sz w:val="18"/>
                <w:szCs w:val="18"/>
              </w:rPr>
              <w:t xml:space="preserve">     elseif </w:t>
            </w:r>
            <w:r w:rsidRPr="0044153D">
              <w:rPr>
                <w:rFonts w:ascii="Calibri" w:hAnsi="Calibri"/>
                <w:sz w:val="18"/>
                <w:szCs w:val="18"/>
              </w:rPr>
              <w:t xml:space="preserve">CF1R-PRF </w:t>
            </w:r>
            <w:r w:rsidR="005C629A">
              <w:rPr>
                <w:rFonts w:ascii="Calibri" w:hAnsi="Calibri"/>
                <w:sz w:val="18"/>
                <w:szCs w:val="18"/>
              </w:rPr>
              <w:t xml:space="preserve">Project </w:t>
            </w:r>
            <w:r w:rsidRPr="0044153D">
              <w:rPr>
                <w:rFonts w:ascii="Calibri" w:hAnsi="Calibri"/>
                <w:sz w:val="18"/>
                <w:szCs w:val="18"/>
              </w:rPr>
              <w:t>Scope=</w:t>
            </w:r>
            <w:r>
              <w:rPr>
                <w:rFonts w:ascii="Calibri" w:hAnsi="Calibri"/>
                <w:sz w:val="18"/>
                <w:szCs w:val="18"/>
              </w:rPr>
              <w:t xml:space="preserve">Newly </w:t>
            </w:r>
          </w:p>
          <w:p w14:paraId="6433D1E0" w14:textId="77777777" w:rsidR="00B53D00" w:rsidRDefault="0044153D" w:rsidP="00990CE6">
            <w:pPr>
              <w:rPr>
                <w:rFonts w:ascii="Calibri" w:hAnsi="Calibri"/>
                <w:sz w:val="18"/>
                <w:szCs w:val="18"/>
              </w:rPr>
            </w:pPr>
            <w:r>
              <w:rPr>
                <w:rFonts w:ascii="Calibri" w:hAnsi="Calibri"/>
                <w:sz w:val="18"/>
                <w:szCs w:val="18"/>
              </w:rPr>
              <w:t xml:space="preserve">     Constructed,</w:t>
            </w:r>
          </w:p>
          <w:p w14:paraId="34DDCE18" w14:textId="330773F0" w:rsidR="00B941F2" w:rsidRDefault="0044153D" w:rsidP="00990CE6">
            <w:pPr>
              <w:rPr>
                <w:rFonts w:ascii="Calibri" w:hAnsi="Calibri"/>
                <w:sz w:val="18"/>
                <w:szCs w:val="18"/>
              </w:rPr>
            </w:pPr>
            <w:r>
              <w:rPr>
                <w:rFonts w:ascii="Calibri" w:hAnsi="Calibri"/>
                <w:sz w:val="18"/>
                <w:szCs w:val="18"/>
              </w:rPr>
              <w:t xml:space="preserve">     </w:t>
            </w:r>
            <w:r w:rsidR="00990CE6" w:rsidRPr="00295655">
              <w:rPr>
                <w:rFonts w:ascii="Calibri" w:hAnsi="Calibri"/>
                <w:sz w:val="18"/>
                <w:szCs w:val="18"/>
              </w:rPr>
              <w:t>then display doc variation MECH01a</w:t>
            </w:r>
            <w:r w:rsidR="00B941F2">
              <w:rPr>
                <w:rFonts w:ascii="Calibri" w:hAnsi="Calibri"/>
                <w:sz w:val="18"/>
                <w:szCs w:val="18"/>
              </w:rPr>
              <w:t xml:space="preserve"> </w:t>
            </w:r>
          </w:p>
          <w:p w14:paraId="3CD703D8" w14:textId="43B62A8F" w:rsidR="00990CE6" w:rsidRPr="00295655" w:rsidRDefault="00B941F2" w:rsidP="00990CE6">
            <w:pPr>
              <w:rPr>
                <w:rFonts w:ascii="Calibri" w:hAnsi="Calibri"/>
                <w:sz w:val="18"/>
                <w:szCs w:val="18"/>
              </w:rPr>
            </w:pPr>
            <w:r>
              <w:rPr>
                <w:rFonts w:ascii="Calibri" w:hAnsi="Calibri"/>
                <w:sz w:val="18"/>
                <w:szCs w:val="18"/>
              </w:rPr>
              <w:t xml:space="preserve">      endif2</w:t>
            </w:r>
          </w:p>
          <w:p w14:paraId="1FBB58C0" w14:textId="77777777" w:rsidR="00990CE6" w:rsidRPr="00295655" w:rsidRDefault="00990CE6" w:rsidP="00990CE6">
            <w:pPr>
              <w:rPr>
                <w:rFonts w:ascii="Calibri" w:hAnsi="Calibri"/>
                <w:sz w:val="18"/>
                <w:szCs w:val="18"/>
              </w:rPr>
            </w:pPr>
            <w:r w:rsidRPr="00295655">
              <w:rPr>
                <w:rFonts w:ascii="Calibri" w:hAnsi="Calibri"/>
                <w:sz w:val="18"/>
                <w:szCs w:val="18"/>
              </w:rPr>
              <w:t>elseif CertComplianceType=</w:t>
            </w:r>
            <w:r w:rsidRPr="00295655">
              <w:rPr>
                <w:rFonts w:ascii="Calibri" w:hAnsi="Calibri"/>
                <w:sz w:val="18"/>
                <w:szCs w:val="18"/>
                <w:u w:val="single"/>
              </w:rPr>
              <w:t>prescriptive additions/alterations</w:t>
            </w:r>
            <w:r w:rsidRPr="00295655">
              <w:rPr>
                <w:rFonts w:ascii="Calibri" w:hAnsi="Calibri"/>
                <w:sz w:val="18"/>
                <w:szCs w:val="18"/>
              </w:rPr>
              <w:t>,</w:t>
            </w:r>
          </w:p>
          <w:p w14:paraId="71488B13" w14:textId="77777777" w:rsidR="00990CE6" w:rsidRPr="00295655" w:rsidRDefault="00990CE6" w:rsidP="00990CE6">
            <w:pPr>
              <w:rPr>
                <w:rFonts w:ascii="Calibri" w:hAnsi="Calibri"/>
                <w:sz w:val="18"/>
                <w:szCs w:val="18"/>
              </w:rPr>
            </w:pPr>
            <w:r w:rsidRPr="00295655">
              <w:rPr>
                <w:rFonts w:ascii="Calibri" w:hAnsi="Calibri"/>
                <w:sz w:val="18"/>
                <w:szCs w:val="18"/>
              </w:rPr>
              <w:t>then display doc variation MECH01b,</w:t>
            </w:r>
          </w:p>
          <w:p w14:paraId="070C4321" w14:textId="77777777" w:rsidR="00990CE6" w:rsidRPr="00295655" w:rsidRDefault="00990CE6" w:rsidP="00990CE6">
            <w:pPr>
              <w:rPr>
                <w:rFonts w:ascii="Calibri" w:hAnsi="Calibri"/>
                <w:sz w:val="18"/>
                <w:szCs w:val="18"/>
                <w:u w:val="single"/>
              </w:rPr>
            </w:pPr>
            <w:r w:rsidRPr="00295655">
              <w:rPr>
                <w:rFonts w:ascii="Calibri" w:hAnsi="Calibri"/>
                <w:sz w:val="18"/>
                <w:szCs w:val="18"/>
              </w:rPr>
              <w:t>elseif CertComplianceType=</w:t>
            </w:r>
            <w:r w:rsidRPr="00295655">
              <w:rPr>
                <w:rFonts w:ascii="Calibri" w:hAnsi="Calibri"/>
                <w:sz w:val="18"/>
                <w:szCs w:val="18"/>
                <w:u w:val="single"/>
              </w:rPr>
              <w:t>prescriptive newly constructed,</w:t>
            </w:r>
          </w:p>
          <w:p w14:paraId="7C77F9C3" w14:textId="77777777" w:rsidR="00990CE6" w:rsidRPr="00295655" w:rsidRDefault="00990CE6" w:rsidP="00990CE6">
            <w:pPr>
              <w:rPr>
                <w:rFonts w:ascii="Calibri" w:hAnsi="Calibri"/>
                <w:sz w:val="18"/>
                <w:szCs w:val="18"/>
                <w:u w:val="single"/>
              </w:rPr>
            </w:pPr>
            <w:r w:rsidRPr="00E13992">
              <w:rPr>
                <w:rFonts w:ascii="Calibri" w:hAnsi="Calibri"/>
                <w:sz w:val="18"/>
                <w:szCs w:val="18"/>
              </w:rPr>
              <w:t>then</w:t>
            </w:r>
            <w:r w:rsidRPr="00295655">
              <w:rPr>
                <w:rFonts w:ascii="Calibri" w:hAnsi="Calibri"/>
                <w:sz w:val="18"/>
                <w:szCs w:val="18"/>
              </w:rPr>
              <w:t xml:space="preserve"> display doc variation MECH01c</w:t>
            </w:r>
          </w:p>
          <w:p w14:paraId="1F9B96C4" w14:textId="66AC4165" w:rsidR="000F413D" w:rsidRPr="00295655" w:rsidRDefault="00990CE6" w:rsidP="00990CE6">
            <w:pPr>
              <w:spacing w:after="60"/>
              <w:rPr>
                <w:rFonts w:ascii="Calibri" w:hAnsi="Calibri"/>
                <w:sz w:val="18"/>
                <w:szCs w:val="18"/>
              </w:rPr>
            </w:pPr>
            <w:r w:rsidRPr="00295655">
              <w:rPr>
                <w:rFonts w:ascii="Calibri" w:hAnsi="Calibri"/>
                <w:sz w:val="18"/>
                <w:szCs w:val="18"/>
              </w:rPr>
              <w:t xml:space="preserve">(this field not visible to user) </w:t>
            </w:r>
            <w:r w:rsidR="00FE6A33">
              <w:rPr>
                <w:rFonts w:ascii="Calibri" w:hAnsi="Calibri"/>
                <w:sz w:val="18"/>
                <w:szCs w:val="18"/>
              </w:rPr>
              <w:t>endif1</w:t>
            </w:r>
            <w:r w:rsidRPr="00295655">
              <w:rPr>
                <w:rFonts w:ascii="Calibri" w:hAnsi="Calibri"/>
                <w:sz w:val="18"/>
                <w:szCs w:val="18"/>
              </w:rPr>
              <w:t>&gt;&gt;</w:t>
            </w:r>
          </w:p>
        </w:tc>
      </w:tr>
    </w:tbl>
    <w:p w14:paraId="1F9B96C6" w14:textId="007F95E5" w:rsidR="000F413D" w:rsidRPr="00295655" w:rsidRDefault="000F413D" w:rsidP="008846F4">
      <w:pPr>
        <w:rPr>
          <w:rFonts w:ascii="Calibri" w:hAnsi="Calibri"/>
          <w:sz w:val="18"/>
          <w:szCs w:val="18"/>
        </w:rPr>
      </w:pPr>
    </w:p>
    <w:p w14:paraId="1F9B96C7" w14:textId="77777777" w:rsidR="000F413D" w:rsidRPr="00295655"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616"/>
      </w:tblGrid>
      <w:tr w:rsidR="000A23E5" w:rsidRPr="00295655" w14:paraId="1F9B96CB" w14:textId="77777777" w:rsidTr="000A23E5">
        <w:tc>
          <w:tcPr>
            <w:tcW w:w="5000" w:type="pct"/>
          </w:tcPr>
          <w:p w14:paraId="1F9B96CA" w14:textId="1CD5C5A9" w:rsidR="003A543D" w:rsidRPr="00295655" w:rsidRDefault="000A23E5">
            <w:pPr>
              <w:keepNext/>
              <w:rPr>
                <w:rFonts w:ascii="Calibri" w:hAnsi="Calibri"/>
                <w:b/>
                <w:sz w:val="18"/>
                <w:szCs w:val="18"/>
              </w:rPr>
            </w:pPr>
            <w:r w:rsidRPr="00295655">
              <w:rPr>
                <w:rFonts w:ascii="Calibri" w:hAnsi="Calibri"/>
                <w:b/>
                <w:sz w:val="18"/>
                <w:szCs w:val="18"/>
              </w:rPr>
              <w:t>MCH-</w:t>
            </w:r>
            <w:r w:rsidR="00DB0265" w:rsidRPr="00295655">
              <w:rPr>
                <w:rFonts w:ascii="Calibri" w:hAnsi="Calibri"/>
                <w:b/>
                <w:sz w:val="18"/>
                <w:szCs w:val="18"/>
              </w:rPr>
              <w:t>01</w:t>
            </w:r>
            <w:r w:rsidR="00DB0265">
              <w:rPr>
                <w:rFonts w:ascii="Calibri" w:hAnsi="Calibri"/>
                <w:b/>
                <w:sz w:val="18"/>
                <w:szCs w:val="18"/>
              </w:rPr>
              <w:t>d</w:t>
            </w:r>
            <w:r w:rsidR="00DB0265" w:rsidRPr="00D30681">
              <w:rPr>
                <w:rFonts w:ascii="Calibri" w:hAnsi="Calibri"/>
                <w:b/>
                <w:sz w:val="18"/>
                <w:szCs w:val="18"/>
              </w:rPr>
              <w:t xml:space="preserve"> </w:t>
            </w:r>
            <w:r w:rsidR="00D30681">
              <w:rPr>
                <w:rFonts w:ascii="Calibri" w:hAnsi="Calibri"/>
                <w:b/>
                <w:sz w:val="18"/>
                <w:szCs w:val="18"/>
              </w:rPr>
              <w:t>-</w:t>
            </w:r>
            <w:r w:rsidRPr="00D30681">
              <w:rPr>
                <w:rFonts w:ascii="Calibri" w:hAnsi="Calibri"/>
                <w:b/>
                <w:sz w:val="18"/>
                <w:szCs w:val="18"/>
              </w:rPr>
              <w:t xml:space="preserve"> </w:t>
            </w:r>
            <w:r w:rsidR="0003649D" w:rsidRPr="00D30681">
              <w:rPr>
                <w:rFonts w:ascii="Calibri" w:hAnsi="Calibri"/>
                <w:b/>
                <w:bCs/>
                <w:sz w:val="18"/>
                <w:szCs w:val="18"/>
              </w:rPr>
              <w:t>Space Conditioning Systems Ducts and Fans</w:t>
            </w:r>
            <w:r w:rsidR="0003649D" w:rsidRPr="00D30681">
              <w:rPr>
                <w:rFonts w:ascii="Calibri" w:hAnsi="Calibri"/>
                <w:b/>
                <w:sz w:val="18"/>
                <w:szCs w:val="18"/>
              </w:rPr>
              <w:t xml:space="preserve"> - </w:t>
            </w:r>
            <w:r w:rsidR="0003649D" w:rsidRPr="00295655">
              <w:rPr>
                <w:rFonts w:ascii="Calibri" w:hAnsi="Calibri"/>
                <w:b/>
                <w:sz w:val="18"/>
                <w:szCs w:val="18"/>
              </w:rPr>
              <w:t xml:space="preserve">For use with </w:t>
            </w:r>
            <w:r w:rsidRPr="00295655">
              <w:rPr>
                <w:rFonts w:ascii="Calibri" w:hAnsi="Calibri"/>
                <w:b/>
                <w:sz w:val="18"/>
                <w:szCs w:val="18"/>
              </w:rPr>
              <w:t>Performance</w:t>
            </w:r>
            <w:r w:rsidR="00DB0265">
              <w:rPr>
                <w:rFonts w:ascii="Calibri" w:hAnsi="Calibri"/>
                <w:b/>
                <w:sz w:val="18"/>
                <w:szCs w:val="18"/>
              </w:rPr>
              <w:t xml:space="preserve"> E+A+A </w:t>
            </w:r>
            <w:r w:rsidR="0003649D" w:rsidRPr="00295655">
              <w:rPr>
                <w:rFonts w:ascii="Calibri" w:hAnsi="Calibri"/>
                <w:b/>
                <w:sz w:val="18"/>
                <w:szCs w:val="18"/>
              </w:rPr>
              <w:t xml:space="preserve"> Certificate of Compliance</w:t>
            </w:r>
          </w:p>
        </w:tc>
      </w:tr>
    </w:tbl>
    <w:p w14:paraId="1F9B96CC" w14:textId="77777777" w:rsidR="000F413D" w:rsidRPr="00295655" w:rsidRDefault="000F413D" w:rsidP="008846F4">
      <w:pPr>
        <w:rPr>
          <w:rFonts w:ascii="Calibri" w:hAnsi="Calibri"/>
          <w:sz w:val="18"/>
          <w:szCs w:val="18"/>
        </w:rPr>
      </w:pPr>
    </w:p>
    <w:p w14:paraId="1F9B96CD" w14:textId="77777777" w:rsidR="008F2BFE" w:rsidRPr="00295655" w:rsidRDefault="008F2BFE"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9"/>
        <w:gridCol w:w="1460"/>
        <w:gridCol w:w="1460"/>
        <w:gridCol w:w="1460"/>
        <w:gridCol w:w="1460"/>
        <w:gridCol w:w="1459"/>
        <w:gridCol w:w="1460"/>
        <w:gridCol w:w="1460"/>
        <w:gridCol w:w="1460"/>
        <w:gridCol w:w="1460"/>
      </w:tblGrid>
      <w:tr w:rsidR="009F0708" w:rsidRPr="00295655" w14:paraId="1F9B96D1" w14:textId="77777777" w:rsidTr="009F0708">
        <w:trPr>
          <w:cantSplit/>
        </w:trPr>
        <w:tc>
          <w:tcPr>
            <w:tcW w:w="14598" w:type="dxa"/>
            <w:gridSpan w:val="10"/>
          </w:tcPr>
          <w:p w14:paraId="1F9B96CE" w14:textId="47DF0641" w:rsidR="009F0708" w:rsidRDefault="009F0708" w:rsidP="008F2BFE">
            <w:pPr>
              <w:keepNext/>
              <w:rPr>
                <w:rFonts w:ascii="Calibri" w:hAnsi="Calibri"/>
                <w:b/>
                <w:sz w:val="18"/>
                <w:szCs w:val="18"/>
              </w:rPr>
            </w:pPr>
            <w:r w:rsidRPr="00295655">
              <w:rPr>
                <w:rFonts w:ascii="Calibri" w:hAnsi="Calibri"/>
                <w:b/>
                <w:sz w:val="18"/>
                <w:szCs w:val="18"/>
              </w:rPr>
              <w:t xml:space="preserve">B. </w:t>
            </w:r>
            <w:r>
              <w:rPr>
                <w:rFonts w:ascii="Calibri" w:hAnsi="Calibri"/>
                <w:b/>
                <w:sz w:val="18"/>
                <w:szCs w:val="18"/>
              </w:rPr>
              <w:t xml:space="preserve">Design </w:t>
            </w:r>
            <w:r w:rsidRPr="00295655">
              <w:rPr>
                <w:rFonts w:ascii="Calibri" w:hAnsi="Calibri"/>
                <w:b/>
                <w:sz w:val="18"/>
                <w:szCs w:val="18"/>
              </w:rPr>
              <w:t xml:space="preserve">Space Conditioning (SC) System </w:t>
            </w:r>
            <w:r>
              <w:rPr>
                <w:rFonts w:ascii="Calibri" w:hAnsi="Calibri"/>
                <w:b/>
                <w:sz w:val="18"/>
                <w:szCs w:val="18"/>
              </w:rPr>
              <w:t>Component</w:t>
            </w:r>
            <w:r w:rsidRPr="00295655">
              <w:rPr>
                <w:rFonts w:ascii="Calibri" w:hAnsi="Calibri"/>
                <w:b/>
                <w:sz w:val="18"/>
                <w:szCs w:val="18"/>
              </w:rPr>
              <w:t xml:space="preserve"> </w:t>
            </w:r>
            <w:r>
              <w:rPr>
                <w:rFonts w:ascii="Calibri" w:hAnsi="Calibri"/>
                <w:b/>
                <w:sz w:val="18"/>
                <w:szCs w:val="18"/>
              </w:rPr>
              <w:t>Specifications</w:t>
            </w:r>
            <w:r w:rsidRPr="00295655">
              <w:rPr>
                <w:rFonts w:ascii="Calibri" w:hAnsi="Calibri"/>
                <w:b/>
                <w:sz w:val="18"/>
                <w:szCs w:val="18"/>
              </w:rPr>
              <w:t xml:space="preserve"> from CF1R  </w:t>
            </w:r>
          </w:p>
          <w:p w14:paraId="1F9B96CF" w14:textId="77777777" w:rsidR="009F0708" w:rsidRPr="00265AD4" w:rsidRDefault="009F0708" w:rsidP="008F2BFE">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1F9B96D0" w14:textId="77777777" w:rsidR="009F0708" w:rsidRPr="00FB4BFD" w:rsidRDefault="009F0708" w:rsidP="00441DA5">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  do not allow user to overwrite these referenced data &gt;&gt;</w:t>
            </w:r>
          </w:p>
        </w:tc>
      </w:tr>
      <w:tr w:rsidR="00337BD0" w:rsidRPr="00295655" w14:paraId="1F9B96DE" w14:textId="5A3E7C38" w:rsidTr="007372AC">
        <w:trPr>
          <w:cantSplit/>
          <w:trHeight w:val="215"/>
        </w:trPr>
        <w:tc>
          <w:tcPr>
            <w:tcW w:w="1459" w:type="dxa"/>
            <w:vAlign w:val="center"/>
          </w:tcPr>
          <w:p w14:paraId="1F9B96D3" w14:textId="6E44824E" w:rsidR="00337BD0" w:rsidRPr="00295655" w:rsidRDefault="00337BD0" w:rsidP="00103243">
            <w:pPr>
              <w:keepNext/>
              <w:jc w:val="center"/>
              <w:rPr>
                <w:rFonts w:ascii="Calibri" w:hAnsi="Calibri"/>
                <w:sz w:val="18"/>
                <w:szCs w:val="18"/>
              </w:rPr>
            </w:pPr>
            <w:r>
              <w:rPr>
                <w:rFonts w:ascii="Calibri" w:hAnsi="Calibri"/>
                <w:sz w:val="18"/>
                <w:szCs w:val="18"/>
              </w:rPr>
              <w:t>01</w:t>
            </w:r>
          </w:p>
        </w:tc>
        <w:tc>
          <w:tcPr>
            <w:tcW w:w="1460" w:type="dxa"/>
            <w:vAlign w:val="center"/>
          </w:tcPr>
          <w:p w14:paraId="1F9B96D4" w14:textId="5547DEA0" w:rsidR="00337BD0" w:rsidRPr="00295655" w:rsidRDefault="00337BD0" w:rsidP="00103243">
            <w:pPr>
              <w:keepNext/>
              <w:jc w:val="center"/>
              <w:rPr>
                <w:rFonts w:ascii="Calibri" w:hAnsi="Calibri"/>
                <w:sz w:val="18"/>
                <w:szCs w:val="18"/>
              </w:rPr>
            </w:pPr>
            <w:r>
              <w:rPr>
                <w:rFonts w:ascii="Calibri" w:hAnsi="Calibri"/>
                <w:sz w:val="18"/>
                <w:szCs w:val="18"/>
              </w:rPr>
              <w:t>02</w:t>
            </w:r>
          </w:p>
        </w:tc>
        <w:tc>
          <w:tcPr>
            <w:tcW w:w="1460" w:type="dxa"/>
            <w:vAlign w:val="center"/>
          </w:tcPr>
          <w:p w14:paraId="1F9B96D5" w14:textId="4134765E" w:rsidR="00337BD0" w:rsidRPr="00295655" w:rsidRDefault="00337BD0" w:rsidP="00103243">
            <w:pPr>
              <w:keepNext/>
              <w:jc w:val="center"/>
              <w:rPr>
                <w:rFonts w:ascii="Calibri" w:hAnsi="Calibri"/>
                <w:sz w:val="18"/>
                <w:szCs w:val="18"/>
              </w:rPr>
            </w:pPr>
            <w:r>
              <w:rPr>
                <w:rFonts w:ascii="Calibri" w:hAnsi="Calibri"/>
                <w:sz w:val="18"/>
                <w:szCs w:val="18"/>
              </w:rPr>
              <w:t>03</w:t>
            </w:r>
          </w:p>
        </w:tc>
        <w:tc>
          <w:tcPr>
            <w:tcW w:w="1460" w:type="dxa"/>
            <w:vAlign w:val="center"/>
          </w:tcPr>
          <w:p w14:paraId="1F9B96D6" w14:textId="14ADD09D" w:rsidR="00337BD0" w:rsidRPr="00295655" w:rsidRDefault="00337BD0" w:rsidP="00103243">
            <w:pPr>
              <w:keepNext/>
              <w:jc w:val="center"/>
              <w:rPr>
                <w:rFonts w:ascii="Calibri" w:hAnsi="Calibri"/>
                <w:sz w:val="18"/>
                <w:szCs w:val="18"/>
              </w:rPr>
            </w:pPr>
            <w:r>
              <w:rPr>
                <w:rFonts w:ascii="Calibri" w:hAnsi="Calibri"/>
                <w:sz w:val="18"/>
                <w:szCs w:val="18"/>
              </w:rPr>
              <w:t>04</w:t>
            </w:r>
          </w:p>
        </w:tc>
        <w:tc>
          <w:tcPr>
            <w:tcW w:w="1460" w:type="dxa"/>
            <w:vAlign w:val="center"/>
          </w:tcPr>
          <w:p w14:paraId="1F9B96D7" w14:textId="6B28D00E" w:rsidR="00337BD0" w:rsidRPr="00295655" w:rsidRDefault="00337BD0" w:rsidP="00103243">
            <w:pPr>
              <w:keepNext/>
              <w:jc w:val="center"/>
              <w:rPr>
                <w:rFonts w:ascii="Calibri" w:hAnsi="Calibri"/>
                <w:sz w:val="18"/>
                <w:szCs w:val="18"/>
              </w:rPr>
            </w:pPr>
            <w:r>
              <w:rPr>
                <w:rFonts w:ascii="Calibri" w:hAnsi="Calibri"/>
                <w:sz w:val="18"/>
                <w:szCs w:val="18"/>
              </w:rPr>
              <w:t>05</w:t>
            </w:r>
          </w:p>
        </w:tc>
        <w:tc>
          <w:tcPr>
            <w:tcW w:w="1459" w:type="dxa"/>
            <w:vAlign w:val="center"/>
          </w:tcPr>
          <w:p w14:paraId="1F9B96D8" w14:textId="17C28BB2" w:rsidR="00337BD0" w:rsidRPr="00295655" w:rsidRDefault="00337BD0" w:rsidP="00103243">
            <w:pPr>
              <w:keepNext/>
              <w:jc w:val="center"/>
              <w:rPr>
                <w:rFonts w:ascii="Calibri" w:hAnsi="Calibri"/>
                <w:sz w:val="18"/>
                <w:szCs w:val="18"/>
              </w:rPr>
            </w:pPr>
            <w:r>
              <w:rPr>
                <w:rFonts w:ascii="Calibri" w:hAnsi="Calibri"/>
                <w:sz w:val="18"/>
                <w:szCs w:val="18"/>
              </w:rPr>
              <w:t>06</w:t>
            </w:r>
          </w:p>
        </w:tc>
        <w:tc>
          <w:tcPr>
            <w:tcW w:w="1460" w:type="dxa"/>
            <w:vAlign w:val="center"/>
          </w:tcPr>
          <w:p w14:paraId="1F9B96D9" w14:textId="1D75E0A4" w:rsidR="00337BD0" w:rsidRPr="00295655" w:rsidRDefault="00337BD0" w:rsidP="00103243">
            <w:pPr>
              <w:keepNext/>
              <w:jc w:val="center"/>
              <w:rPr>
                <w:rFonts w:ascii="Calibri" w:hAnsi="Calibri"/>
                <w:sz w:val="18"/>
                <w:szCs w:val="18"/>
              </w:rPr>
            </w:pPr>
            <w:r>
              <w:rPr>
                <w:rFonts w:ascii="Calibri" w:hAnsi="Calibri"/>
                <w:sz w:val="18"/>
                <w:szCs w:val="18"/>
              </w:rPr>
              <w:t>07</w:t>
            </w:r>
          </w:p>
        </w:tc>
        <w:tc>
          <w:tcPr>
            <w:tcW w:w="1460" w:type="dxa"/>
            <w:vAlign w:val="center"/>
          </w:tcPr>
          <w:p w14:paraId="1F9B96DA" w14:textId="4E37B72A" w:rsidR="00337BD0" w:rsidRPr="00295655" w:rsidRDefault="00337BD0" w:rsidP="00103243">
            <w:pPr>
              <w:keepNext/>
              <w:jc w:val="center"/>
              <w:rPr>
                <w:rFonts w:ascii="Calibri" w:hAnsi="Calibri"/>
                <w:sz w:val="18"/>
                <w:szCs w:val="18"/>
              </w:rPr>
            </w:pPr>
            <w:r>
              <w:rPr>
                <w:rFonts w:ascii="Calibri" w:hAnsi="Calibri"/>
                <w:sz w:val="18"/>
                <w:szCs w:val="18"/>
              </w:rPr>
              <w:t>08</w:t>
            </w:r>
          </w:p>
        </w:tc>
        <w:tc>
          <w:tcPr>
            <w:tcW w:w="1460" w:type="dxa"/>
          </w:tcPr>
          <w:p w14:paraId="7C893C35" w14:textId="4A7A99F4" w:rsidR="00337BD0" w:rsidRDefault="00337BD0" w:rsidP="00103243">
            <w:pPr>
              <w:keepNext/>
              <w:jc w:val="center"/>
              <w:rPr>
                <w:rFonts w:ascii="Calibri" w:hAnsi="Calibri"/>
                <w:sz w:val="18"/>
                <w:szCs w:val="18"/>
              </w:rPr>
            </w:pPr>
            <w:r>
              <w:rPr>
                <w:rFonts w:ascii="Calibri" w:hAnsi="Calibri"/>
                <w:sz w:val="18"/>
                <w:szCs w:val="18"/>
              </w:rPr>
              <w:t>09</w:t>
            </w:r>
          </w:p>
        </w:tc>
        <w:tc>
          <w:tcPr>
            <w:tcW w:w="1460" w:type="dxa"/>
          </w:tcPr>
          <w:p w14:paraId="2A305ABE" w14:textId="5C70FB5B" w:rsidR="00337BD0" w:rsidRDefault="00337BD0" w:rsidP="00103243">
            <w:pPr>
              <w:keepNext/>
              <w:jc w:val="center"/>
              <w:rPr>
                <w:rFonts w:ascii="Calibri" w:hAnsi="Calibri"/>
                <w:sz w:val="18"/>
                <w:szCs w:val="18"/>
              </w:rPr>
            </w:pPr>
            <w:r>
              <w:rPr>
                <w:rFonts w:ascii="Calibri" w:hAnsi="Calibri"/>
                <w:sz w:val="18"/>
                <w:szCs w:val="18"/>
              </w:rPr>
              <w:t>10</w:t>
            </w:r>
          </w:p>
        </w:tc>
      </w:tr>
      <w:tr w:rsidR="00337BD0" w:rsidRPr="00295655" w14:paraId="1F9B96EE" w14:textId="1C16022B" w:rsidTr="007372AC">
        <w:trPr>
          <w:cantSplit/>
          <w:trHeight w:val="576"/>
        </w:trPr>
        <w:tc>
          <w:tcPr>
            <w:tcW w:w="1459" w:type="dxa"/>
            <w:vAlign w:val="bottom"/>
          </w:tcPr>
          <w:p w14:paraId="44E6E435" w14:textId="77777777" w:rsidR="00337BD0" w:rsidRDefault="00337BD0" w:rsidP="008F2BFE">
            <w:pPr>
              <w:keepNext/>
              <w:jc w:val="center"/>
              <w:rPr>
                <w:rFonts w:ascii="Calibri" w:hAnsi="Calibri"/>
                <w:sz w:val="18"/>
                <w:szCs w:val="18"/>
              </w:rPr>
            </w:pPr>
            <w:r>
              <w:rPr>
                <w:rFonts w:ascii="Calibri" w:hAnsi="Calibri"/>
                <w:sz w:val="18"/>
                <w:szCs w:val="18"/>
              </w:rPr>
              <w:t xml:space="preserve">SC </w:t>
            </w:r>
            <w:r w:rsidRPr="00295655">
              <w:rPr>
                <w:rFonts w:ascii="Calibri" w:hAnsi="Calibri"/>
                <w:sz w:val="18"/>
                <w:szCs w:val="18"/>
              </w:rPr>
              <w:t xml:space="preserve"> </w:t>
            </w:r>
          </w:p>
          <w:p w14:paraId="0BD110B7" w14:textId="77777777" w:rsidR="00337BD0" w:rsidRDefault="00337BD0" w:rsidP="009F0708">
            <w:pPr>
              <w:keepNext/>
              <w:jc w:val="center"/>
              <w:rPr>
                <w:rFonts w:ascii="Calibri" w:hAnsi="Calibri"/>
                <w:sz w:val="18"/>
                <w:szCs w:val="18"/>
              </w:rPr>
            </w:pPr>
            <w:r w:rsidRPr="00295655">
              <w:rPr>
                <w:rFonts w:ascii="Calibri" w:hAnsi="Calibri"/>
                <w:sz w:val="18"/>
                <w:szCs w:val="18"/>
              </w:rPr>
              <w:t>System</w:t>
            </w:r>
          </w:p>
          <w:p w14:paraId="1F9B96E1" w14:textId="2D086502" w:rsidR="00337BD0" w:rsidRPr="00295655" w:rsidRDefault="00337BD0" w:rsidP="009F0708">
            <w:pPr>
              <w:keepNext/>
              <w:jc w:val="center"/>
              <w:rPr>
                <w:rFonts w:ascii="Calibri" w:hAnsi="Calibri"/>
                <w:sz w:val="18"/>
                <w:szCs w:val="18"/>
              </w:rPr>
            </w:pPr>
            <w:r>
              <w:rPr>
                <w:rFonts w:ascii="Calibri" w:hAnsi="Calibri"/>
                <w:sz w:val="18"/>
                <w:szCs w:val="18"/>
              </w:rPr>
              <w:t>I</w:t>
            </w:r>
            <w:r w:rsidR="003C24DD">
              <w:rPr>
                <w:rFonts w:ascii="Calibri" w:hAnsi="Calibri"/>
                <w:sz w:val="18"/>
                <w:szCs w:val="18"/>
              </w:rPr>
              <w:t>dentification</w:t>
            </w:r>
            <w:r w:rsidRPr="00295655">
              <w:rPr>
                <w:rFonts w:ascii="Calibri" w:hAnsi="Calibri"/>
                <w:sz w:val="18"/>
                <w:szCs w:val="18"/>
              </w:rPr>
              <w:t xml:space="preserve"> or Name</w:t>
            </w:r>
          </w:p>
        </w:tc>
        <w:tc>
          <w:tcPr>
            <w:tcW w:w="1460" w:type="dxa"/>
            <w:vAlign w:val="bottom"/>
          </w:tcPr>
          <w:p w14:paraId="42C0EB4E" w14:textId="77777777" w:rsidR="00337BD0" w:rsidRDefault="00337BD0" w:rsidP="008F2BFE">
            <w:pPr>
              <w:keepNext/>
              <w:jc w:val="center"/>
              <w:rPr>
                <w:rFonts w:ascii="Calibri" w:hAnsi="Calibri"/>
                <w:sz w:val="18"/>
                <w:szCs w:val="18"/>
              </w:rPr>
            </w:pPr>
            <w:r>
              <w:rPr>
                <w:rFonts w:ascii="Calibri" w:hAnsi="Calibri"/>
                <w:sz w:val="18"/>
                <w:szCs w:val="18"/>
              </w:rPr>
              <w:t xml:space="preserve">SC </w:t>
            </w:r>
            <w:r w:rsidRPr="00295655">
              <w:rPr>
                <w:rFonts w:ascii="Calibri" w:hAnsi="Calibri"/>
                <w:sz w:val="18"/>
                <w:szCs w:val="18"/>
              </w:rPr>
              <w:t xml:space="preserve"> </w:t>
            </w:r>
          </w:p>
          <w:p w14:paraId="1F9B96E2" w14:textId="7E0FF2EA" w:rsidR="00337BD0" w:rsidRPr="00295655" w:rsidRDefault="00337BD0" w:rsidP="008F2BFE">
            <w:pPr>
              <w:keepNext/>
              <w:jc w:val="center"/>
              <w:rPr>
                <w:rFonts w:ascii="Calibri" w:hAnsi="Calibri"/>
                <w:sz w:val="18"/>
                <w:szCs w:val="18"/>
              </w:rPr>
            </w:pPr>
            <w:r w:rsidRPr="00295655">
              <w:rPr>
                <w:rFonts w:ascii="Calibri" w:hAnsi="Calibri"/>
                <w:sz w:val="18"/>
                <w:szCs w:val="18"/>
              </w:rPr>
              <w:t>System Type</w:t>
            </w:r>
          </w:p>
        </w:tc>
        <w:tc>
          <w:tcPr>
            <w:tcW w:w="1460" w:type="dxa"/>
            <w:vAlign w:val="bottom"/>
          </w:tcPr>
          <w:p w14:paraId="1F9B96E3" w14:textId="77777777" w:rsidR="00337BD0" w:rsidRPr="00295655" w:rsidRDefault="00337BD0" w:rsidP="008F2BFE">
            <w:pPr>
              <w:keepNext/>
              <w:jc w:val="center"/>
              <w:rPr>
                <w:rFonts w:ascii="Calibri" w:hAnsi="Calibri"/>
                <w:sz w:val="18"/>
                <w:szCs w:val="18"/>
              </w:rPr>
            </w:pPr>
            <w:r w:rsidRPr="00295655">
              <w:rPr>
                <w:rFonts w:ascii="Calibri" w:hAnsi="Calibri"/>
                <w:sz w:val="18"/>
                <w:szCs w:val="18"/>
              </w:rPr>
              <w:t>Heating System Type</w:t>
            </w:r>
          </w:p>
        </w:tc>
        <w:tc>
          <w:tcPr>
            <w:tcW w:w="1460" w:type="dxa"/>
            <w:vAlign w:val="bottom"/>
          </w:tcPr>
          <w:p w14:paraId="37999107" w14:textId="77777777" w:rsidR="00337BD0" w:rsidRDefault="00337BD0" w:rsidP="00E91CEC">
            <w:pPr>
              <w:keepNext/>
              <w:jc w:val="center"/>
              <w:rPr>
                <w:rFonts w:ascii="Calibri" w:hAnsi="Calibri"/>
                <w:sz w:val="18"/>
                <w:szCs w:val="18"/>
              </w:rPr>
            </w:pPr>
            <w:r w:rsidRPr="00295655">
              <w:rPr>
                <w:rFonts w:ascii="Calibri" w:hAnsi="Calibri"/>
                <w:sz w:val="18"/>
                <w:szCs w:val="18"/>
              </w:rPr>
              <w:t>Cooling System</w:t>
            </w:r>
          </w:p>
          <w:p w14:paraId="1F9B96E4" w14:textId="195D9465" w:rsidR="00337BD0" w:rsidRPr="00295655" w:rsidRDefault="00337BD0" w:rsidP="00E91CEC">
            <w:pPr>
              <w:keepNext/>
              <w:jc w:val="center"/>
              <w:rPr>
                <w:rFonts w:ascii="Calibri" w:hAnsi="Calibri"/>
                <w:sz w:val="18"/>
                <w:szCs w:val="18"/>
              </w:rPr>
            </w:pPr>
            <w:r w:rsidRPr="00295655">
              <w:rPr>
                <w:rFonts w:ascii="Calibri" w:hAnsi="Calibri"/>
                <w:sz w:val="18"/>
                <w:szCs w:val="18"/>
              </w:rPr>
              <w:t>Type</w:t>
            </w:r>
          </w:p>
        </w:tc>
        <w:tc>
          <w:tcPr>
            <w:tcW w:w="1460" w:type="dxa"/>
            <w:vAlign w:val="bottom"/>
          </w:tcPr>
          <w:p w14:paraId="3DD517F4" w14:textId="7DC52FD2" w:rsidR="00337BD0" w:rsidRDefault="00337BD0" w:rsidP="00E91CEC">
            <w:pPr>
              <w:keepNext/>
              <w:jc w:val="center"/>
              <w:rPr>
                <w:rFonts w:ascii="Calibri" w:hAnsi="Calibri"/>
                <w:sz w:val="18"/>
                <w:szCs w:val="18"/>
              </w:rPr>
            </w:pPr>
            <w:r>
              <w:rPr>
                <w:rFonts w:ascii="Calibri" w:hAnsi="Calibri"/>
                <w:sz w:val="18"/>
                <w:szCs w:val="18"/>
              </w:rPr>
              <w:t>SC</w:t>
            </w:r>
            <w:r w:rsidRPr="00295655">
              <w:rPr>
                <w:rFonts w:ascii="Calibri" w:hAnsi="Calibri"/>
                <w:sz w:val="18"/>
                <w:szCs w:val="18"/>
              </w:rPr>
              <w:t xml:space="preserve"> </w:t>
            </w:r>
            <w:r>
              <w:rPr>
                <w:rFonts w:ascii="Calibri" w:hAnsi="Calibri"/>
                <w:sz w:val="18"/>
                <w:szCs w:val="18"/>
              </w:rPr>
              <w:t>System</w:t>
            </w:r>
          </w:p>
          <w:p w14:paraId="5F572CF2" w14:textId="77777777" w:rsidR="00337BD0" w:rsidRDefault="00337BD0" w:rsidP="00E91CEC">
            <w:pPr>
              <w:keepNext/>
              <w:jc w:val="center"/>
              <w:rPr>
                <w:rFonts w:ascii="Calibri" w:hAnsi="Calibri"/>
                <w:sz w:val="18"/>
                <w:szCs w:val="18"/>
              </w:rPr>
            </w:pPr>
            <w:r w:rsidRPr="00295655">
              <w:rPr>
                <w:rFonts w:ascii="Calibri" w:hAnsi="Calibri"/>
                <w:sz w:val="18"/>
                <w:szCs w:val="18"/>
              </w:rPr>
              <w:t>Fan</w:t>
            </w:r>
          </w:p>
          <w:p w14:paraId="1F9B96E5" w14:textId="019EBEE0" w:rsidR="00337BD0" w:rsidRPr="00295655" w:rsidRDefault="00337BD0" w:rsidP="00E91CEC">
            <w:pPr>
              <w:keepNext/>
              <w:jc w:val="center"/>
              <w:rPr>
                <w:rFonts w:ascii="Calibri" w:hAnsi="Calibri"/>
                <w:sz w:val="18"/>
                <w:szCs w:val="18"/>
              </w:rPr>
            </w:pPr>
            <w:r w:rsidRPr="00295655">
              <w:rPr>
                <w:rFonts w:ascii="Calibri" w:hAnsi="Calibri"/>
                <w:sz w:val="18"/>
                <w:szCs w:val="18"/>
              </w:rPr>
              <w:t>Type</w:t>
            </w:r>
          </w:p>
        </w:tc>
        <w:tc>
          <w:tcPr>
            <w:tcW w:w="1459" w:type="dxa"/>
            <w:vAlign w:val="bottom"/>
          </w:tcPr>
          <w:p w14:paraId="7596F53B" w14:textId="45E1DE1B" w:rsidR="00337BD0" w:rsidRDefault="00337BD0" w:rsidP="00E91CEC">
            <w:pPr>
              <w:keepNext/>
              <w:jc w:val="center"/>
              <w:rPr>
                <w:rFonts w:ascii="Calibri" w:hAnsi="Calibri"/>
                <w:sz w:val="18"/>
                <w:szCs w:val="18"/>
              </w:rPr>
            </w:pPr>
            <w:r w:rsidRPr="00295655">
              <w:rPr>
                <w:rFonts w:ascii="Calibri" w:hAnsi="Calibri"/>
                <w:sz w:val="18"/>
                <w:szCs w:val="18"/>
              </w:rPr>
              <w:t>Distr</w:t>
            </w:r>
            <w:r w:rsidR="003C24DD">
              <w:rPr>
                <w:rFonts w:ascii="Calibri" w:hAnsi="Calibri"/>
                <w:sz w:val="18"/>
                <w:szCs w:val="18"/>
              </w:rPr>
              <w:t>ribution</w:t>
            </w:r>
          </w:p>
          <w:p w14:paraId="1F9B96E6" w14:textId="3B4AD437" w:rsidR="00337BD0" w:rsidRPr="00295655" w:rsidRDefault="00337BD0" w:rsidP="00E91CEC">
            <w:pPr>
              <w:keepNext/>
              <w:jc w:val="center"/>
              <w:rPr>
                <w:rFonts w:ascii="Calibri" w:hAnsi="Calibri"/>
                <w:sz w:val="18"/>
                <w:szCs w:val="18"/>
              </w:rPr>
            </w:pPr>
            <w:r w:rsidRPr="00295655">
              <w:rPr>
                <w:rFonts w:ascii="Calibri" w:hAnsi="Calibri"/>
                <w:sz w:val="18"/>
                <w:szCs w:val="18"/>
              </w:rPr>
              <w:t>System Type</w:t>
            </w:r>
          </w:p>
        </w:tc>
        <w:tc>
          <w:tcPr>
            <w:tcW w:w="1460" w:type="dxa"/>
            <w:vAlign w:val="bottom"/>
          </w:tcPr>
          <w:p w14:paraId="1F9B96E7" w14:textId="77777777" w:rsidR="00337BD0" w:rsidRDefault="00337BD0" w:rsidP="00A82EF3">
            <w:pPr>
              <w:keepNext/>
              <w:jc w:val="center"/>
              <w:rPr>
                <w:rFonts w:ascii="Calibri" w:hAnsi="Calibri"/>
                <w:sz w:val="18"/>
                <w:szCs w:val="18"/>
              </w:rPr>
            </w:pPr>
            <w:r>
              <w:rPr>
                <w:rFonts w:ascii="Calibri" w:hAnsi="Calibri"/>
                <w:sz w:val="18"/>
                <w:szCs w:val="18"/>
              </w:rPr>
              <w:t>Required</w:t>
            </w:r>
          </w:p>
          <w:p w14:paraId="56B156F8" w14:textId="05127FAA" w:rsidR="00337BD0" w:rsidRDefault="00337BD0" w:rsidP="005A208B">
            <w:pPr>
              <w:keepNext/>
              <w:jc w:val="center"/>
              <w:rPr>
                <w:rFonts w:ascii="Calibri" w:hAnsi="Calibri"/>
                <w:sz w:val="18"/>
                <w:szCs w:val="18"/>
              </w:rPr>
            </w:pPr>
            <w:r>
              <w:rPr>
                <w:rFonts w:ascii="Calibri" w:hAnsi="Calibri"/>
                <w:sz w:val="18"/>
                <w:szCs w:val="18"/>
              </w:rPr>
              <w:t>T</w:t>
            </w:r>
            <w:r w:rsidR="003C24DD">
              <w:rPr>
                <w:rFonts w:ascii="Calibri" w:hAnsi="Calibri"/>
                <w:sz w:val="18"/>
                <w:szCs w:val="18"/>
              </w:rPr>
              <w:t>hermo</w:t>
            </w:r>
            <w:r>
              <w:rPr>
                <w:rFonts w:ascii="Calibri" w:hAnsi="Calibri"/>
                <w:sz w:val="18"/>
                <w:szCs w:val="18"/>
              </w:rPr>
              <w:t xml:space="preserve">stat </w:t>
            </w:r>
          </w:p>
          <w:p w14:paraId="1F9B96E8" w14:textId="6C6255C9" w:rsidR="00337BD0" w:rsidRPr="00295655" w:rsidRDefault="00337BD0" w:rsidP="005A208B">
            <w:pPr>
              <w:keepNext/>
              <w:jc w:val="center"/>
              <w:rPr>
                <w:rFonts w:ascii="Calibri" w:hAnsi="Calibri"/>
                <w:sz w:val="18"/>
                <w:szCs w:val="18"/>
              </w:rPr>
            </w:pPr>
            <w:r>
              <w:rPr>
                <w:rFonts w:ascii="Calibri" w:hAnsi="Calibri"/>
                <w:sz w:val="18"/>
                <w:szCs w:val="18"/>
              </w:rPr>
              <w:t>Type</w:t>
            </w:r>
          </w:p>
        </w:tc>
        <w:tc>
          <w:tcPr>
            <w:tcW w:w="1460" w:type="dxa"/>
            <w:vAlign w:val="bottom"/>
          </w:tcPr>
          <w:p w14:paraId="1F9B96E9" w14:textId="77777777" w:rsidR="00337BD0" w:rsidRDefault="00337BD0" w:rsidP="00A154C8">
            <w:pPr>
              <w:keepNext/>
              <w:jc w:val="center"/>
              <w:rPr>
                <w:rFonts w:ascii="Calibri" w:hAnsi="Calibri"/>
                <w:sz w:val="18"/>
                <w:szCs w:val="18"/>
              </w:rPr>
            </w:pPr>
            <w:r>
              <w:rPr>
                <w:rFonts w:ascii="Calibri" w:hAnsi="Calibri"/>
                <w:sz w:val="18"/>
                <w:szCs w:val="18"/>
              </w:rPr>
              <w:t>Low Leakage Air-Handling Unit (LLAHU)</w:t>
            </w:r>
          </w:p>
          <w:p w14:paraId="1F9B96EA" w14:textId="77777777" w:rsidR="00337BD0" w:rsidRPr="00295655" w:rsidRDefault="00337BD0" w:rsidP="00A154C8">
            <w:pPr>
              <w:keepNext/>
              <w:jc w:val="center"/>
              <w:rPr>
                <w:rFonts w:ascii="Calibri" w:hAnsi="Calibri"/>
                <w:sz w:val="18"/>
                <w:szCs w:val="18"/>
              </w:rPr>
            </w:pPr>
            <w:r>
              <w:rPr>
                <w:rFonts w:ascii="Calibri" w:hAnsi="Calibri"/>
                <w:sz w:val="18"/>
                <w:szCs w:val="18"/>
              </w:rPr>
              <w:t>Status</w:t>
            </w:r>
          </w:p>
        </w:tc>
        <w:tc>
          <w:tcPr>
            <w:tcW w:w="1460" w:type="dxa"/>
            <w:vAlign w:val="bottom"/>
          </w:tcPr>
          <w:p w14:paraId="62EC1262" w14:textId="77777777" w:rsidR="00337BD0" w:rsidRDefault="00337BD0" w:rsidP="00EC33DE">
            <w:pPr>
              <w:keepNext/>
              <w:jc w:val="center"/>
              <w:rPr>
                <w:rFonts w:ascii="Calibri" w:hAnsi="Calibri"/>
                <w:sz w:val="18"/>
                <w:szCs w:val="18"/>
              </w:rPr>
            </w:pPr>
            <w:r>
              <w:rPr>
                <w:rFonts w:ascii="Calibri" w:hAnsi="Calibri"/>
                <w:sz w:val="18"/>
                <w:szCs w:val="18"/>
              </w:rPr>
              <w:t xml:space="preserve">SC </w:t>
            </w:r>
          </w:p>
          <w:p w14:paraId="36E795FE" w14:textId="158A2C3F" w:rsidR="00337BD0" w:rsidRPr="00EC33DE" w:rsidRDefault="00337BD0" w:rsidP="00EC33DE">
            <w:pPr>
              <w:keepNext/>
              <w:jc w:val="center"/>
              <w:rPr>
                <w:rFonts w:ascii="Calibri" w:hAnsi="Calibri"/>
                <w:sz w:val="18"/>
                <w:szCs w:val="18"/>
              </w:rPr>
            </w:pPr>
            <w:r w:rsidRPr="00EC33DE">
              <w:rPr>
                <w:rFonts w:ascii="Calibri" w:hAnsi="Calibri"/>
                <w:sz w:val="18"/>
                <w:szCs w:val="18"/>
              </w:rPr>
              <w:t>System</w:t>
            </w:r>
          </w:p>
          <w:p w14:paraId="6A2D2771" w14:textId="6D7211C7" w:rsidR="00337BD0" w:rsidRPr="00295655" w:rsidRDefault="00337BD0" w:rsidP="00EC33DE">
            <w:pPr>
              <w:keepNext/>
              <w:jc w:val="center"/>
              <w:rPr>
                <w:rFonts w:ascii="Calibri" w:hAnsi="Calibri"/>
                <w:sz w:val="18"/>
                <w:szCs w:val="18"/>
              </w:rPr>
            </w:pPr>
            <w:r w:rsidRPr="00EC33DE">
              <w:rPr>
                <w:rFonts w:ascii="Calibri" w:hAnsi="Calibri"/>
                <w:sz w:val="18"/>
                <w:szCs w:val="18"/>
              </w:rPr>
              <w:t>Status</w:t>
            </w:r>
          </w:p>
        </w:tc>
        <w:tc>
          <w:tcPr>
            <w:tcW w:w="1460" w:type="dxa"/>
            <w:vAlign w:val="bottom"/>
          </w:tcPr>
          <w:p w14:paraId="135DE89E" w14:textId="19451DD7" w:rsidR="00337BD0" w:rsidRPr="00EC33DE" w:rsidRDefault="00337BD0" w:rsidP="00C30A7E">
            <w:pPr>
              <w:keepNext/>
              <w:jc w:val="center"/>
              <w:rPr>
                <w:rFonts w:ascii="Calibri" w:hAnsi="Calibri"/>
                <w:sz w:val="18"/>
                <w:szCs w:val="18"/>
              </w:rPr>
            </w:pPr>
            <w:r>
              <w:rPr>
                <w:rFonts w:ascii="Calibri" w:hAnsi="Calibri"/>
                <w:sz w:val="18"/>
                <w:szCs w:val="18"/>
              </w:rPr>
              <w:t>Duct System Status</w:t>
            </w:r>
          </w:p>
        </w:tc>
      </w:tr>
      <w:tr w:rsidR="00337BD0" w:rsidRPr="0061440C" w14:paraId="1F9B9716" w14:textId="14B1A355" w:rsidTr="007372AC">
        <w:trPr>
          <w:cantSplit/>
          <w:trHeight w:val="359"/>
        </w:trPr>
        <w:tc>
          <w:tcPr>
            <w:tcW w:w="1459" w:type="dxa"/>
          </w:tcPr>
          <w:p w14:paraId="1F9B96F0" w14:textId="77777777" w:rsidR="00337BD0" w:rsidRPr="0061440C" w:rsidRDefault="00337BD0" w:rsidP="00400466">
            <w:pPr>
              <w:keepNext/>
              <w:rPr>
                <w:rFonts w:ascii="Calibri" w:hAnsi="Calibri"/>
                <w:sz w:val="16"/>
                <w:szCs w:val="16"/>
              </w:rPr>
            </w:pPr>
            <w:r w:rsidRPr="0061440C">
              <w:rPr>
                <w:rFonts w:ascii="Calibri" w:hAnsi="Calibri"/>
                <w:sz w:val="16"/>
                <w:szCs w:val="16"/>
              </w:rPr>
              <w:t>&lt;auto filled text: referenced from CF1R&gt;&gt;</w:t>
            </w:r>
          </w:p>
        </w:tc>
        <w:tc>
          <w:tcPr>
            <w:tcW w:w="1460" w:type="dxa"/>
          </w:tcPr>
          <w:p w14:paraId="1F9B96F1" w14:textId="77777777" w:rsidR="00337BD0" w:rsidRPr="0061440C" w:rsidRDefault="00337BD0" w:rsidP="00800D57">
            <w:pPr>
              <w:keepNext/>
              <w:rPr>
                <w:rFonts w:ascii="Calibri" w:hAnsi="Calibri"/>
                <w:sz w:val="16"/>
                <w:szCs w:val="16"/>
              </w:rPr>
            </w:pPr>
            <w:r w:rsidRPr="0061440C">
              <w:rPr>
                <w:rFonts w:ascii="Calibri" w:hAnsi="Calibri"/>
                <w:sz w:val="16"/>
                <w:szCs w:val="16"/>
              </w:rPr>
              <w:t xml:space="preserve">&lt;&lt; auto filled text: </w:t>
            </w:r>
            <w:r>
              <w:rPr>
                <w:rFonts w:ascii="Calibri" w:hAnsi="Calibri"/>
                <w:sz w:val="16"/>
                <w:szCs w:val="16"/>
              </w:rPr>
              <w:t xml:space="preserve"> </w:t>
            </w:r>
            <w:r w:rsidRPr="0061440C">
              <w:rPr>
                <w:rFonts w:ascii="Calibri" w:hAnsi="Calibri"/>
                <w:sz w:val="16"/>
                <w:szCs w:val="16"/>
              </w:rPr>
              <w:t>Reference from CF1R</w:t>
            </w:r>
            <w:r>
              <w:rPr>
                <w:rFonts w:ascii="Calibri" w:hAnsi="Calibri"/>
                <w:sz w:val="16"/>
                <w:szCs w:val="16"/>
              </w:rPr>
              <w:t xml:space="preserve">&gt;&gt; </w:t>
            </w:r>
          </w:p>
        </w:tc>
        <w:tc>
          <w:tcPr>
            <w:tcW w:w="1460" w:type="dxa"/>
          </w:tcPr>
          <w:p w14:paraId="1F9B96F2" w14:textId="77777777" w:rsidR="00337BD0" w:rsidRDefault="00337BD0" w:rsidP="00400466">
            <w:pPr>
              <w:keepNext/>
              <w:rPr>
                <w:rFonts w:ascii="Calibri" w:hAnsi="Calibri"/>
                <w:sz w:val="16"/>
                <w:szCs w:val="16"/>
              </w:rPr>
            </w:pPr>
            <w:r w:rsidRPr="0061440C">
              <w:rPr>
                <w:rFonts w:ascii="Calibri" w:hAnsi="Calibri"/>
                <w:sz w:val="16"/>
                <w:szCs w:val="16"/>
              </w:rPr>
              <w:t>&lt;&lt;auto filled text: referenced from CF1R</w:t>
            </w:r>
            <w:r>
              <w:rPr>
                <w:rFonts w:ascii="Calibri" w:hAnsi="Calibri"/>
                <w:sz w:val="16"/>
                <w:szCs w:val="16"/>
              </w:rPr>
              <w:t>&gt;&gt;</w:t>
            </w:r>
          </w:p>
          <w:p w14:paraId="1F9B96F3" w14:textId="77777777" w:rsidR="00337BD0" w:rsidRPr="0061440C" w:rsidRDefault="00337BD0" w:rsidP="00F66E2D">
            <w:pPr>
              <w:rPr>
                <w:rFonts w:ascii="Calibri" w:hAnsi="Calibri"/>
                <w:sz w:val="16"/>
                <w:szCs w:val="16"/>
              </w:rPr>
            </w:pPr>
          </w:p>
          <w:p w14:paraId="1F9B96F4" w14:textId="77777777" w:rsidR="00337BD0" w:rsidRDefault="00337BD0" w:rsidP="00400466">
            <w:pPr>
              <w:keepNext/>
              <w:rPr>
                <w:rFonts w:ascii="Calibri" w:hAnsi="Calibri"/>
                <w:sz w:val="16"/>
                <w:szCs w:val="16"/>
              </w:rPr>
            </w:pPr>
          </w:p>
          <w:p w14:paraId="1F9B96F5" w14:textId="77777777" w:rsidR="00337BD0" w:rsidRPr="0061440C" w:rsidRDefault="00337BD0" w:rsidP="00400466">
            <w:pPr>
              <w:keepNext/>
              <w:rPr>
                <w:rFonts w:ascii="Calibri" w:hAnsi="Calibri"/>
                <w:sz w:val="16"/>
                <w:szCs w:val="16"/>
              </w:rPr>
            </w:pPr>
          </w:p>
        </w:tc>
        <w:tc>
          <w:tcPr>
            <w:tcW w:w="1460" w:type="dxa"/>
          </w:tcPr>
          <w:p w14:paraId="1F9B96F6" w14:textId="77777777" w:rsidR="00337BD0" w:rsidRPr="0061440C" w:rsidRDefault="00337BD0" w:rsidP="00F66E2D">
            <w:pPr>
              <w:keepNext/>
              <w:rPr>
                <w:rFonts w:ascii="Calibri" w:hAnsi="Calibri"/>
                <w:sz w:val="16"/>
                <w:szCs w:val="16"/>
              </w:rPr>
            </w:pPr>
            <w:r w:rsidRPr="0061440C">
              <w:rPr>
                <w:rFonts w:ascii="Calibri" w:hAnsi="Calibri"/>
                <w:sz w:val="16"/>
                <w:szCs w:val="16"/>
              </w:rPr>
              <w:t>&lt;&lt;auto filled text: referenced from CF1R</w:t>
            </w:r>
            <w:r>
              <w:rPr>
                <w:rFonts w:ascii="Calibri" w:hAnsi="Calibri"/>
                <w:sz w:val="16"/>
                <w:szCs w:val="16"/>
              </w:rPr>
              <w:t>&gt;&gt;</w:t>
            </w:r>
          </w:p>
        </w:tc>
        <w:tc>
          <w:tcPr>
            <w:tcW w:w="1460" w:type="dxa"/>
          </w:tcPr>
          <w:p w14:paraId="1F9B96F7" w14:textId="77777777" w:rsidR="00337BD0" w:rsidRPr="0061440C" w:rsidRDefault="00337BD0" w:rsidP="00E91CEC">
            <w:pPr>
              <w:keepNext/>
              <w:rPr>
                <w:rFonts w:ascii="Calibri" w:hAnsi="Calibri"/>
                <w:sz w:val="16"/>
                <w:szCs w:val="16"/>
              </w:rPr>
            </w:pPr>
            <w:r w:rsidRPr="0061440C">
              <w:rPr>
                <w:rFonts w:ascii="Calibri" w:hAnsi="Calibri"/>
                <w:sz w:val="16"/>
                <w:szCs w:val="16"/>
              </w:rPr>
              <w:t>&lt;&lt;auto filled text: referenced from CF1R&gt;&gt;</w:t>
            </w:r>
          </w:p>
          <w:p w14:paraId="1F9B96F8" w14:textId="77777777" w:rsidR="00337BD0" w:rsidRPr="00510646" w:rsidRDefault="00337BD0" w:rsidP="00E91CEC">
            <w:pPr>
              <w:keepNext/>
              <w:rPr>
                <w:rFonts w:ascii="Calibri" w:hAnsi="Calibri"/>
                <w:sz w:val="16"/>
                <w:szCs w:val="16"/>
              </w:rPr>
            </w:pPr>
          </w:p>
        </w:tc>
        <w:tc>
          <w:tcPr>
            <w:tcW w:w="1459" w:type="dxa"/>
          </w:tcPr>
          <w:p w14:paraId="1F9B96F9" w14:textId="77777777" w:rsidR="00337BD0" w:rsidRPr="0061440C" w:rsidRDefault="00337BD0" w:rsidP="00E91CEC">
            <w:pPr>
              <w:keepNext/>
              <w:rPr>
                <w:rFonts w:ascii="Calibri" w:hAnsi="Calibri"/>
                <w:sz w:val="16"/>
                <w:szCs w:val="16"/>
              </w:rPr>
            </w:pPr>
            <w:r w:rsidRPr="0061440C">
              <w:rPr>
                <w:rFonts w:ascii="Calibri" w:hAnsi="Calibri"/>
                <w:sz w:val="16"/>
                <w:szCs w:val="16"/>
              </w:rPr>
              <w:t>&lt;&lt;auto filled text: referenced from CF1R&gt;&gt;</w:t>
            </w:r>
          </w:p>
          <w:p w14:paraId="1F9B96FA" w14:textId="77777777" w:rsidR="00337BD0" w:rsidRPr="0061440C" w:rsidRDefault="00337BD0" w:rsidP="00E91CEC">
            <w:pPr>
              <w:keepNext/>
              <w:rPr>
                <w:rFonts w:ascii="Calibri" w:hAnsi="Calibri"/>
                <w:sz w:val="16"/>
                <w:szCs w:val="16"/>
              </w:rPr>
            </w:pPr>
          </w:p>
        </w:tc>
        <w:tc>
          <w:tcPr>
            <w:tcW w:w="1460" w:type="dxa"/>
          </w:tcPr>
          <w:p w14:paraId="1F9B96FB" w14:textId="77777777" w:rsidR="00337BD0" w:rsidRDefault="00337BD0" w:rsidP="00A82EF3">
            <w:pPr>
              <w:keepNext/>
              <w:rPr>
                <w:rFonts w:ascii="Calibri" w:hAnsi="Calibri"/>
                <w:sz w:val="16"/>
                <w:szCs w:val="16"/>
              </w:rPr>
            </w:pPr>
            <w:r>
              <w:rPr>
                <w:rFonts w:ascii="Calibri" w:hAnsi="Calibri"/>
                <w:sz w:val="16"/>
                <w:szCs w:val="16"/>
              </w:rPr>
              <w:t>&lt;&lt;auto filled text referenced from CF1R&gt;&gt;</w:t>
            </w:r>
          </w:p>
          <w:p w14:paraId="1F9B96FC" w14:textId="77777777" w:rsidR="00337BD0" w:rsidRPr="00510646" w:rsidRDefault="00337BD0" w:rsidP="00A82EF3">
            <w:pPr>
              <w:keepNext/>
              <w:rPr>
                <w:rFonts w:ascii="Calibri" w:hAnsi="Calibri"/>
                <w:sz w:val="16"/>
                <w:szCs w:val="16"/>
              </w:rPr>
            </w:pPr>
          </w:p>
        </w:tc>
        <w:tc>
          <w:tcPr>
            <w:tcW w:w="1460" w:type="dxa"/>
          </w:tcPr>
          <w:p w14:paraId="1F9B96FD" w14:textId="77777777" w:rsidR="00337BD0" w:rsidRPr="00AD33C9" w:rsidRDefault="00337BD0" w:rsidP="008558F4">
            <w:pPr>
              <w:keepNext/>
              <w:rPr>
                <w:rFonts w:ascii="Calibri" w:hAnsi="Calibri"/>
                <w:sz w:val="16"/>
                <w:szCs w:val="16"/>
              </w:rPr>
            </w:pPr>
            <w:r w:rsidRPr="00AD33C9">
              <w:rPr>
                <w:rFonts w:ascii="Calibri" w:hAnsi="Calibri"/>
                <w:sz w:val="16"/>
                <w:szCs w:val="16"/>
              </w:rPr>
              <w:t>&lt;&lt;if on CF1R</w:t>
            </w:r>
          </w:p>
          <w:p w14:paraId="43F2AD42" w14:textId="77777777" w:rsidR="00337BD0" w:rsidRDefault="00337BD0" w:rsidP="008558F4">
            <w:pPr>
              <w:keepNext/>
              <w:rPr>
                <w:rFonts w:asciiTheme="minorHAnsi" w:hAnsiTheme="minorHAnsi" w:cs="Courier New"/>
                <w:sz w:val="16"/>
                <w:szCs w:val="16"/>
              </w:rPr>
            </w:pPr>
            <w:r w:rsidRPr="00AD33C9">
              <w:rPr>
                <w:rFonts w:asciiTheme="minorHAnsi" w:hAnsiTheme="minorHAnsi" w:cs="Courier New"/>
                <w:sz w:val="16"/>
                <w:szCs w:val="16"/>
              </w:rPr>
              <w:t>LowLkgAH=</w:t>
            </w:r>
          </w:p>
          <w:p w14:paraId="1F9B96FE" w14:textId="4FED93AB" w:rsidR="00337BD0" w:rsidRPr="00AD33C9" w:rsidRDefault="00337BD0" w:rsidP="008558F4">
            <w:pPr>
              <w:keepNext/>
              <w:rPr>
                <w:rFonts w:asciiTheme="minorHAnsi" w:hAnsiTheme="minorHAnsi" w:cs="Courier New"/>
                <w:sz w:val="16"/>
                <w:szCs w:val="16"/>
              </w:rPr>
            </w:pPr>
            <w:r w:rsidRPr="00AD33C9">
              <w:rPr>
                <w:rFonts w:asciiTheme="minorHAnsi" w:hAnsiTheme="minorHAnsi" w:cs="Courier New"/>
                <w:sz w:val="16"/>
                <w:szCs w:val="16"/>
              </w:rPr>
              <w:t>true, then value=</w:t>
            </w:r>
          </w:p>
          <w:p w14:paraId="1F9B96FF" w14:textId="77777777" w:rsidR="00337BD0" w:rsidRPr="00AD33C9" w:rsidRDefault="00337BD0" w:rsidP="008558F4">
            <w:pPr>
              <w:keepNext/>
              <w:rPr>
                <w:rFonts w:asciiTheme="minorHAnsi" w:hAnsiTheme="minorHAnsi" w:cs="Courier New"/>
                <w:sz w:val="16"/>
                <w:szCs w:val="16"/>
              </w:rPr>
            </w:pPr>
            <w:r w:rsidRPr="00AD33C9">
              <w:rPr>
                <w:rFonts w:asciiTheme="minorHAnsi" w:hAnsiTheme="minorHAnsi" w:cs="Courier New"/>
                <w:sz w:val="16"/>
                <w:szCs w:val="16"/>
              </w:rPr>
              <w:t>*Has Low Leakage Air Handler,</w:t>
            </w:r>
          </w:p>
          <w:p w14:paraId="6846E707" w14:textId="77777777" w:rsidR="00337BD0" w:rsidRDefault="00337BD0" w:rsidP="008558F4">
            <w:pPr>
              <w:keepNext/>
              <w:rPr>
                <w:rFonts w:asciiTheme="minorHAnsi" w:hAnsiTheme="minorHAnsi" w:cs="Courier New"/>
                <w:sz w:val="16"/>
                <w:szCs w:val="16"/>
              </w:rPr>
            </w:pPr>
            <w:r w:rsidRPr="00AD33C9">
              <w:rPr>
                <w:rFonts w:asciiTheme="minorHAnsi" w:hAnsiTheme="minorHAnsi" w:cs="Courier New"/>
                <w:sz w:val="16"/>
                <w:szCs w:val="16"/>
              </w:rPr>
              <w:t xml:space="preserve"> elsif LowLkgAH=</w:t>
            </w:r>
          </w:p>
          <w:p w14:paraId="1F9B9700" w14:textId="0319E491" w:rsidR="00337BD0" w:rsidRPr="00AD33C9" w:rsidRDefault="00337BD0" w:rsidP="008558F4">
            <w:pPr>
              <w:keepNext/>
              <w:rPr>
                <w:rFonts w:asciiTheme="minorHAnsi" w:hAnsiTheme="minorHAnsi" w:cs="Courier New"/>
                <w:sz w:val="16"/>
                <w:szCs w:val="16"/>
              </w:rPr>
            </w:pPr>
            <w:r w:rsidRPr="00AD33C9">
              <w:rPr>
                <w:rFonts w:asciiTheme="minorHAnsi" w:hAnsiTheme="minorHAnsi" w:cs="Courier New"/>
                <w:sz w:val="16"/>
                <w:szCs w:val="16"/>
              </w:rPr>
              <w:t>false, then value=</w:t>
            </w:r>
          </w:p>
          <w:p w14:paraId="1F9B9701" w14:textId="77777777" w:rsidR="00337BD0" w:rsidRPr="00AD33C9" w:rsidRDefault="00337BD0" w:rsidP="008558F4">
            <w:pPr>
              <w:keepNext/>
              <w:rPr>
                <w:rFonts w:ascii="Calibri" w:hAnsi="Calibri"/>
                <w:sz w:val="16"/>
                <w:szCs w:val="16"/>
              </w:rPr>
            </w:pPr>
            <w:r w:rsidRPr="00AD33C9">
              <w:rPr>
                <w:rFonts w:asciiTheme="minorHAnsi" w:hAnsiTheme="minorHAnsi" w:cs="Courier New"/>
                <w:sz w:val="16"/>
                <w:szCs w:val="16"/>
              </w:rPr>
              <w:t>*None</w:t>
            </w:r>
          </w:p>
          <w:p w14:paraId="1F9B9702" w14:textId="77777777" w:rsidR="00337BD0" w:rsidRPr="0061440C" w:rsidRDefault="00337BD0" w:rsidP="008558F4">
            <w:pPr>
              <w:keepNext/>
              <w:rPr>
                <w:rFonts w:ascii="Calibri" w:hAnsi="Calibri"/>
                <w:sz w:val="16"/>
                <w:szCs w:val="16"/>
              </w:rPr>
            </w:pPr>
          </w:p>
        </w:tc>
        <w:tc>
          <w:tcPr>
            <w:tcW w:w="1460" w:type="dxa"/>
          </w:tcPr>
          <w:p w14:paraId="5D5F9EE9" w14:textId="230C5AEE" w:rsidR="00337BD0" w:rsidRDefault="00337BD0" w:rsidP="00EC33DE">
            <w:pPr>
              <w:keepNext/>
              <w:rPr>
                <w:rFonts w:ascii="Calibri" w:hAnsi="Calibri"/>
                <w:sz w:val="16"/>
                <w:szCs w:val="16"/>
              </w:rPr>
            </w:pPr>
            <w:r>
              <w:rPr>
                <w:rFonts w:ascii="Calibri" w:hAnsi="Calibri"/>
                <w:sz w:val="16"/>
                <w:szCs w:val="16"/>
              </w:rPr>
              <w:t xml:space="preserve">&lt;&lt;calculated field: reference value </w:t>
            </w:r>
            <w:r w:rsidRPr="00EC33DE">
              <w:rPr>
                <w:rFonts w:ascii="Calibri" w:hAnsi="Calibri"/>
                <w:sz w:val="16"/>
                <w:szCs w:val="16"/>
              </w:rPr>
              <w:t xml:space="preserve">from CF1R for this system name.  </w:t>
            </w:r>
          </w:p>
          <w:p w14:paraId="18FD3077" w14:textId="77777777" w:rsidR="00337BD0" w:rsidRDefault="00337BD0" w:rsidP="00EC33DE">
            <w:pPr>
              <w:keepNext/>
              <w:rPr>
                <w:rFonts w:ascii="Calibri" w:hAnsi="Calibri"/>
                <w:sz w:val="16"/>
                <w:szCs w:val="16"/>
              </w:rPr>
            </w:pPr>
          </w:p>
          <w:p w14:paraId="0B6ACE99" w14:textId="386028C3" w:rsidR="00337BD0" w:rsidRPr="00EC33DE" w:rsidRDefault="00337BD0" w:rsidP="00EC33DE">
            <w:pPr>
              <w:keepNext/>
              <w:rPr>
                <w:rFonts w:ascii="Calibri" w:hAnsi="Calibri"/>
                <w:sz w:val="16"/>
                <w:szCs w:val="16"/>
              </w:rPr>
            </w:pPr>
            <w:r w:rsidRPr="00EC33DE">
              <w:rPr>
                <w:rFonts w:ascii="Calibri" w:hAnsi="Calibri"/>
                <w:sz w:val="16"/>
                <w:szCs w:val="16"/>
              </w:rPr>
              <w:t>values are:</w:t>
            </w:r>
          </w:p>
          <w:p w14:paraId="1B847F27" w14:textId="77777777" w:rsidR="00337BD0" w:rsidRPr="00EC33DE" w:rsidRDefault="00337BD0" w:rsidP="00EC33DE">
            <w:pPr>
              <w:keepNext/>
              <w:rPr>
                <w:rFonts w:ascii="Calibri" w:hAnsi="Calibri"/>
                <w:sz w:val="16"/>
                <w:szCs w:val="16"/>
              </w:rPr>
            </w:pPr>
            <w:r w:rsidRPr="00EC33DE">
              <w:rPr>
                <w:rFonts w:ascii="Calibri" w:hAnsi="Calibri"/>
                <w:sz w:val="16"/>
                <w:szCs w:val="16"/>
              </w:rPr>
              <w:t>**new</w:t>
            </w:r>
          </w:p>
          <w:p w14:paraId="450EBE27" w14:textId="77777777" w:rsidR="00337BD0" w:rsidRPr="00EC33DE" w:rsidRDefault="00337BD0" w:rsidP="00EC33DE">
            <w:pPr>
              <w:keepNext/>
              <w:rPr>
                <w:rFonts w:ascii="Calibri" w:hAnsi="Calibri"/>
                <w:sz w:val="16"/>
                <w:szCs w:val="16"/>
              </w:rPr>
            </w:pPr>
            <w:r w:rsidRPr="00EC33DE">
              <w:rPr>
                <w:rFonts w:ascii="Calibri" w:hAnsi="Calibri"/>
                <w:sz w:val="16"/>
                <w:szCs w:val="16"/>
              </w:rPr>
              <w:t>**altered</w:t>
            </w:r>
          </w:p>
          <w:p w14:paraId="30000032" w14:textId="61A1C6D7" w:rsidR="00337BD0" w:rsidRPr="00B62959" w:rsidRDefault="00337BD0" w:rsidP="00EC33DE">
            <w:pPr>
              <w:keepNext/>
              <w:rPr>
                <w:rFonts w:ascii="Calibri" w:hAnsi="Calibri"/>
                <w:sz w:val="16"/>
                <w:szCs w:val="16"/>
              </w:rPr>
            </w:pPr>
            <w:r w:rsidRPr="00EC33DE">
              <w:rPr>
                <w:rFonts w:ascii="Calibri" w:hAnsi="Calibri"/>
                <w:sz w:val="16"/>
                <w:szCs w:val="16"/>
              </w:rPr>
              <w:t>**existing&gt;&gt;</w:t>
            </w:r>
          </w:p>
        </w:tc>
        <w:tc>
          <w:tcPr>
            <w:tcW w:w="1460" w:type="dxa"/>
          </w:tcPr>
          <w:p w14:paraId="0B042938" w14:textId="2AB69B21" w:rsidR="00337BD0" w:rsidRDefault="00337BD0" w:rsidP="00EC33DE">
            <w:pPr>
              <w:keepNext/>
              <w:rPr>
                <w:rFonts w:ascii="Calibri" w:hAnsi="Calibri"/>
                <w:sz w:val="16"/>
                <w:szCs w:val="16"/>
              </w:rPr>
            </w:pPr>
            <w:r w:rsidRPr="00C30A7E">
              <w:rPr>
                <w:rFonts w:ascii="Calibri" w:hAnsi="Calibri"/>
                <w:sz w:val="16"/>
                <w:szCs w:val="16"/>
              </w:rPr>
              <w:t>&lt;&lt;</w:t>
            </w:r>
            <w:r>
              <w:rPr>
                <w:rFonts w:ascii="Calibri" w:hAnsi="Calibri"/>
                <w:sz w:val="16"/>
                <w:szCs w:val="16"/>
              </w:rPr>
              <w:t>calculated field: if B0</w:t>
            </w:r>
            <w:r w:rsidR="00F1255E">
              <w:rPr>
                <w:rFonts w:ascii="Calibri" w:hAnsi="Calibri"/>
                <w:sz w:val="16"/>
                <w:szCs w:val="16"/>
              </w:rPr>
              <w:t>6</w:t>
            </w:r>
            <w:r>
              <w:rPr>
                <w:rFonts w:ascii="Calibri" w:hAnsi="Calibri"/>
                <w:sz w:val="16"/>
                <w:szCs w:val="16"/>
              </w:rPr>
              <w:t>=</w:t>
            </w:r>
          </w:p>
          <w:p w14:paraId="29DCA57C" w14:textId="39AE0B95" w:rsidR="00337BD0" w:rsidRDefault="00337BD0" w:rsidP="00EC33DE">
            <w:pPr>
              <w:keepNext/>
              <w:rPr>
                <w:rFonts w:ascii="Calibri" w:hAnsi="Calibri"/>
                <w:sz w:val="16"/>
                <w:szCs w:val="16"/>
              </w:rPr>
            </w:pPr>
            <w:r>
              <w:rPr>
                <w:rFonts w:ascii="Calibri" w:hAnsi="Calibri"/>
                <w:sz w:val="16"/>
                <w:szCs w:val="16"/>
              </w:rPr>
              <w:t>DuctsNone, then value=N/A,</w:t>
            </w:r>
          </w:p>
          <w:p w14:paraId="12B6D488" w14:textId="77777777" w:rsidR="00337BD0" w:rsidRDefault="00337BD0" w:rsidP="00EC33DE">
            <w:pPr>
              <w:keepNext/>
              <w:rPr>
                <w:rFonts w:ascii="Calibri" w:hAnsi="Calibri"/>
                <w:sz w:val="16"/>
                <w:szCs w:val="16"/>
              </w:rPr>
            </w:pPr>
          </w:p>
          <w:p w14:paraId="0D2BEFF6" w14:textId="77777777" w:rsidR="00337BD0" w:rsidRDefault="00337BD0" w:rsidP="00EC33DE">
            <w:pPr>
              <w:keepNext/>
              <w:rPr>
                <w:rFonts w:ascii="Calibri" w:hAnsi="Calibri"/>
                <w:sz w:val="16"/>
                <w:szCs w:val="16"/>
              </w:rPr>
            </w:pPr>
            <w:r>
              <w:rPr>
                <w:rFonts w:ascii="Calibri" w:hAnsi="Calibri"/>
                <w:sz w:val="16"/>
                <w:szCs w:val="16"/>
              </w:rPr>
              <w:t>else reference value</w:t>
            </w:r>
            <w:r w:rsidRPr="00C30A7E">
              <w:rPr>
                <w:rFonts w:ascii="Calibri" w:hAnsi="Calibri"/>
                <w:sz w:val="16"/>
                <w:szCs w:val="16"/>
              </w:rPr>
              <w:t xml:space="preserve"> from CF1R for this system name.  </w:t>
            </w:r>
          </w:p>
          <w:p w14:paraId="6F2FAAC2" w14:textId="77777777" w:rsidR="00337BD0" w:rsidRDefault="00337BD0" w:rsidP="00EC33DE">
            <w:pPr>
              <w:keepNext/>
              <w:rPr>
                <w:rFonts w:ascii="Calibri" w:hAnsi="Calibri"/>
                <w:sz w:val="16"/>
                <w:szCs w:val="16"/>
              </w:rPr>
            </w:pPr>
          </w:p>
          <w:p w14:paraId="3A2F555F" w14:textId="44390392" w:rsidR="00337BD0" w:rsidRDefault="00337BD0" w:rsidP="00EC33DE">
            <w:pPr>
              <w:keepNext/>
              <w:rPr>
                <w:rFonts w:ascii="Calibri" w:hAnsi="Calibri"/>
                <w:sz w:val="16"/>
                <w:szCs w:val="16"/>
              </w:rPr>
            </w:pPr>
            <w:r w:rsidRPr="00C30A7E">
              <w:rPr>
                <w:rFonts w:ascii="Calibri" w:hAnsi="Calibri"/>
                <w:sz w:val="16"/>
                <w:szCs w:val="16"/>
              </w:rPr>
              <w:t>values are:</w:t>
            </w:r>
          </w:p>
          <w:p w14:paraId="482DB095" w14:textId="77777777" w:rsidR="00337BD0" w:rsidRPr="00C30A7E" w:rsidRDefault="00337BD0" w:rsidP="00C30A7E">
            <w:pPr>
              <w:keepNext/>
              <w:rPr>
                <w:rFonts w:ascii="Calibri" w:hAnsi="Calibri"/>
                <w:sz w:val="16"/>
                <w:szCs w:val="16"/>
              </w:rPr>
            </w:pPr>
            <w:r w:rsidRPr="00C30A7E">
              <w:rPr>
                <w:rFonts w:ascii="Calibri" w:hAnsi="Calibri"/>
                <w:sz w:val="16"/>
                <w:szCs w:val="16"/>
              </w:rPr>
              <w:t>**new</w:t>
            </w:r>
          </w:p>
          <w:p w14:paraId="1BDC26D0" w14:textId="77777777" w:rsidR="00337BD0" w:rsidRPr="00C30A7E" w:rsidRDefault="00337BD0" w:rsidP="00C30A7E">
            <w:pPr>
              <w:keepNext/>
              <w:rPr>
                <w:rFonts w:ascii="Calibri" w:hAnsi="Calibri"/>
                <w:sz w:val="16"/>
                <w:szCs w:val="16"/>
              </w:rPr>
            </w:pPr>
            <w:r w:rsidRPr="00C30A7E">
              <w:rPr>
                <w:rFonts w:ascii="Calibri" w:hAnsi="Calibri"/>
                <w:sz w:val="16"/>
                <w:szCs w:val="16"/>
              </w:rPr>
              <w:t>**altered</w:t>
            </w:r>
          </w:p>
          <w:p w14:paraId="4044FBB1" w14:textId="77777777" w:rsidR="00337BD0" w:rsidRDefault="00337BD0" w:rsidP="00C30A7E">
            <w:pPr>
              <w:keepNext/>
              <w:rPr>
                <w:rFonts w:ascii="Calibri" w:hAnsi="Calibri"/>
                <w:sz w:val="16"/>
                <w:szCs w:val="16"/>
              </w:rPr>
            </w:pPr>
            <w:r w:rsidRPr="00C30A7E">
              <w:rPr>
                <w:rFonts w:ascii="Calibri" w:hAnsi="Calibri"/>
                <w:sz w:val="16"/>
                <w:szCs w:val="16"/>
              </w:rPr>
              <w:t>**existing</w:t>
            </w:r>
          </w:p>
          <w:p w14:paraId="62862EAB" w14:textId="77777777" w:rsidR="00337BD0" w:rsidRDefault="00337BD0" w:rsidP="00C30A7E">
            <w:pPr>
              <w:keepNext/>
              <w:rPr>
                <w:rFonts w:ascii="Calibri" w:hAnsi="Calibri"/>
                <w:sz w:val="16"/>
                <w:szCs w:val="16"/>
              </w:rPr>
            </w:pPr>
            <w:r>
              <w:rPr>
                <w:rFonts w:ascii="Calibri" w:hAnsi="Calibri"/>
                <w:sz w:val="16"/>
                <w:szCs w:val="16"/>
              </w:rPr>
              <w:t>**existing</w:t>
            </w:r>
          </w:p>
          <w:p w14:paraId="7DD3B49D" w14:textId="70234BFA" w:rsidR="00337BD0" w:rsidRPr="00EC33DE" w:rsidRDefault="00337BD0" w:rsidP="00C30A7E">
            <w:pPr>
              <w:keepNext/>
              <w:rPr>
                <w:rFonts w:ascii="Calibri" w:hAnsi="Calibri"/>
                <w:sz w:val="16"/>
                <w:szCs w:val="16"/>
              </w:rPr>
            </w:pPr>
            <w:r>
              <w:rPr>
                <w:rFonts w:ascii="Calibri" w:hAnsi="Calibri"/>
                <w:sz w:val="16"/>
                <w:szCs w:val="16"/>
              </w:rPr>
              <w:t xml:space="preserve">    +new</w:t>
            </w:r>
            <w:r w:rsidRPr="00C30A7E">
              <w:rPr>
                <w:rFonts w:ascii="Calibri" w:hAnsi="Calibri"/>
                <w:sz w:val="16"/>
                <w:szCs w:val="16"/>
              </w:rPr>
              <w:t>&gt;&gt;</w:t>
            </w:r>
          </w:p>
        </w:tc>
      </w:tr>
      <w:tr w:rsidR="00337BD0" w:rsidRPr="00295655" w14:paraId="1F9B9723" w14:textId="3DC4E8D7" w:rsidTr="007372AC">
        <w:trPr>
          <w:cantSplit/>
          <w:trHeight w:val="288"/>
        </w:trPr>
        <w:tc>
          <w:tcPr>
            <w:tcW w:w="1459" w:type="dxa"/>
            <w:vAlign w:val="center"/>
          </w:tcPr>
          <w:p w14:paraId="1F9B9718" w14:textId="77777777" w:rsidR="00337BD0" w:rsidRPr="00295655" w:rsidRDefault="00337BD0" w:rsidP="000C6F83">
            <w:pPr>
              <w:keepNext/>
              <w:rPr>
                <w:rFonts w:ascii="Calibri" w:hAnsi="Calibri"/>
                <w:sz w:val="18"/>
                <w:szCs w:val="18"/>
              </w:rPr>
            </w:pPr>
          </w:p>
        </w:tc>
        <w:tc>
          <w:tcPr>
            <w:tcW w:w="1460" w:type="dxa"/>
            <w:vAlign w:val="center"/>
          </w:tcPr>
          <w:p w14:paraId="1F9B9719" w14:textId="77777777" w:rsidR="00337BD0" w:rsidRPr="00295655" w:rsidRDefault="00337BD0" w:rsidP="000C6F83">
            <w:pPr>
              <w:keepNext/>
              <w:rPr>
                <w:rFonts w:ascii="Calibri" w:hAnsi="Calibri"/>
                <w:sz w:val="18"/>
                <w:szCs w:val="18"/>
              </w:rPr>
            </w:pPr>
          </w:p>
        </w:tc>
        <w:tc>
          <w:tcPr>
            <w:tcW w:w="1460" w:type="dxa"/>
            <w:vAlign w:val="center"/>
          </w:tcPr>
          <w:p w14:paraId="1F9B971A" w14:textId="77777777" w:rsidR="00337BD0" w:rsidRPr="00295655" w:rsidRDefault="00337BD0" w:rsidP="000C6F83">
            <w:pPr>
              <w:keepNext/>
              <w:rPr>
                <w:rFonts w:ascii="Calibri" w:hAnsi="Calibri"/>
                <w:sz w:val="18"/>
                <w:szCs w:val="18"/>
              </w:rPr>
            </w:pPr>
          </w:p>
        </w:tc>
        <w:tc>
          <w:tcPr>
            <w:tcW w:w="1460" w:type="dxa"/>
            <w:vAlign w:val="center"/>
          </w:tcPr>
          <w:p w14:paraId="1F9B971B" w14:textId="77777777" w:rsidR="00337BD0" w:rsidRPr="00295655" w:rsidRDefault="00337BD0" w:rsidP="000C6F83">
            <w:pPr>
              <w:keepNext/>
              <w:rPr>
                <w:rFonts w:ascii="Calibri" w:hAnsi="Calibri"/>
                <w:sz w:val="18"/>
                <w:szCs w:val="18"/>
              </w:rPr>
            </w:pPr>
          </w:p>
        </w:tc>
        <w:tc>
          <w:tcPr>
            <w:tcW w:w="1460" w:type="dxa"/>
            <w:vAlign w:val="center"/>
          </w:tcPr>
          <w:p w14:paraId="1F9B971C" w14:textId="77777777" w:rsidR="00337BD0" w:rsidRPr="00295655" w:rsidRDefault="00337BD0" w:rsidP="000C6F83">
            <w:pPr>
              <w:keepNext/>
              <w:rPr>
                <w:rFonts w:ascii="Calibri" w:hAnsi="Calibri"/>
                <w:sz w:val="18"/>
                <w:szCs w:val="18"/>
              </w:rPr>
            </w:pPr>
          </w:p>
        </w:tc>
        <w:tc>
          <w:tcPr>
            <w:tcW w:w="1459" w:type="dxa"/>
            <w:vAlign w:val="center"/>
          </w:tcPr>
          <w:p w14:paraId="1F9B971D" w14:textId="77777777" w:rsidR="00337BD0" w:rsidRPr="00295655" w:rsidRDefault="00337BD0" w:rsidP="000C6F83">
            <w:pPr>
              <w:keepNext/>
              <w:rPr>
                <w:rFonts w:ascii="Calibri" w:hAnsi="Calibri"/>
                <w:sz w:val="18"/>
                <w:szCs w:val="18"/>
              </w:rPr>
            </w:pPr>
          </w:p>
        </w:tc>
        <w:tc>
          <w:tcPr>
            <w:tcW w:w="1460" w:type="dxa"/>
            <w:vAlign w:val="center"/>
          </w:tcPr>
          <w:p w14:paraId="1F9B971E" w14:textId="77777777" w:rsidR="00337BD0" w:rsidRPr="00295655" w:rsidRDefault="00337BD0" w:rsidP="000C6F83">
            <w:pPr>
              <w:keepNext/>
              <w:rPr>
                <w:rFonts w:ascii="Calibri" w:hAnsi="Calibri"/>
                <w:sz w:val="18"/>
                <w:szCs w:val="18"/>
              </w:rPr>
            </w:pPr>
          </w:p>
        </w:tc>
        <w:tc>
          <w:tcPr>
            <w:tcW w:w="1460" w:type="dxa"/>
            <w:vAlign w:val="center"/>
          </w:tcPr>
          <w:p w14:paraId="1F9B971F" w14:textId="77777777" w:rsidR="00337BD0" w:rsidRPr="00295655" w:rsidRDefault="00337BD0" w:rsidP="000C6F83">
            <w:pPr>
              <w:keepNext/>
              <w:rPr>
                <w:rFonts w:ascii="Calibri" w:hAnsi="Calibri"/>
                <w:sz w:val="18"/>
                <w:szCs w:val="18"/>
              </w:rPr>
            </w:pPr>
          </w:p>
        </w:tc>
        <w:tc>
          <w:tcPr>
            <w:tcW w:w="1460" w:type="dxa"/>
          </w:tcPr>
          <w:p w14:paraId="248FA669" w14:textId="77777777" w:rsidR="00337BD0" w:rsidRPr="00295655" w:rsidRDefault="00337BD0" w:rsidP="000C6F83">
            <w:pPr>
              <w:keepNext/>
              <w:rPr>
                <w:rFonts w:ascii="Calibri" w:hAnsi="Calibri"/>
                <w:sz w:val="18"/>
                <w:szCs w:val="18"/>
              </w:rPr>
            </w:pPr>
          </w:p>
        </w:tc>
        <w:tc>
          <w:tcPr>
            <w:tcW w:w="1460" w:type="dxa"/>
          </w:tcPr>
          <w:p w14:paraId="4625590C" w14:textId="77777777" w:rsidR="00337BD0" w:rsidRPr="00295655" w:rsidRDefault="00337BD0" w:rsidP="000C6F83">
            <w:pPr>
              <w:keepNext/>
              <w:rPr>
                <w:rFonts w:ascii="Calibri" w:hAnsi="Calibri"/>
                <w:sz w:val="18"/>
                <w:szCs w:val="18"/>
              </w:rPr>
            </w:pPr>
          </w:p>
        </w:tc>
      </w:tr>
      <w:tr w:rsidR="003D7B89" w:rsidRPr="00295655" w14:paraId="1F9B9732" w14:textId="360F4AE5" w:rsidTr="00947437">
        <w:trPr>
          <w:cantSplit/>
        </w:trPr>
        <w:tc>
          <w:tcPr>
            <w:tcW w:w="14598" w:type="dxa"/>
            <w:gridSpan w:val="10"/>
          </w:tcPr>
          <w:p w14:paraId="03B902D8" w14:textId="2202C04E" w:rsidR="003D7B89" w:rsidRPr="00295655" w:rsidRDefault="003D7B89" w:rsidP="008F2BFE">
            <w:pPr>
              <w:keepNext/>
              <w:rPr>
                <w:rFonts w:ascii="Calibri" w:hAnsi="Calibri"/>
                <w:sz w:val="18"/>
                <w:szCs w:val="18"/>
              </w:rPr>
            </w:pPr>
            <w:r w:rsidRPr="00295655">
              <w:rPr>
                <w:rFonts w:ascii="Calibri" w:hAnsi="Calibri"/>
                <w:sz w:val="18"/>
                <w:szCs w:val="18"/>
              </w:rPr>
              <w:t>Notes:</w:t>
            </w:r>
          </w:p>
        </w:tc>
      </w:tr>
    </w:tbl>
    <w:p w14:paraId="1F9B9733" w14:textId="77777777" w:rsidR="008F2BFE" w:rsidRPr="00295655" w:rsidRDefault="008F2BFE" w:rsidP="008846F4">
      <w:pPr>
        <w:rPr>
          <w:rFonts w:ascii="Calibri" w:hAnsi="Calibri"/>
          <w:sz w:val="18"/>
          <w:szCs w:val="18"/>
        </w:rPr>
      </w:pPr>
    </w:p>
    <w:p w14:paraId="1F9B9734" w14:textId="77777777" w:rsidR="008F2BFE" w:rsidRPr="00295655" w:rsidRDefault="008F2BFE" w:rsidP="008846F4">
      <w:pPr>
        <w:rPr>
          <w:rFonts w:ascii="Calibri" w:hAnsi="Calibri"/>
          <w:sz w:val="18"/>
          <w:szCs w:val="18"/>
        </w:rPr>
      </w:pPr>
    </w:p>
    <w:p w14:paraId="1F9B9735" w14:textId="77777777" w:rsidR="008F2BFE" w:rsidRPr="00295655" w:rsidRDefault="008F2BFE" w:rsidP="008846F4">
      <w:pPr>
        <w:rPr>
          <w:rFonts w:ascii="Calibri" w:hAnsi="Calibri"/>
          <w:sz w:val="18"/>
          <w:szCs w:val="18"/>
        </w:rPr>
      </w:pPr>
    </w:p>
    <w:p w14:paraId="1F9B9736" w14:textId="77777777" w:rsidR="008F2BFE" w:rsidRPr="00295655" w:rsidRDefault="008F2B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1"/>
        <w:gridCol w:w="1462"/>
        <w:gridCol w:w="1461"/>
        <w:gridCol w:w="1462"/>
        <w:gridCol w:w="1462"/>
        <w:gridCol w:w="1461"/>
        <w:gridCol w:w="1462"/>
        <w:gridCol w:w="1461"/>
        <w:gridCol w:w="1462"/>
        <w:gridCol w:w="1462"/>
      </w:tblGrid>
      <w:tr w:rsidR="00430D2F" w:rsidRPr="00295655" w14:paraId="1F9B973A" w14:textId="29F9FD53" w:rsidTr="00EC33DE">
        <w:trPr>
          <w:cantSplit/>
        </w:trPr>
        <w:tc>
          <w:tcPr>
            <w:tcW w:w="14616" w:type="dxa"/>
            <w:gridSpan w:val="10"/>
            <w:shd w:val="clear" w:color="auto" w:fill="auto"/>
          </w:tcPr>
          <w:p w14:paraId="7ED58404" w14:textId="77777777" w:rsidR="00430D2F" w:rsidRDefault="00430D2F" w:rsidP="00007C52">
            <w:pPr>
              <w:keepNext/>
              <w:rPr>
                <w:rFonts w:ascii="Calibri" w:hAnsi="Calibri"/>
                <w:b/>
                <w:sz w:val="18"/>
                <w:szCs w:val="18"/>
              </w:rPr>
            </w:pPr>
            <w:r>
              <w:rPr>
                <w:rFonts w:ascii="Calibri" w:hAnsi="Calibri"/>
                <w:b/>
                <w:sz w:val="18"/>
                <w:szCs w:val="18"/>
              </w:rPr>
              <w:t>C</w:t>
            </w:r>
            <w:r w:rsidRPr="00295655">
              <w:rPr>
                <w:rFonts w:ascii="Calibri" w:hAnsi="Calibri"/>
                <w:b/>
                <w:sz w:val="18"/>
                <w:szCs w:val="18"/>
              </w:rPr>
              <w:t xml:space="preserve">. </w:t>
            </w:r>
            <w:r>
              <w:rPr>
                <w:rFonts w:ascii="Calibri" w:hAnsi="Calibri"/>
                <w:b/>
                <w:sz w:val="18"/>
                <w:szCs w:val="18"/>
              </w:rPr>
              <w:t xml:space="preserve">Design </w:t>
            </w:r>
            <w:r w:rsidRPr="00295655">
              <w:rPr>
                <w:rFonts w:ascii="Calibri" w:hAnsi="Calibri"/>
                <w:b/>
                <w:sz w:val="18"/>
                <w:szCs w:val="18"/>
              </w:rPr>
              <w:t xml:space="preserve">Space Conditioning (SC) System Compliance </w:t>
            </w:r>
            <w:r>
              <w:rPr>
                <w:rFonts w:ascii="Calibri" w:hAnsi="Calibri"/>
                <w:b/>
                <w:sz w:val="18"/>
                <w:szCs w:val="18"/>
              </w:rPr>
              <w:t>Requirements from CF1R</w:t>
            </w:r>
          </w:p>
          <w:p w14:paraId="60368CC1" w14:textId="77777777" w:rsidR="00430D2F" w:rsidRPr="00E91CEC" w:rsidRDefault="00430D2F" w:rsidP="00007C52">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767821AE" w14:textId="27C2B955" w:rsidR="00430D2F" w:rsidRDefault="00430D2F" w:rsidP="00007C52">
            <w:pPr>
              <w:keepNext/>
              <w:rPr>
                <w:rFonts w:ascii="Calibri" w:hAnsi="Calibri"/>
                <w:b/>
                <w:sz w:val="18"/>
                <w:szCs w:val="18"/>
              </w:rPr>
            </w:pPr>
            <w:r w:rsidRPr="00FB4BFD">
              <w:rPr>
                <w:rFonts w:ascii="Calibri" w:hAnsi="Calibri"/>
                <w:sz w:val="18"/>
                <w:szCs w:val="18"/>
              </w:rPr>
              <w:t>&lt;&lt;require one row of data for each SC System in Section B;  do not allow user to overwrite these referenced data&gt;&gt;</w:t>
            </w:r>
          </w:p>
        </w:tc>
      </w:tr>
      <w:tr w:rsidR="00EC33DE" w:rsidRPr="00295655" w14:paraId="1F9B9745" w14:textId="79B109D1" w:rsidTr="009C543C">
        <w:trPr>
          <w:cantSplit/>
          <w:trHeight w:val="215"/>
        </w:trPr>
        <w:tc>
          <w:tcPr>
            <w:tcW w:w="1461" w:type="dxa"/>
            <w:vAlign w:val="center"/>
          </w:tcPr>
          <w:p w14:paraId="1F9B973B" w14:textId="77777777" w:rsidR="00EC33DE" w:rsidRPr="00295655" w:rsidRDefault="00EC33DE" w:rsidP="00A82EF3">
            <w:pPr>
              <w:keepNext/>
              <w:jc w:val="center"/>
              <w:rPr>
                <w:rFonts w:ascii="Calibri" w:hAnsi="Calibri"/>
                <w:sz w:val="18"/>
                <w:szCs w:val="18"/>
              </w:rPr>
            </w:pPr>
            <w:r>
              <w:rPr>
                <w:rFonts w:ascii="Calibri" w:hAnsi="Calibri"/>
                <w:sz w:val="18"/>
                <w:szCs w:val="18"/>
              </w:rPr>
              <w:t>01</w:t>
            </w:r>
          </w:p>
        </w:tc>
        <w:tc>
          <w:tcPr>
            <w:tcW w:w="1462" w:type="dxa"/>
            <w:vAlign w:val="center"/>
          </w:tcPr>
          <w:p w14:paraId="1F9B973C"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02</w:t>
            </w:r>
          </w:p>
        </w:tc>
        <w:tc>
          <w:tcPr>
            <w:tcW w:w="1461" w:type="dxa"/>
            <w:vAlign w:val="center"/>
          </w:tcPr>
          <w:p w14:paraId="1F9B973D"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03</w:t>
            </w:r>
          </w:p>
        </w:tc>
        <w:tc>
          <w:tcPr>
            <w:tcW w:w="1462" w:type="dxa"/>
            <w:vAlign w:val="center"/>
          </w:tcPr>
          <w:p w14:paraId="1F9B973E"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04</w:t>
            </w:r>
          </w:p>
        </w:tc>
        <w:tc>
          <w:tcPr>
            <w:tcW w:w="1462" w:type="dxa"/>
            <w:vAlign w:val="center"/>
          </w:tcPr>
          <w:p w14:paraId="1F9B973F"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05</w:t>
            </w:r>
          </w:p>
        </w:tc>
        <w:tc>
          <w:tcPr>
            <w:tcW w:w="1461" w:type="dxa"/>
            <w:vAlign w:val="center"/>
          </w:tcPr>
          <w:p w14:paraId="1F9B9740"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06</w:t>
            </w:r>
          </w:p>
        </w:tc>
        <w:tc>
          <w:tcPr>
            <w:tcW w:w="1462" w:type="dxa"/>
            <w:vAlign w:val="center"/>
          </w:tcPr>
          <w:p w14:paraId="1F9B9741"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07</w:t>
            </w:r>
          </w:p>
        </w:tc>
        <w:tc>
          <w:tcPr>
            <w:tcW w:w="1461" w:type="dxa"/>
            <w:vAlign w:val="center"/>
          </w:tcPr>
          <w:p w14:paraId="1F9B9742"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08</w:t>
            </w:r>
          </w:p>
        </w:tc>
        <w:tc>
          <w:tcPr>
            <w:tcW w:w="1462" w:type="dxa"/>
            <w:vAlign w:val="center"/>
          </w:tcPr>
          <w:p w14:paraId="1F9B9743"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09</w:t>
            </w:r>
          </w:p>
        </w:tc>
        <w:tc>
          <w:tcPr>
            <w:tcW w:w="1462" w:type="dxa"/>
          </w:tcPr>
          <w:p w14:paraId="17D28FA3" w14:textId="76FE5ADF" w:rsidR="00EC33DE" w:rsidRDefault="00EC33DE" w:rsidP="00A82EF3">
            <w:pPr>
              <w:keepNext/>
              <w:jc w:val="center"/>
              <w:rPr>
                <w:rFonts w:ascii="Calibri" w:hAnsi="Calibri"/>
                <w:sz w:val="18"/>
                <w:szCs w:val="18"/>
              </w:rPr>
            </w:pPr>
            <w:r>
              <w:rPr>
                <w:rFonts w:ascii="Calibri" w:hAnsi="Calibri"/>
                <w:sz w:val="18"/>
                <w:szCs w:val="18"/>
              </w:rPr>
              <w:t>10</w:t>
            </w:r>
          </w:p>
        </w:tc>
      </w:tr>
      <w:tr w:rsidR="00EC33DE" w:rsidRPr="00295655" w14:paraId="1F9B975B" w14:textId="03DD2BAC" w:rsidTr="009C543C">
        <w:trPr>
          <w:cantSplit/>
          <w:trHeight w:val="576"/>
        </w:trPr>
        <w:tc>
          <w:tcPr>
            <w:tcW w:w="1461" w:type="dxa"/>
            <w:vAlign w:val="bottom"/>
          </w:tcPr>
          <w:p w14:paraId="2234C015" w14:textId="7122F903" w:rsidR="0036092C" w:rsidRDefault="0036092C" w:rsidP="0036092C">
            <w:pPr>
              <w:keepNext/>
              <w:jc w:val="center"/>
              <w:rPr>
                <w:rFonts w:ascii="Calibri" w:hAnsi="Calibri"/>
                <w:sz w:val="18"/>
                <w:szCs w:val="18"/>
              </w:rPr>
            </w:pPr>
            <w:r w:rsidRPr="0036092C">
              <w:rPr>
                <w:rFonts w:ascii="Calibri" w:hAnsi="Calibri"/>
                <w:sz w:val="18"/>
                <w:szCs w:val="18"/>
              </w:rPr>
              <w:t>SC System</w:t>
            </w:r>
          </w:p>
          <w:p w14:paraId="1F9B9746" w14:textId="6EA3EFD5" w:rsidR="00EC33DE" w:rsidRPr="00295655" w:rsidRDefault="00EC33DE" w:rsidP="0036092C">
            <w:pPr>
              <w:keepNext/>
              <w:jc w:val="center"/>
              <w:rPr>
                <w:rFonts w:ascii="Calibri" w:hAnsi="Calibri"/>
                <w:sz w:val="18"/>
                <w:szCs w:val="18"/>
              </w:rPr>
            </w:pPr>
            <w:r w:rsidRPr="00295655">
              <w:rPr>
                <w:rFonts w:ascii="Calibri" w:hAnsi="Calibri"/>
                <w:sz w:val="18"/>
                <w:szCs w:val="18"/>
              </w:rPr>
              <w:t>Identification or Name</w:t>
            </w:r>
          </w:p>
        </w:tc>
        <w:tc>
          <w:tcPr>
            <w:tcW w:w="1462" w:type="dxa"/>
            <w:vAlign w:val="bottom"/>
          </w:tcPr>
          <w:p w14:paraId="1F9B9747"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Heating</w:t>
            </w:r>
          </w:p>
          <w:p w14:paraId="1F9B9748"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Efficiency</w:t>
            </w:r>
          </w:p>
          <w:p w14:paraId="1F9B9749"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Type</w:t>
            </w:r>
          </w:p>
        </w:tc>
        <w:tc>
          <w:tcPr>
            <w:tcW w:w="1461" w:type="dxa"/>
            <w:vAlign w:val="bottom"/>
          </w:tcPr>
          <w:p w14:paraId="1F9B974A"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Minimum</w:t>
            </w:r>
          </w:p>
          <w:p w14:paraId="1F9B974B"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Heating</w:t>
            </w:r>
          </w:p>
          <w:p w14:paraId="1F9B974C"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Efficiency</w:t>
            </w:r>
          </w:p>
          <w:p w14:paraId="1F9B974D"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Value</w:t>
            </w:r>
          </w:p>
        </w:tc>
        <w:tc>
          <w:tcPr>
            <w:tcW w:w="1462" w:type="dxa"/>
            <w:vAlign w:val="bottom"/>
          </w:tcPr>
          <w:p w14:paraId="1F9B974E"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 xml:space="preserve">Heat Pump Heating Capacity </w:t>
            </w:r>
          </w:p>
          <w:p w14:paraId="1F9B974F" w14:textId="055591B5" w:rsidR="00EC33DE" w:rsidRPr="00295655" w:rsidRDefault="00EC33DE" w:rsidP="00A82EF3">
            <w:pPr>
              <w:keepNext/>
              <w:jc w:val="center"/>
              <w:rPr>
                <w:rFonts w:ascii="Calibri" w:hAnsi="Calibri"/>
                <w:sz w:val="18"/>
                <w:szCs w:val="18"/>
              </w:rPr>
            </w:pPr>
            <w:r w:rsidRPr="00295655">
              <w:rPr>
                <w:rFonts w:ascii="Calibri" w:hAnsi="Calibri"/>
                <w:sz w:val="18"/>
                <w:szCs w:val="18"/>
              </w:rPr>
              <w:t>@ 47</w:t>
            </w:r>
            <w:r w:rsidR="003C24DD">
              <w:rPr>
                <w:rFonts w:ascii="Calibri" w:hAnsi="Calibri"/>
                <w:sz w:val="18"/>
                <w:szCs w:val="18"/>
              </w:rPr>
              <w:t>°</w:t>
            </w:r>
            <w:r w:rsidRPr="00295655">
              <w:rPr>
                <w:rFonts w:ascii="Calibri" w:hAnsi="Calibri"/>
                <w:sz w:val="18"/>
                <w:szCs w:val="18"/>
              </w:rPr>
              <w:t>F</w:t>
            </w:r>
          </w:p>
        </w:tc>
        <w:tc>
          <w:tcPr>
            <w:tcW w:w="1462" w:type="dxa"/>
            <w:vAlign w:val="bottom"/>
          </w:tcPr>
          <w:p w14:paraId="1F9B9750"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 xml:space="preserve">Heat Pump Heating Capacity </w:t>
            </w:r>
          </w:p>
          <w:p w14:paraId="1F9B9751" w14:textId="3EC38566" w:rsidR="00EC33DE" w:rsidRPr="00295655" w:rsidRDefault="00EC33DE" w:rsidP="00A82EF3">
            <w:pPr>
              <w:keepNext/>
              <w:jc w:val="center"/>
              <w:rPr>
                <w:rFonts w:ascii="Calibri" w:hAnsi="Calibri"/>
                <w:sz w:val="18"/>
                <w:szCs w:val="18"/>
              </w:rPr>
            </w:pPr>
            <w:r w:rsidRPr="00295655">
              <w:rPr>
                <w:rFonts w:ascii="Calibri" w:hAnsi="Calibri"/>
                <w:sz w:val="18"/>
                <w:szCs w:val="18"/>
              </w:rPr>
              <w:t>@ 17</w:t>
            </w:r>
            <w:r w:rsidR="003C24DD">
              <w:rPr>
                <w:rFonts w:ascii="Calibri" w:hAnsi="Calibri"/>
                <w:sz w:val="18"/>
                <w:szCs w:val="18"/>
              </w:rPr>
              <w:t>°</w:t>
            </w:r>
            <w:r w:rsidRPr="00295655">
              <w:rPr>
                <w:rFonts w:ascii="Calibri" w:hAnsi="Calibri"/>
                <w:sz w:val="18"/>
                <w:szCs w:val="18"/>
              </w:rPr>
              <w:t>F</w:t>
            </w:r>
          </w:p>
        </w:tc>
        <w:tc>
          <w:tcPr>
            <w:tcW w:w="1461" w:type="dxa"/>
            <w:vAlign w:val="bottom"/>
          </w:tcPr>
          <w:p w14:paraId="1F9B9752"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Minimum</w:t>
            </w:r>
          </w:p>
          <w:p w14:paraId="1F9B9753"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Cooling Efficiency</w:t>
            </w:r>
          </w:p>
          <w:p w14:paraId="1F9B9754"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SEER</w:t>
            </w:r>
          </w:p>
        </w:tc>
        <w:tc>
          <w:tcPr>
            <w:tcW w:w="1462" w:type="dxa"/>
            <w:vAlign w:val="bottom"/>
          </w:tcPr>
          <w:p w14:paraId="1F9B9755"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Minimum</w:t>
            </w:r>
          </w:p>
          <w:p w14:paraId="1F9B9756"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Cooling Efficiency</w:t>
            </w:r>
          </w:p>
          <w:p w14:paraId="1F9B9757" w14:textId="77777777" w:rsidR="00EC33DE" w:rsidRPr="00295655" w:rsidRDefault="00EC33DE" w:rsidP="00A82EF3">
            <w:pPr>
              <w:keepNext/>
              <w:jc w:val="center"/>
              <w:rPr>
                <w:rFonts w:ascii="Calibri" w:hAnsi="Calibri"/>
                <w:sz w:val="18"/>
                <w:szCs w:val="18"/>
              </w:rPr>
            </w:pPr>
            <w:r w:rsidRPr="00295655">
              <w:rPr>
                <w:rFonts w:ascii="Calibri" w:hAnsi="Calibri"/>
                <w:sz w:val="18"/>
                <w:szCs w:val="18"/>
              </w:rPr>
              <w:t>EER</w:t>
            </w:r>
          </w:p>
        </w:tc>
        <w:tc>
          <w:tcPr>
            <w:tcW w:w="1461" w:type="dxa"/>
            <w:vAlign w:val="bottom"/>
          </w:tcPr>
          <w:p w14:paraId="1F9B9758" w14:textId="12486F9F" w:rsidR="00EC33DE" w:rsidRPr="00295655" w:rsidRDefault="00EC33DE" w:rsidP="0058404E">
            <w:pPr>
              <w:keepNext/>
              <w:jc w:val="center"/>
              <w:rPr>
                <w:rFonts w:ascii="Calibri" w:hAnsi="Calibri"/>
                <w:sz w:val="18"/>
                <w:szCs w:val="18"/>
              </w:rPr>
            </w:pPr>
            <w:r w:rsidRPr="00295655">
              <w:rPr>
                <w:rFonts w:ascii="Calibri" w:hAnsi="Calibri"/>
                <w:sz w:val="18"/>
                <w:szCs w:val="18"/>
              </w:rPr>
              <w:t>Minimum Cooling System Airflow</w:t>
            </w:r>
            <w:r>
              <w:rPr>
                <w:rFonts w:ascii="Calibri" w:hAnsi="Calibri"/>
                <w:sz w:val="18"/>
                <w:szCs w:val="18"/>
              </w:rPr>
              <w:t xml:space="preserve"> </w:t>
            </w:r>
            <w:r w:rsidRPr="00295655">
              <w:rPr>
                <w:rFonts w:ascii="Calibri" w:hAnsi="Calibri"/>
                <w:sz w:val="18"/>
                <w:szCs w:val="18"/>
              </w:rPr>
              <w:t>Rate (</w:t>
            </w:r>
            <w:r>
              <w:rPr>
                <w:rFonts w:ascii="Calibri" w:hAnsi="Calibri"/>
                <w:sz w:val="18"/>
                <w:szCs w:val="18"/>
              </w:rPr>
              <w:t>CFM</w:t>
            </w:r>
            <w:r w:rsidRPr="00295655">
              <w:rPr>
                <w:rFonts w:ascii="Calibri" w:hAnsi="Calibri"/>
                <w:sz w:val="18"/>
                <w:szCs w:val="18"/>
              </w:rPr>
              <w:t>/ton)</w:t>
            </w:r>
          </w:p>
        </w:tc>
        <w:tc>
          <w:tcPr>
            <w:tcW w:w="1462" w:type="dxa"/>
            <w:vAlign w:val="bottom"/>
          </w:tcPr>
          <w:p w14:paraId="1F9B9759" w14:textId="3617CCDA" w:rsidR="00EC33DE" w:rsidRPr="00295655" w:rsidRDefault="00EC33DE" w:rsidP="0058404E">
            <w:pPr>
              <w:keepNext/>
              <w:jc w:val="center"/>
              <w:rPr>
                <w:rFonts w:ascii="Calibri" w:hAnsi="Calibri"/>
                <w:sz w:val="18"/>
                <w:szCs w:val="18"/>
              </w:rPr>
            </w:pPr>
            <w:r w:rsidRPr="00295655">
              <w:rPr>
                <w:rFonts w:ascii="Calibri" w:hAnsi="Calibri"/>
                <w:sz w:val="18"/>
                <w:szCs w:val="18"/>
              </w:rPr>
              <w:t xml:space="preserve">Maximum </w:t>
            </w:r>
            <w:r>
              <w:rPr>
                <w:rFonts w:ascii="Calibri" w:hAnsi="Calibri"/>
                <w:sz w:val="18"/>
                <w:szCs w:val="18"/>
              </w:rPr>
              <w:t xml:space="preserve">Fan Efficacy </w:t>
            </w:r>
            <w:r w:rsidR="003C24DD">
              <w:rPr>
                <w:rFonts w:ascii="Calibri" w:hAnsi="Calibri"/>
                <w:sz w:val="18"/>
                <w:szCs w:val="18"/>
              </w:rPr>
              <w:t>(</w:t>
            </w:r>
            <w:r>
              <w:rPr>
                <w:rFonts w:ascii="Calibri" w:hAnsi="Calibri"/>
                <w:sz w:val="18"/>
                <w:szCs w:val="18"/>
              </w:rPr>
              <w:t>W/CFM</w:t>
            </w:r>
            <w:r w:rsidRPr="00295655">
              <w:rPr>
                <w:rFonts w:ascii="Calibri" w:hAnsi="Calibri"/>
                <w:sz w:val="18"/>
                <w:szCs w:val="18"/>
              </w:rPr>
              <w:t xml:space="preserve"> </w:t>
            </w:r>
            <w:r w:rsidR="003C24DD">
              <w:rPr>
                <w:rFonts w:ascii="Calibri" w:hAnsi="Calibri"/>
                <w:sz w:val="18"/>
                <w:szCs w:val="18"/>
              </w:rPr>
              <w:t>)</w:t>
            </w:r>
          </w:p>
        </w:tc>
        <w:tc>
          <w:tcPr>
            <w:tcW w:w="1462" w:type="dxa"/>
            <w:vAlign w:val="bottom"/>
          </w:tcPr>
          <w:p w14:paraId="1601DDAF" w14:textId="5BAAF2CF" w:rsidR="008577D4" w:rsidRDefault="00702D9B" w:rsidP="008577D4">
            <w:pPr>
              <w:keepNext/>
              <w:jc w:val="center"/>
              <w:rPr>
                <w:rFonts w:ascii="Calibri" w:hAnsi="Calibri"/>
                <w:sz w:val="18"/>
                <w:szCs w:val="18"/>
              </w:rPr>
            </w:pPr>
            <w:r>
              <w:rPr>
                <w:rFonts w:ascii="Calibri" w:hAnsi="Calibri"/>
                <w:sz w:val="18"/>
                <w:szCs w:val="18"/>
              </w:rPr>
              <w:t xml:space="preserve">Modeled </w:t>
            </w:r>
          </w:p>
          <w:p w14:paraId="5AFAAD58" w14:textId="60A23E24" w:rsidR="00EC33DE" w:rsidRDefault="00EC33DE" w:rsidP="008577D4">
            <w:pPr>
              <w:keepNext/>
              <w:jc w:val="center"/>
              <w:rPr>
                <w:rFonts w:ascii="Calibri" w:hAnsi="Calibri"/>
                <w:sz w:val="18"/>
                <w:szCs w:val="18"/>
              </w:rPr>
            </w:pPr>
            <w:r>
              <w:rPr>
                <w:rFonts w:ascii="Calibri" w:hAnsi="Calibri"/>
                <w:sz w:val="18"/>
                <w:szCs w:val="18"/>
              </w:rPr>
              <w:t>R-Value</w:t>
            </w:r>
          </w:p>
          <w:p w14:paraId="56E11596" w14:textId="4831C7D7" w:rsidR="008577D4" w:rsidRDefault="008577D4" w:rsidP="00702D9B">
            <w:pPr>
              <w:keepNext/>
              <w:jc w:val="center"/>
              <w:rPr>
                <w:rFonts w:ascii="Calibri" w:hAnsi="Calibri"/>
                <w:sz w:val="18"/>
                <w:szCs w:val="18"/>
              </w:rPr>
            </w:pPr>
            <w:r>
              <w:rPr>
                <w:rFonts w:ascii="Calibri" w:hAnsi="Calibri"/>
                <w:sz w:val="18"/>
                <w:szCs w:val="18"/>
              </w:rPr>
              <w:t>for Ducts</w:t>
            </w:r>
          </w:p>
        </w:tc>
      </w:tr>
      <w:tr w:rsidR="00EC33DE" w:rsidRPr="00B62959" w14:paraId="1F9B9779" w14:textId="14060CDD" w:rsidTr="009C543C">
        <w:trPr>
          <w:cantSplit/>
          <w:trHeight w:val="359"/>
        </w:trPr>
        <w:tc>
          <w:tcPr>
            <w:tcW w:w="1461" w:type="dxa"/>
          </w:tcPr>
          <w:p w14:paraId="1F9B975C" w14:textId="29CF3377" w:rsidR="00EC33DE" w:rsidRPr="00B62959" w:rsidRDefault="00EC33DE" w:rsidP="00964224">
            <w:pPr>
              <w:keepNext/>
              <w:rPr>
                <w:rFonts w:ascii="Calibri" w:hAnsi="Calibri"/>
                <w:sz w:val="16"/>
                <w:szCs w:val="16"/>
              </w:rPr>
            </w:pPr>
            <w:r>
              <w:rPr>
                <w:rFonts w:ascii="Calibri" w:hAnsi="Calibri"/>
                <w:sz w:val="16"/>
                <w:szCs w:val="16"/>
              </w:rPr>
              <w:t>&lt;</w:t>
            </w:r>
            <w:r w:rsidRPr="00B62959">
              <w:rPr>
                <w:rFonts w:ascii="Calibri" w:hAnsi="Calibri"/>
                <w:sz w:val="16"/>
                <w:szCs w:val="16"/>
              </w:rPr>
              <w:t xml:space="preserve">&lt;auto filled text: referenced from </w:t>
            </w:r>
            <w:r w:rsidR="00964224">
              <w:rPr>
                <w:rFonts w:ascii="Calibri" w:hAnsi="Calibri"/>
                <w:sz w:val="16"/>
                <w:szCs w:val="16"/>
              </w:rPr>
              <w:t>B01</w:t>
            </w:r>
            <w:r w:rsidRPr="00B62959">
              <w:rPr>
                <w:rFonts w:ascii="Calibri" w:hAnsi="Calibri"/>
                <w:sz w:val="16"/>
                <w:szCs w:val="16"/>
              </w:rPr>
              <w:t>&gt;&gt;</w:t>
            </w:r>
          </w:p>
        </w:tc>
        <w:tc>
          <w:tcPr>
            <w:tcW w:w="1462" w:type="dxa"/>
          </w:tcPr>
          <w:p w14:paraId="1F9B975D" w14:textId="3CD51CD7" w:rsidR="00EC33DE" w:rsidRPr="00B62959" w:rsidRDefault="00EC33DE" w:rsidP="00A82EF3">
            <w:pPr>
              <w:keepNext/>
              <w:rPr>
                <w:rFonts w:ascii="Calibri" w:hAnsi="Calibri"/>
                <w:sz w:val="16"/>
                <w:szCs w:val="16"/>
              </w:rPr>
            </w:pPr>
            <w:r>
              <w:rPr>
                <w:rFonts w:ascii="Calibri" w:hAnsi="Calibri"/>
                <w:sz w:val="16"/>
                <w:szCs w:val="16"/>
              </w:rPr>
              <w:t>&lt;</w:t>
            </w:r>
            <w:r w:rsidRPr="00B62959">
              <w:rPr>
                <w:rFonts w:ascii="Calibri" w:hAnsi="Calibri"/>
                <w:sz w:val="16"/>
                <w:szCs w:val="16"/>
              </w:rPr>
              <w:t>&lt;</w:t>
            </w:r>
            <w:ins w:id="1" w:author="Shewmaker, Michael@Energy" w:date="2017-12-13T15:13:00Z">
              <w:r w:rsidR="000A20F1">
                <w:rPr>
                  <w:rFonts w:ascii="Calibri" w:hAnsi="Calibri"/>
                  <w:sz w:val="16"/>
                  <w:szCs w:val="16"/>
                </w:rPr>
                <w:t xml:space="preserve">If B03 = ‘Combined Hydronic’ then report NA; else </w:t>
              </w:r>
            </w:ins>
            <w:r w:rsidRPr="00B62959">
              <w:rPr>
                <w:rFonts w:ascii="Calibri" w:hAnsi="Calibri"/>
                <w:sz w:val="16"/>
                <w:szCs w:val="16"/>
              </w:rPr>
              <w:t>auto filled text: referenced from CF1R for this system name&gt;&gt;</w:t>
            </w:r>
          </w:p>
        </w:tc>
        <w:tc>
          <w:tcPr>
            <w:tcW w:w="1461" w:type="dxa"/>
          </w:tcPr>
          <w:p w14:paraId="1F9B975E" w14:textId="05543FB2" w:rsidR="00EC33DE" w:rsidRPr="00B62959" w:rsidRDefault="00EC33DE" w:rsidP="00A82EF3">
            <w:pPr>
              <w:keepNext/>
              <w:rPr>
                <w:rFonts w:ascii="Calibri" w:hAnsi="Calibri"/>
                <w:sz w:val="16"/>
                <w:szCs w:val="16"/>
              </w:rPr>
            </w:pPr>
            <w:r w:rsidRPr="00B62959">
              <w:rPr>
                <w:rFonts w:ascii="Calibri" w:hAnsi="Calibri"/>
                <w:sz w:val="16"/>
                <w:szCs w:val="16"/>
              </w:rPr>
              <w:t>&lt;</w:t>
            </w:r>
            <w:r>
              <w:rPr>
                <w:rFonts w:ascii="Calibri" w:hAnsi="Calibri"/>
                <w:sz w:val="16"/>
                <w:szCs w:val="16"/>
              </w:rPr>
              <w:t>&lt;</w:t>
            </w:r>
            <w:ins w:id="2" w:author="Shewmaker, Michael@Energy" w:date="2017-12-13T15:14:00Z">
              <w:r w:rsidR="000A20F1">
                <w:rPr>
                  <w:rFonts w:ascii="Calibri" w:hAnsi="Calibri"/>
                  <w:sz w:val="16"/>
                  <w:szCs w:val="16"/>
                </w:rPr>
                <w:t xml:space="preserve">If B03 = ‘Combined Hydronic’ then report NA; else </w:t>
              </w:r>
            </w:ins>
            <w:r w:rsidRPr="00B62959">
              <w:rPr>
                <w:rFonts w:ascii="Calibri" w:hAnsi="Calibri"/>
                <w:sz w:val="16"/>
                <w:szCs w:val="16"/>
              </w:rPr>
              <w:t>auto filled text: referenced from CF1R for this system name&gt;&gt;</w:t>
            </w:r>
          </w:p>
        </w:tc>
        <w:tc>
          <w:tcPr>
            <w:tcW w:w="1462" w:type="dxa"/>
          </w:tcPr>
          <w:p w14:paraId="1F9B975F" w14:textId="77777777" w:rsidR="00EC33DE" w:rsidRDefault="00EC33DE" w:rsidP="007232D0">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 xml:space="preserve"> auto filled text: referenced from CF1R for this system name</w:t>
            </w:r>
            <w:r>
              <w:rPr>
                <w:rFonts w:ascii="Calibri" w:hAnsi="Calibri"/>
                <w:sz w:val="16"/>
                <w:szCs w:val="16"/>
              </w:rPr>
              <w:t xml:space="preserve"> if the data is available;</w:t>
            </w:r>
          </w:p>
          <w:p w14:paraId="1F9B9760" w14:textId="77777777" w:rsidR="00EC33DE" w:rsidRDefault="00EC33DE" w:rsidP="007232D0">
            <w:pPr>
              <w:keepNext/>
              <w:rPr>
                <w:rFonts w:ascii="Calibri" w:hAnsi="Calibri"/>
                <w:sz w:val="16"/>
                <w:szCs w:val="16"/>
              </w:rPr>
            </w:pPr>
            <w:r>
              <w:rPr>
                <w:rFonts w:ascii="Calibri" w:hAnsi="Calibri"/>
                <w:sz w:val="16"/>
                <w:szCs w:val="16"/>
              </w:rPr>
              <w:t xml:space="preserve"> else if the system type on the CF1R does not provide this data, </w:t>
            </w:r>
          </w:p>
          <w:p w14:paraId="1F9B9761" w14:textId="77777777" w:rsidR="00EC33DE" w:rsidRPr="00B62959" w:rsidRDefault="00EC33DE" w:rsidP="007232D0">
            <w:pPr>
              <w:keepNext/>
              <w:rPr>
                <w:rFonts w:ascii="Calibri" w:hAnsi="Calibri"/>
                <w:sz w:val="16"/>
                <w:szCs w:val="16"/>
              </w:rPr>
            </w:pPr>
            <w:r>
              <w:rPr>
                <w:rFonts w:ascii="Calibri" w:hAnsi="Calibri"/>
                <w:sz w:val="16"/>
                <w:szCs w:val="16"/>
              </w:rPr>
              <w:t>then result=N/A</w:t>
            </w:r>
            <w:r w:rsidRPr="00B62959">
              <w:rPr>
                <w:rFonts w:ascii="Calibri" w:hAnsi="Calibri"/>
                <w:sz w:val="16"/>
                <w:szCs w:val="16"/>
              </w:rPr>
              <w:t xml:space="preserve"> &gt;&gt;</w:t>
            </w:r>
          </w:p>
        </w:tc>
        <w:tc>
          <w:tcPr>
            <w:tcW w:w="1462" w:type="dxa"/>
          </w:tcPr>
          <w:p w14:paraId="1F9B9762" w14:textId="77777777" w:rsidR="00EC33DE" w:rsidRDefault="00EC33DE" w:rsidP="007232D0">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3" w14:textId="77777777" w:rsidR="00EC33DE" w:rsidRDefault="00EC33DE" w:rsidP="007232D0">
            <w:pPr>
              <w:keepNext/>
              <w:rPr>
                <w:rFonts w:ascii="Calibri" w:hAnsi="Calibri"/>
                <w:sz w:val="16"/>
                <w:szCs w:val="16"/>
              </w:rPr>
            </w:pPr>
            <w:r>
              <w:rPr>
                <w:rFonts w:ascii="Calibri" w:hAnsi="Calibri"/>
                <w:sz w:val="16"/>
                <w:szCs w:val="16"/>
              </w:rPr>
              <w:t xml:space="preserve"> else if the system type on the CF1R does not provide this data, </w:t>
            </w:r>
          </w:p>
          <w:p w14:paraId="1F9B9764" w14:textId="77777777" w:rsidR="00EC33DE" w:rsidRPr="00B62959" w:rsidRDefault="00EC33DE" w:rsidP="00A82EF3">
            <w:pPr>
              <w:keepNext/>
              <w:rPr>
                <w:rFonts w:ascii="Calibri" w:hAnsi="Calibri"/>
                <w:sz w:val="16"/>
                <w:szCs w:val="16"/>
              </w:rPr>
            </w:pPr>
            <w:r>
              <w:rPr>
                <w:rFonts w:ascii="Calibri" w:hAnsi="Calibri"/>
                <w:sz w:val="16"/>
                <w:szCs w:val="16"/>
              </w:rPr>
              <w:t>then result=N/A</w:t>
            </w:r>
            <w:r w:rsidRPr="00B62959">
              <w:rPr>
                <w:rFonts w:ascii="Calibri" w:hAnsi="Calibri"/>
                <w:sz w:val="16"/>
                <w:szCs w:val="16"/>
              </w:rPr>
              <w:t>&gt;&gt;</w:t>
            </w:r>
          </w:p>
        </w:tc>
        <w:tc>
          <w:tcPr>
            <w:tcW w:w="1461" w:type="dxa"/>
          </w:tcPr>
          <w:p w14:paraId="1F9B9765" w14:textId="77777777" w:rsidR="00EC33DE" w:rsidRDefault="00EC33DE" w:rsidP="00E176EF">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6" w14:textId="77777777" w:rsidR="00EC33DE" w:rsidRDefault="00EC33DE" w:rsidP="00E176EF">
            <w:pPr>
              <w:keepNext/>
              <w:rPr>
                <w:rFonts w:ascii="Calibri" w:hAnsi="Calibri"/>
                <w:sz w:val="16"/>
                <w:szCs w:val="16"/>
              </w:rPr>
            </w:pPr>
            <w:r>
              <w:rPr>
                <w:rFonts w:ascii="Calibri" w:hAnsi="Calibri"/>
                <w:sz w:val="16"/>
                <w:szCs w:val="16"/>
              </w:rPr>
              <w:t xml:space="preserve"> else if the system type on the CF1R does not provide this data, </w:t>
            </w:r>
          </w:p>
          <w:p w14:paraId="1F9B9767" w14:textId="77777777" w:rsidR="00EC33DE" w:rsidRPr="00B62959" w:rsidRDefault="00EC33DE" w:rsidP="00E176EF">
            <w:pPr>
              <w:keepNext/>
              <w:rPr>
                <w:rFonts w:ascii="Calibri" w:hAnsi="Calibri"/>
                <w:sz w:val="16"/>
                <w:szCs w:val="16"/>
              </w:rPr>
            </w:pPr>
            <w:r>
              <w:rPr>
                <w:rFonts w:ascii="Calibri" w:hAnsi="Calibri"/>
                <w:sz w:val="16"/>
                <w:szCs w:val="16"/>
              </w:rPr>
              <w:t>then result=N/A</w:t>
            </w:r>
            <w:r w:rsidDel="00E176EF">
              <w:rPr>
                <w:rFonts w:ascii="Calibri" w:hAnsi="Calibri"/>
                <w:sz w:val="16"/>
                <w:szCs w:val="16"/>
              </w:rPr>
              <w:t xml:space="preserve"> </w:t>
            </w:r>
            <w:r>
              <w:rPr>
                <w:rFonts w:ascii="Calibri" w:hAnsi="Calibri"/>
                <w:sz w:val="16"/>
                <w:szCs w:val="16"/>
              </w:rPr>
              <w:t>&gt;&gt;</w:t>
            </w:r>
          </w:p>
        </w:tc>
        <w:tc>
          <w:tcPr>
            <w:tcW w:w="1462" w:type="dxa"/>
          </w:tcPr>
          <w:p w14:paraId="1F9B9768" w14:textId="77777777" w:rsidR="00EC33DE" w:rsidRDefault="00EC33DE" w:rsidP="00E176EF">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9" w14:textId="77777777" w:rsidR="00EC33DE" w:rsidRDefault="00EC33DE" w:rsidP="00E176EF">
            <w:pPr>
              <w:keepNext/>
              <w:rPr>
                <w:rFonts w:ascii="Calibri" w:hAnsi="Calibri"/>
                <w:sz w:val="16"/>
                <w:szCs w:val="16"/>
              </w:rPr>
            </w:pPr>
            <w:r>
              <w:rPr>
                <w:rFonts w:ascii="Calibri" w:hAnsi="Calibri"/>
                <w:sz w:val="16"/>
                <w:szCs w:val="16"/>
              </w:rPr>
              <w:t xml:space="preserve"> else if the system type on the CF1R does not provide this data, </w:t>
            </w:r>
          </w:p>
          <w:p w14:paraId="1F9B976A" w14:textId="77777777" w:rsidR="00EC33DE" w:rsidRPr="00B62959" w:rsidRDefault="00EC33DE" w:rsidP="00E176EF">
            <w:pPr>
              <w:keepNext/>
              <w:rPr>
                <w:rFonts w:ascii="Calibri" w:hAnsi="Calibri"/>
                <w:sz w:val="16"/>
                <w:szCs w:val="16"/>
              </w:rPr>
            </w:pPr>
            <w:r>
              <w:rPr>
                <w:rFonts w:ascii="Calibri" w:hAnsi="Calibri"/>
                <w:sz w:val="16"/>
                <w:szCs w:val="16"/>
              </w:rPr>
              <w:t>then result=N/A&gt;&gt;</w:t>
            </w:r>
          </w:p>
        </w:tc>
        <w:tc>
          <w:tcPr>
            <w:tcW w:w="1461" w:type="dxa"/>
          </w:tcPr>
          <w:p w14:paraId="1F9B976B" w14:textId="77777777" w:rsidR="00EC33DE" w:rsidRDefault="00EC33DE" w:rsidP="00E176EF">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C" w14:textId="77777777" w:rsidR="00EC33DE" w:rsidRDefault="00EC33DE" w:rsidP="00E176EF">
            <w:pPr>
              <w:keepNext/>
              <w:rPr>
                <w:rFonts w:ascii="Calibri" w:hAnsi="Calibri"/>
                <w:sz w:val="16"/>
                <w:szCs w:val="16"/>
              </w:rPr>
            </w:pPr>
            <w:r>
              <w:rPr>
                <w:rFonts w:ascii="Calibri" w:hAnsi="Calibri"/>
                <w:sz w:val="16"/>
                <w:szCs w:val="16"/>
              </w:rPr>
              <w:t xml:space="preserve"> else if the system type on the CF1R does not provide this data, </w:t>
            </w:r>
          </w:p>
          <w:p w14:paraId="1F9B976D" w14:textId="77777777" w:rsidR="00EC33DE" w:rsidRPr="00B62959" w:rsidRDefault="00EC33DE" w:rsidP="00E176EF">
            <w:pPr>
              <w:keepNext/>
              <w:rPr>
                <w:rFonts w:ascii="Calibri" w:hAnsi="Calibri"/>
                <w:sz w:val="16"/>
                <w:szCs w:val="16"/>
              </w:rPr>
            </w:pPr>
            <w:r>
              <w:rPr>
                <w:rFonts w:ascii="Calibri" w:hAnsi="Calibri"/>
                <w:sz w:val="16"/>
                <w:szCs w:val="16"/>
              </w:rPr>
              <w:t>then result=N/A&gt;&gt;</w:t>
            </w:r>
          </w:p>
        </w:tc>
        <w:tc>
          <w:tcPr>
            <w:tcW w:w="1462" w:type="dxa"/>
          </w:tcPr>
          <w:p w14:paraId="1F9B976E" w14:textId="77777777" w:rsidR="00EC33DE" w:rsidRDefault="00EC33DE" w:rsidP="00E176EF">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F" w14:textId="77777777" w:rsidR="00EC33DE" w:rsidRDefault="00EC33DE" w:rsidP="00E176EF">
            <w:pPr>
              <w:keepNext/>
              <w:rPr>
                <w:rFonts w:ascii="Calibri" w:hAnsi="Calibri"/>
                <w:sz w:val="16"/>
                <w:szCs w:val="16"/>
              </w:rPr>
            </w:pPr>
            <w:r>
              <w:rPr>
                <w:rFonts w:ascii="Calibri" w:hAnsi="Calibri"/>
                <w:sz w:val="16"/>
                <w:szCs w:val="16"/>
              </w:rPr>
              <w:t xml:space="preserve"> else if the system type on the CF1R does not provide this data, </w:t>
            </w:r>
          </w:p>
          <w:p w14:paraId="1F9B9770" w14:textId="77777777" w:rsidR="00EC33DE" w:rsidRPr="0061440C" w:rsidRDefault="00EC33DE" w:rsidP="00E176EF">
            <w:pPr>
              <w:keepNext/>
              <w:rPr>
                <w:rFonts w:ascii="Calibri" w:hAnsi="Calibri"/>
                <w:sz w:val="16"/>
                <w:szCs w:val="16"/>
              </w:rPr>
            </w:pPr>
            <w:r>
              <w:rPr>
                <w:rFonts w:ascii="Calibri" w:hAnsi="Calibri"/>
                <w:sz w:val="16"/>
                <w:szCs w:val="16"/>
              </w:rPr>
              <w:t>then result=N/A&gt;&gt;</w:t>
            </w:r>
          </w:p>
        </w:tc>
        <w:tc>
          <w:tcPr>
            <w:tcW w:w="1462" w:type="dxa"/>
          </w:tcPr>
          <w:p w14:paraId="07CC360C" w14:textId="6713DDA5" w:rsidR="00771C02" w:rsidRPr="00771C02" w:rsidRDefault="00EC33DE" w:rsidP="00771C02">
            <w:pPr>
              <w:keepNext/>
              <w:rPr>
                <w:rFonts w:ascii="Calibri" w:hAnsi="Calibri"/>
                <w:sz w:val="16"/>
                <w:szCs w:val="16"/>
              </w:rPr>
            </w:pPr>
            <w:r>
              <w:rPr>
                <w:rFonts w:ascii="Calibri" w:hAnsi="Calibri"/>
                <w:sz w:val="16"/>
                <w:szCs w:val="16"/>
              </w:rPr>
              <w:t>&lt;&lt;</w:t>
            </w:r>
            <w:r w:rsidR="00771C02">
              <w:t xml:space="preserve"> </w:t>
            </w:r>
            <w:r w:rsidR="00771C02" w:rsidRPr="00771C02">
              <w:rPr>
                <w:rFonts w:ascii="Calibri" w:hAnsi="Calibri"/>
                <w:sz w:val="16"/>
                <w:szCs w:val="16"/>
              </w:rPr>
              <w:t xml:space="preserve">calculated field: </w:t>
            </w:r>
          </w:p>
          <w:p w14:paraId="5248C82D" w14:textId="77777777" w:rsidR="00771C02" w:rsidRDefault="00771C02" w:rsidP="00771C02">
            <w:pPr>
              <w:keepNext/>
              <w:rPr>
                <w:rFonts w:ascii="Calibri" w:hAnsi="Calibri"/>
                <w:sz w:val="16"/>
                <w:szCs w:val="16"/>
              </w:rPr>
            </w:pPr>
          </w:p>
          <w:p w14:paraId="71C747DE" w14:textId="219E55A8" w:rsidR="00EC33DE" w:rsidRDefault="00EC33DE" w:rsidP="00771C02">
            <w:pPr>
              <w:keepNext/>
              <w:rPr>
                <w:rFonts w:ascii="Calibri" w:hAnsi="Calibri"/>
                <w:sz w:val="16"/>
                <w:szCs w:val="16"/>
              </w:rPr>
            </w:pPr>
            <w:r>
              <w:rPr>
                <w:rFonts w:ascii="Calibri" w:hAnsi="Calibri"/>
                <w:sz w:val="16"/>
                <w:szCs w:val="16"/>
              </w:rPr>
              <w:t xml:space="preserve">if CF1R flags requirement for a Verified Duct System Design, then display text: </w:t>
            </w:r>
          </w:p>
          <w:p w14:paraId="051D0A4F" w14:textId="77777777" w:rsidR="00EC33DE" w:rsidRDefault="00EC33DE" w:rsidP="00DD000F">
            <w:pPr>
              <w:keepNext/>
              <w:rPr>
                <w:rFonts w:ascii="Calibri" w:hAnsi="Calibri"/>
                <w:sz w:val="16"/>
                <w:szCs w:val="16"/>
              </w:rPr>
            </w:pPr>
            <w:r>
              <w:rPr>
                <w:rFonts w:ascii="Calibri" w:hAnsi="Calibri"/>
                <w:sz w:val="16"/>
                <w:szCs w:val="16"/>
              </w:rPr>
              <w:t xml:space="preserve">    Verified Duct </w:t>
            </w:r>
          </w:p>
          <w:p w14:paraId="46213983" w14:textId="77777777" w:rsidR="00EC33DE" w:rsidRDefault="00EC33DE" w:rsidP="00DD000F">
            <w:pPr>
              <w:keepNext/>
              <w:rPr>
                <w:rFonts w:ascii="Calibri" w:hAnsi="Calibri"/>
                <w:sz w:val="16"/>
                <w:szCs w:val="16"/>
              </w:rPr>
            </w:pPr>
            <w:r>
              <w:rPr>
                <w:rFonts w:ascii="Calibri" w:hAnsi="Calibri"/>
                <w:sz w:val="16"/>
                <w:szCs w:val="16"/>
              </w:rPr>
              <w:t xml:space="preserve">     System Design</w:t>
            </w:r>
          </w:p>
          <w:p w14:paraId="03A83501" w14:textId="77777777" w:rsidR="00EC33DE" w:rsidRDefault="00EC33DE" w:rsidP="00E176EF">
            <w:pPr>
              <w:keepNext/>
              <w:rPr>
                <w:rFonts w:ascii="Calibri" w:hAnsi="Calibri"/>
                <w:sz w:val="16"/>
                <w:szCs w:val="16"/>
              </w:rPr>
            </w:pPr>
          </w:p>
          <w:p w14:paraId="670615BE" w14:textId="719C6D28" w:rsidR="00EC33DE" w:rsidRDefault="00EC33DE" w:rsidP="00E176EF">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reference</w:t>
            </w:r>
            <w:r>
              <w:rPr>
                <w:rFonts w:ascii="Calibri" w:hAnsi="Calibri"/>
                <w:sz w:val="16"/>
                <w:szCs w:val="16"/>
              </w:rPr>
              <w:t xml:space="preserve"> the R-value</w:t>
            </w:r>
            <w:r w:rsidRPr="00B62959">
              <w:rPr>
                <w:rFonts w:ascii="Calibri" w:hAnsi="Calibri"/>
                <w:sz w:val="16"/>
                <w:szCs w:val="16"/>
              </w:rPr>
              <w:t xml:space="preserve"> from </w:t>
            </w:r>
            <w:r>
              <w:rPr>
                <w:rFonts w:ascii="Calibri" w:hAnsi="Calibri"/>
                <w:sz w:val="16"/>
                <w:szCs w:val="16"/>
              </w:rPr>
              <w:t xml:space="preserve">the </w:t>
            </w:r>
            <w:r w:rsidRPr="00B62959">
              <w:rPr>
                <w:rFonts w:ascii="Calibri" w:hAnsi="Calibri"/>
                <w:sz w:val="16"/>
                <w:szCs w:val="16"/>
              </w:rPr>
              <w:t>CF1R for this system name</w:t>
            </w:r>
            <w:r>
              <w:rPr>
                <w:rFonts w:ascii="Calibri" w:hAnsi="Calibri"/>
                <w:sz w:val="16"/>
                <w:szCs w:val="16"/>
              </w:rPr>
              <w:t xml:space="preserve"> if the data is available</w:t>
            </w:r>
            <w:r w:rsidR="00702D9B">
              <w:rPr>
                <w:rFonts w:ascii="Calibri" w:hAnsi="Calibri"/>
                <w:sz w:val="16"/>
                <w:szCs w:val="16"/>
              </w:rPr>
              <w:t xml:space="preserve"> (acceptable values: R-0, R-21, R-4.2, R-6, R-8, R-10, R-12)</w:t>
            </w:r>
            <w:r>
              <w:rPr>
                <w:rFonts w:ascii="Calibri" w:hAnsi="Calibri"/>
                <w:sz w:val="16"/>
                <w:szCs w:val="16"/>
              </w:rPr>
              <w:t>;</w:t>
            </w:r>
          </w:p>
          <w:p w14:paraId="52911CA8" w14:textId="77777777" w:rsidR="00771C02" w:rsidRDefault="00771C02" w:rsidP="00E176EF">
            <w:pPr>
              <w:keepNext/>
              <w:rPr>
                <w:rFonts w:ascii="Calibri" w:hAnsi="Calibri"/>
                <w:sz w:val="16"/>
                <w:szCs w:val="16"/>
              </w:rPr>
            </w:pPr>
          </w:p>
          <w:p w14:paraId="2A253A1E" w14:textId="77777777" w:rsidR="00EC33DE" w:rsidRDefault="00EC33DE" w:rsidP="00E176EF">
            <w:pPr>
              <w:keepNext/>
              <w:rPr>
                <w:rFonts w:ascii="Calibri" w:hAnsi="Calibri"/>
                <w:sz w:val="16"/>
                <w:szCs w:val="16"/>
              </w:rPr>
            </w:pPr>
            <w:r>
              <w:rPr>
                <w:rFonts w:ascii="Calibri" w:hAnsi="Calibri"/>
                <w:sz w:val="16"/>
                <w:szCs w:val="16"/>
              </w:rPr>
              <w:t xml:space="preserve">else if CF1R does not provide R-value data for this system, </w:t>
            </w:r>
          </w:p>
          <w:p w14:paraId="472826F1" w14:textId="71336C15" w:rsidR="00EC33DE" w:rsidRDefault="00EC33DE" w:rsidP="0088307D">
            <w:pPr>
              <w:keepNext/>
              <w:rPr>
                <w:rFonts w:ascii="Calibri" w:hAnsi="Calibri"/>
                <w:sz w:val="16"/>
                <w:szCs w:val="16"/>
              </w:rPr>
            </w:pPr>
            <w:r>
              <w:rPr>
                <w:rFonts w:ascii="Calibri" w:hAnsi="Calibri"/>
                <w:sz w:val="16"/>
                <w:szCs w:val="16"/>
              </w:rPr>
              <w:t>then result=N/A&gt;&gt;</w:t>
            </w:r>
          </w:p>
        </w:tc>
      </w:tr>
      <w:tr w:rsidR="009C543C" w:rsidRPr="00295655" w14:paraId="1F9B9784" w14:textId="6A6ACF47" w:rsidTr="009C543C">
        <w:trPr>
          <w:cantSplit/>
          <w:trHeight w:val="288"/>
        </w:trPr>
        <w:tc>
          <w:tcPr>
            <w:tcW w:w="1461" w:type="dxa"/>
            <w:vAlign w:val="center"/>
          </w:tcPr>
          <w:p w14:paraId="1F9B977A" w14:textId="5041B26C" w:rsidR="009C543C" w:rsidRPr="00295655" w:rsidRDefault="009C543C" w:rsidP="00A84FBB">
            <w:pPr>
              <w:keepNext/>
              <w:jc w:val="center"/>
              <w:rPr>
                <w:rFonts w:ascii="Calibri" w:hAnsi="Calibri"/>
                <w:sz w:val="18"/>
                <w:szCs w:val="18"/>
              </w:rPr>
            </w:pPr>
          </w:p>
        </w:tc>
        <w:tc>
          <w:tcPr>
            <w:tcW w:w="1462" w:type="dxa"/>
            <w:vAlign w:val="center"/>
          </w:tcPr>
          <w:p w14:paraId="1F9B977B" w14:textId="77777777" w:rsidR="009C543C" w:rsidRPr="00295655" w:rsidRDefault="009C543C" w:rsidP="00A84FBB">
            <w:pPr>
              <w:keepNext/>
              <w:jc w:val="center"/>
              <w:rPr>
                <w:rFonts w:ascii="Calibri" w:hAnsi="Calibri"/>
                <w:sz w:val="18"/>
                <w:szCs w:val="18"/>
              </w:rPr>
            </w:pPr>
          </w:p>
        </w:tc>
        <w:tc>
          <w:tcPr>
            <w:tcW w:w="1461" w:type="dxa"/>
            <w:vAlign w:val="center"/>
          </w:tcPr>
          <w:p w14:paraId="1F9B977C" w14:textId="77777777" w:rsidR="009C543C" w:rsidRPr="00295655" w:rsidRDefault="009C543C" w:rsidP="00A84FBB">
            <w:pPr>
              <w:keepNext/>
              <w:jc w:val="center"/>
              <w:rPr>
                <w:rFonts w:ascii="Calibri" w:hAnsi="Calibri"/>
                <w:sz w:val="18"/>
                <w:szCs w:val="18"/>
              </w:rPr>
            </w:pPr>
          </w:p>
        </w:tc>
        <w:tc>
          <w:tcPr>
            <w:tcW w:w="1462" w:type="dxa"/>
            <w:vAlign w:val="center"/>
          </w:tcPr>
          <w:p w14:paraId="1F9B977D" w14:textId="77777777" w:rsidR="009C543C" w:rsidRPr="00295655" w:rsidRDefault="009C543C" w:rsidP="00A84FBB">
            <w:pPr>
              <w:keepNext/>
              <w:jc w:val="center"/>
              <w:rPr>
                <w:rFonts w:ascii="Calibri" w:hAnsi="Calibri"/>
                <w:sz w:val="18"/>
                <w:szCs w:val="18"/>
              </w:rPr>
            </w:pPr>
          </w:p>
        </w:tc>
        <w:tc>
          <w:tcPr>
            <w:tcW w:w="1462" w:type="dxa"/>
            <w:vAlign w:val="center"/>
          </w:tcPr>
          <w:p w14:paraId="1F9B977E" w14:textId="77777777" w:rsidR="009C543C" w:rsidRPr="00295655" w:rsidRDefault="009C543C" w:rsidP="00A84FBB">
            <w:pPr>
              <w:keepNext/>
              <w:jc w:val="center"/>
              <w:rPr>
                <w:rFonts w:ascii="Calibri" w:hAnsi="Calibri"/>
                <w:sz w:val="18"/>
                <w:szCs w:val="18"/>
              </w:rPr>
            </w:pPr>
          </w:p>
        </w:tc>
        <w:tc>
          <w:tcPr>
            <w:tcW w:w="1461" w:type="dxa"/>
            <w:vAlign w:val="center"/>
          </w:tcPr>
          <w:p w14:paraId="1F9B977F" w14:textId="77777777" w:rsidR="009C543C" w:rsidRPr="00295655" w:rsidRDefault="009C543C" w:rsidP="00A84FBB">
            <w:pPr>
              <w:keepNext/>
              <w:jc w:val="center"/>
              <w:rPr>
                <w:rFonts w:ascii="Calibri" w:hAnsi="Calibri"/>
                <w:sz w:val="18"/>
                <w:szCs w:val="18"/>
              </w:rPr>
            </w:pPr>
          </w:p>
        </w:tc>
        <w:tc>
          <w:tcPr>
            <w:tcW w:w="1462" w:type="dxa"/>
            <w:vAlign w:val="center"/>
          </w:tcPr>
          <w:p w14:paraId="1F9B9780" w14:textId="77777777" w:rsidR="009C543C" w:rsidRPr="00295655" w:rsidRDefault="009C543C" w:rsidP="00A84FBB">
            <w:pPr>
              <w:keepNext/>
              <w:jc w:val="center"/>
              <w:rPr>
                <w:rFonts w:ascii="Calibri" w:hAnsi="Calibri"/>
                <w:sz w:val="18"/>
                <w:szCs w:val="18"/>
              </w:rPr>
            </w:pPr>
          </w:p>
        </w:tc>
        <w:tc>
          <w:tcPr>
            <w:tcW w:w="1461" w:type="dxa"/>
            <w:vAlign w:val="center"/>
          </w:tcPr>
          <w:p w14:paraId="1F9B9781" w14:textId="77777777" w:rsidR="009C543C" w:rsidRPr="00295655" w:rsidRDefault="009C543C" w:rsidP="00A84FBB">
            <w:pPr>
              <w:keepNext/>
              <w:jc w:val="center"/>
              <w:rPr>
                <w:rFonts w:ascii="Calibri" w:hAnsi="Calibri"/>
                <w:sz w:val="18"/>
                <w:szCs w:val="18"/>
              </w:rPr>
            </w:pPr>
          </w:p>
        </w:tc>
        <w:tc>
          <w:tcPr>
            <w:tcW w:w="1462" w:type="dxa"/>
            <w:vAlign w:val="center"/>
          </w:tcPr>
          <w:p w14:paraId="1F9B9782" w14:textId="77777777" w:rsidR="009C543C" w:rsidRPr="00295655" w:rsidRDefault="009C543C">
            <w:pPr>
              <w:keepNext/>
              <w:jc w:val="center"/>
              <w:rPr>
                <w:rFonts w:ascii="Calibri" w:hAnsi="Calibri"/>
                <w:sz w:val="18"/>
                <w:szCs w:val="18"/>
              </w:rPr>
            </w:pPr>
          </w:p>
        </w:tc>
        <w:tc>
          <w:tcPr>
            <w:tcW w:w="1462" w:type="dxa"/>
            <w:vAlign w:val="center"/>
          </w:tcPr>
          <w:p w14:paraId="1E9ECDEE" w14:textId="77777777" w:rsidR="009C543C" w:rsidRPr="00295655" w:rsidRDefault="009C543C" w:rsidP="009C543C">
            <w:pPr>
              <w:keepNext/>
              <w:jc w:val="center"/>
              <w:rPr>
                <w:rFonts w:ascii="Calibri" w:hAnsi="Calibri"/>
                <w:sz w:val="18"/>
                <w:szCs w:val="18"/>
              </w:rPr>
            </w:pPr>
          </w:p>
        </w:tc>
      </w:tr>
      <w:tr w:rsidR="009C543C" w:rsidRPr="00295655" w14:paraId="1F9B978F" w14:textId="4D4EF5F5" w:rsidTr="009C543C">
        <w:trPr>
          <w:cantSplit/>
          <w:trHeight w:val="288"/>
        </w:trPr>
        <w:tc>
          <w:tcPr>
            <w:tcW w:w="1461" w:type="dxa"/>
            <w:vAlign w:val="center"/>
          </w:tcPr>
          <w:p w14:paraId="1F9B9785" w14:textId="77777777" w:rsidR="009C543C" w:rsidRPr="00295655" w:rsidRDefault="009C543C" w:rsidP="00A84FBB">
            <w:pPr>
              <w:keepNext/>
              <w:jc w:val="center"/>
              <w:rPr>
                <w:rFonts w:ascii="Calibri" w:hAnsi="Calibri"/>
                <w:sz w:val="18"/>
                <w:szCs w:val="18"/>
              </w:rPr>
            </w:pPr>
          </w:p>
        </w:tc>
        <w:tc>
          <w:tcPr>
            <w:tcW w:w="1462" w:type="dxa"/>
            <w:vAlign w:val="center"/>
          </w:tcPr>
          <w:p w14:paraId="1F9B9786" w14:textId="77777777" w:rsidR="009C543C" w:rsidRPr="00295655" w:rsidRDefault="009C543C" w:rsidP="00A84FBB">
            <w:pPr>
              <w:keepNext/>
              <w:jc w:val="center"/>
              <w:rPr>
                <w:rFonts w:ascii="Calibri" w:hAnsi="Calibri"/>
                <w:sz w:val="18"/>
                <w:szCs w:val="18"/>
              </w:rPr>
            </w:pPr>
          </w:p>
        </w:tc>
        <w:tc>
          <w:tcPr>
            <w:tcW w:w="1461" w:type="dxa"/>
            <w:vAlign w:val="center"/>
          </w:tcPr>
          <w:p w14:paraId="1F9B9787" w14:textId="77777777" w:rsidR="009C543C" w:rsidRPr="00295655" w:rsidRDefault="009C543C" w:rsidP="00A84FBB">
            <w:pPr>
              <w:keepNext/>
              <w:jc w:val="center"/>
              <w:rPr>
                <w:rFonts w:ascii="Calibri" w:hAnsi="Calibri"/>
                <w:sz w:val="18"/>
                <w:szCs w:val="18"/>
              </w:rPr>
            </w:pPr>
          </w:p>
        </w:tc>
        <w:tc>
          <w:tcPr>
            <w:tcW w:w="1462" w:type="dxa"/>
            <w:vAlign w:val="center"/>
          </w:tcPr>
          <w:p w14:paraId="1F9B9788" w14:textId="77777777" w:rsidR="009C543C" w:rsidRPr="00295655" w:rsidRDefault="009C543C" w:rsidP="00A84FBB">
            <w:pPr>
              <w:keepNext/>
              <w:jc w:val="center"/>
              <w:rPr>
                <w:rFonts w:ascii="Calibri" w:hAnsi="Calibri"/>
                <w:sz w:val="18"/>
                <w:szCs w:val="18"/>
              </w:rPr>
            </w:pPr>
          </w:p>
        </w:tc>
        <w:tc>
          <w:tcPr>
            <w:tcW w:w="1462" w:type="dxa"/>
            <w:vAlign w:val="center"/>
          </w:tcPr>
          <w:p w14:paraId="1F9B9789" w14:textId="77777777" w:rsidR="009C543C" w:rsidRPr="00295655" w:rsidRDefault="009C543C" w:rsidP="00A84FBB">
            <w:pPr>
              <w:keepNext/>
              <w:jc w:val="center"/>
              <w:rPr>
                <w:rFonts w:ascii="Calibri" w:hAnsi="Calibri"/>
                <w:sz w:val="18"/>
                <w:szCs w:val="18"/>
              </w:rPr>
            </w:pPr>
          </w:p>
        </w:tc>
        <w:tc>
          <w:tcPr>
            <w:tcW w:w="1461" w:type="dxa"/>
            <w:vAlign w:val="center"/>
          </w:tcPr>
          <w:p w14:paraId="1F9B978A" w14:textId="77777777" w:rsidR="009C543C" w:rsidRPr="00295655" w:rsidRDefault="009C543C" w:rsidP="00A84FBB">
            <w:pPr>
              <w:keepNext/>
              <w:jc w:val="center"/>
              <w:rPr>
                <w:rFonts w:ascii="Calibri" w:hAnsi="Calibri"/>
                <w:sz w:val="18"/>
                <w:szCs w:val="18"/>
              </w:rPr>
            </w:pPr>
          </w:p>
        </w:tc>
        <w:tc>
          <w:tcPr>
            <w:tcW w:w="1462" w:type="dxa"/>
            <w:vAlign w:val="center"/>
          </w:tcPr>
          <w:p w14:paraId="1F9B978B" w14:textId="77777777" w:rsidR="009C543C" w:rsidRPr="00295655" w:rsidRDefault="009C543C" w:rsidP="00A84FBB">
            <w:pPr>
              <w:keepNext/>
              <w:jc w:val="center"/>
              <w:rPr>
                <w:rFonts w:ascii="Calibri" w:hAnsi="Calibri"/>
                <w:sz w:val="18"/>
                <w:szCs w:val="18"/>
              </w:rPr>
            </w:pPr>
          </w:p>
        </w:tc>
        <w:tc>
          <w:tcPr>
            <w:tcW w:w="1461" w:type="dxa"/>
            <w:vAlign w:val="center"/>
          </w:tcPr>
          <w:p w14:paraId="1F9B978C" w14:textId="77777777" w:rsidR="009C543C" w:rsidRPr="00295655" w:rsidRDefault="009C543C" w:rsidP="00A84FBB">
            <w:pPr>
              <w:keepNext/>
              <w:jc w:val="center"/>
              <w:rPr>
                <w:rFonts w:ascii="Calibri" w:hAnsi="Calibri"/>
                <w:sz w:val="18"/>
                <w:szCs w:val="18"/>
              </w:rPr>
            </w:pPr>
          </w:p>
        </w:tc>
        <w:tc>
          <w:tcPr>
            <w:tcW w:w="1462" w:type="dxa"/>
            <w:vAlign w:val="center"/>
          </w:tcPr>
          <w:p w14:paraId="1F9B978D" w14:textId="77777777" w:rsidR="009C543C" w:rsidRPr="00295655" w:rsidRDefault="009C543C">
            <w:pPr>
              <w:keepNext/>
              <w:jc w:val="center"/>
              <w:rPr>
                <w:rFonts w:ascii="Calibri" w:hAnsi="Calibri"/>
                <w:sz w:val="18"/>
                <w:szCs w:val="18"/>
              </w:rPr>
            </w:pPr>
          </w:p>
        </w:tc>
        <w:tc>
          <w:tcPr>
            <w:tcW w:w="1462" w:type="dxa"/>
            <w:vAlign w:val="center"/>
          </w:tcPr>
          <w:p w14:paraId="693E9151" w14:textId="77777777" w:rsidR="009C543C" w:rsidRPr="00295655" w:rsidRDefault="009C543C" w:rsidP="009C543C">
            <w:pPr>
              <w:keepNext/>
              <w:jc w:val="center"/>
              <w:rPr>
                <w:rFonts w:ascii="Calibri" w:hAnsi="Calibri"/>
                <w:sz w:val="18"/>
                <w:szCs w:val="18"/>
              </w:rPr>
            </w:pPr>
          </w:p>
        </w:tc>
      </w:tr>
      <w:tr w:rsidR="00430D2F" w:rsidRPr="00295655" w14:paraId="1F9B9791" w14:textId="2059BE0C" w:rsidTr="00EC33DE">
        <w:trPr>
          <w:cantSplit/>
        </w:trPr>
        <w:tc>
          <w:tcPr>
            <w:tcW w:w="14616" w:type="dxa"/>
            <w:gridSpan w:val="10"/>
          </w:tcPr>
          <w:p w14:paraId="2DDCA23C" w14:textId="4E3B0898" w:rsidR="00430D2F" w:rsidRPr="00295655" w:rsidRDefault="00430D2F" w:rsidP="00BA02F4">
            <w:pPr>
              <w:keepNext/>
              <w:rPr>
                <w:rFonts w:ascii="Calibri" w:hAnsi="Calibri"/>
                <w:sz w:val="18"/>
                <w:szCs w:val="18"/>
              </w:rPr>
            </w:pPr>
            <w:r w:rsidRPr="00295655">
              <w:rPr>
                <w:rFonts w:ascii="Calibri" w:hAnsi="Calibri"/>
                <w:sz w:val="18"/>
                <w:szCs w:val="18"/>
              </w:rPr>
              <w:t>Notes:</w:t>
            </w:r>
          </w:p>
        </w:tc>
      </w:tr>
    </w:tbl>
    <w:p w14:paraId="1F9B9792" w14:textId="77777777" w:rsidR="000F413D" w:rsidRPr="00295655" w:rsidRDefault="000F413D" w:rsidP="008846F4">
      <w:pPr>
        <w:rPr>
          <w:rFonts w:ascii="Calibri" w:hAnsi="Calibri"/>
          <w:sz w:val="18"/>
          <w:szCs w:val="18"/>
        </w:rPr>
      </w:pPr>
    </w:p>
    <w:p w14:paraId="1F9B9793" w14:textId="77777777" w:rsidR="008F2BFE" w:rsidRPr="00295655" w:rsidRDefault="008F2BFE" w:rsidP="008846F4">
      <w:pPr>
        <w:rPr>
          <w:rFonts w:ascii="Calibri" w:hAnsi="Calibri"/>
          <w:sz w:val="18"/>
          <w:szCs w:val="18"/>
        </w:rPr>
      </w:pPr>
    </w:p>
    <w:p w14:paraId="1F9B9794" w14:textId="77777777" w:rsidR="008F2BFE" w:rsidRPr="00295655" w:rsidRDefault="008F2B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26"/>
        <w:gridCol w:w="1125"/>
        <w:gridCol w:w="1124"/>
        <w:gridCol w:w="1233"/>
        <w:gridCol w:w="1260"/>
        <w:gridCol w:w="1170"/>
        <w:gridCol w:w="1260"/>
        <w:gridCol w:w="1170"/>
        <w:gridCol w:w="1080"/>
        <w:gridCol w:w="990"/>
        <w:gridCol w:w="1080"/>
        <w:gridCol w:w="900"/>
        <w:gridCol w:w="1098"/>
      </w:tblGrid>
      <w:tr w:rsidR="00490C18" w:rsidRPr="00295655" w14:paraId="1F9B9797" w14:textId="597C2AE7" w:rsidTr="00F14813">
        <w:tc>
          <w:tcPr>
            <w:tcW w:w="14616" w:type="dxa"/>
            <w:gridSpan w:val="13"/>
          </w:tcPr>
          <w:p w14:paraId="20C18F36" w14:textId="1AAD64CB" w:rsidR="00490C18" w:rsidRPr="00620333" w:rsidRDefault="00490C18" w:rsidP="00BA02F4">
            <w:pPr>
              <w:keepNext/>
              <w:rPr>
                <w:rFonts w:ascii="Calibri" w:hAnsi="Calibri"/>
                <w:b/>
                <w:sz w:val="18"/>
                <w:szCs w:val="18"/>
              </w:rPr>
            </w:pPr>
            <w:r w:rsidRPr="00947437">
              <w:rPr>
                <w:rFonts w:ascii="Calibri" w:hAnsi="Calibri"/>
                <w:b/>
                <w:sz w:val="18"/>
                <w:szCs w:val="18"/>
                <w:highlight w:val="yellow"/>
              </w:rPr>
              <w:t>D</w:t>
            </w:r>
            <w:r w:rsidRPr="00295655">
              <w:rPr>
                <w:rFonts w:ascii="Calibri" w:hAnsi="Calibri"/>
                <w:b/>
                <w:sz w:val="18"/>
                <w:szCs w:val="18"/>
              </w:rPr>
              <w:t>. Installed</w:t>
            </w:r>
            <w:r>
              <w:rPr>
                <w:rFonts w:ascii="Calibri" w:hAnsi="Calibri"/>
                <w:b/>
                <w:sz w:val="18"/>
                <w:szCs w:val="18"/>
              </w:rPr>
              <w:t xml:space="preserve"> New,</w:t>
            </w:r>
            <w:r w:rsidRPr="00295655">
              <w:rPr>
                <w:rFonts w:ascii="Calibri" w:hAnsi="Calibri"/>
                <w:b/>
                <w:sz w:val="18"/>
                <w:szCs w:val="18"/>
              </w:rPr>
              <w:t xml:space="preserve"> </w:t>
            </w:r>
            <w:r>
              <w:rPr>
                <w:rFonts w:ascii="Calibri" w:hAnsi="Calibri"/>
                <w:b/>
                <w:sz w:val="18"/>
                <w:szCs w:val="18"/>
              </w:rPr>
              <w:t xml:space="preserve">Altered, and Existing </w:t>
            </w:r>
            <w:r w:rsidRPr="00295655">
              <w:rPr>
                <w:rFonts w:ascii="Calibri" w:hAnsi="Calibri"/>
                <w:b/>
                <w:sz w:val="18"/>
                <w:szCs w:val="18"/>
              </w:rPr>
              <w:t>Space Conditioning (SC) System</w:t>
            </w:r>
            <w:r>
              <w:rPr>
                <w:rFonts w:ascii="Calibri" w:hAnsi="Calibri"/>
                <w:b/>
                <w:sz w:val="18"/>
                <w:szCs w:val="18"/>
              </w:rPr>
              <w:t xml:space="preserve"> Component</w:t>
            </w:r>
            <w:r w:rsidRPr="00295655">
              <w:rPr>
                <w:rFonts w:ascii="Calibri" w:hAnsi="Calibri"/>
                <w:b/>
                <w:sz w:val="18"/>
                <w:szCs w:val="18"/>
              </w:rPr>
              <w:t xml:space="preserve"> Information</w:t>
            </w:r>
          </w:p>
          <w:p w14:paraId="0B86CD9E" w14:textId="3C9FBE51" w:rsidR="00490C18" w:rsidRDefault="00490C18" w:rsidP="00BA02F4">
            <w:pPr>
              <w:keepNext/>
              <w:rPr>
                <w:rFonts w:ascii="Calibri" w:hAnsi="Calibri"/>
                <w:b/>
                <w:sz w:val="18"/>
                <w:szCs w:val="18"/>
              </w:rPr>
            </w:pPr>
            <w:r w:rsidRPr="00FB4BFD">
              <w:rPr>
                <w:rFonts w:ascii="Calibri" w:hAnsi="Calibri"/>
                <w:sz w:val="18"/>
                <w:szCs w:val="18"/>
              </w:rPr>
              <w:t xml:space="preserve">&lt;&lt; require one row of data to be entered in this table for each of the quantity of space conditioning systems entered in </w:t>
            </w:r>
            <w:r w:rsidRPr="00A91097">
              <w:rPr>
                <w:rFonts w:ascii="Calibri" w:hAnsi="Calibri"/>
                <w:sz w:val="18"/>
                <w:szCs w:val="18"/>
                <w:highlight w:val="yellow"/>
              </w:rPr>
              <w:t>A04</w:t>
            </w:r>
            <w:r>
              <w:rPr>
                <w:rFonts w:ascii="Calibri" w:hAnsi="Calibri"/>
                <w:sz w:val="18"/>
                <w:szCs w:val="18"/>
              </w:rPr>
              <w:t>.</w:t>
            </w:r>
            <w:r w:rsidRPr="00FB4BFD">
              <w:rPr>
                <w:rFonts w:ascii="Calibri" w:hAnsi="Calibri"/>
                <w:sz w:val="18"/>
                <w:szCs w:val="18"/>
              </w:rPr>
              <w:t>&gt;&gt;</w:t>
            </w:r>
          </w:p>
        </w:tc>
      </w:tr>
      <w:tr w:rsidR="008703DD" w:rsidRPr="00295655" w14:paraId="1F9B97A3" w14:textId="4D8AD6E0" w:rsidTr="003C24DD">
        <w:trPr>
          <w:trHeight w:val="224"/>
        </w:trPr>
        <w:tc>
          <w:tcPr>
            <w:tcW w:w="1126" w:type="dxa"/>
            <w:vAlign w:val="bottom"/>
          </w:tcPr>
          <w:p w14:paraId="1F9B9798" w14:textId="77777777" w:rsidR="00632399" w:rsidRPr="00295655" w:rsidRDefault="00632399" w:rsidP="00BA02F4">
            <w:pPr>
              <w:keepNext/>
              <w:jc w:val="center"/>
              <w:rPr>
                <w:rFonts w:ascii="Calibri" w:hAnsi="Calibri"/>
                <w:sz w:val="18"/>
                <w:szCs w:val="18"/>
              </w:rPr>
            </w:pPr>
            <w:r w:rsidRPr="00295655">
              <w:rPr>
                <w:rFonts w:ascii="Calibri" w:hAnsi="Calibri"/>
                <w:sz w:val="18"/>
                <w:szCs w:val="18"/>
              </w:rPr>
              <w:t>01</w:t>
            </w:r>
          </w:p>
        </w:tc>
        <w:tc>
          <w:tcPr>
            <w:tcW w:w="1125" w:type="dxa"/>
            <w:vAlign w:val="bottom"/>
          </w:tcPr>
          <w:p w14:paraId="1F9B9799" w14:textId="77777777" w:rsidR="00632399" w:rsidRPr="00295655" w:rsidRDefault="00632399" w:rsidP="00BA02F4">
            <w:pPr>
              <w:keepNext/>
              <w:jc w:val="center"/>
              <w:rPr>
                <w:rFonts w:ascii="Calibri" w:hAnsi="Calibri"/>
                <w:sz w:val="18"/>
                <w:szCs w:val="18"/>
              </w:rPr>
            </w:pPr>
            <w:r w:rsidRPr="00295655">
              <w:rPr>
                <w:rFonts w:ascii="Calibri" w:hAnsi="Calibri"/>
                <w:sz w:val="18"/>
                <w:szCs w:val="18"/>
              </w:rPr>
              <w:t>02</w:t>
            </w:r>
          </w:p>
        </w:tc>
        <w:tc>
          <w:tcPr>
            <w:tcW w:w="1124" w:type="dxa"/>
            <w:vAlign w:val="bottom"/>
          </w:tcPr>
          <w:p w14:paraId="1F9B979A" w14:textId="77777777" w:rsidR="00632399" w:rsidRPr="00295655" w:rsidRDefault="00632399" w:rsidP="00A82EF3">
            <w:pPr>
              <w:keepNext/>
              <w:jc w:val="center"/>
              <w:rPr>
                <w:rFonts w:ascii="Calibri" w:hAnsi="Calibri"/>
                <w:sz w:val="18"/>
                <w:szCs w:val="18"/>
              </w:rPr>
            </w:pPr>
            <w:r w:rsidRPr="00295655">
              <w:rPr>
                <w:rFonts w:ascii="Calibri" w:hAnsi="Calibri"/>
                <w:sz w:val="18"/>
                <w:szCs w:val="18"/>
              </w:rPr>
              <w:t>03</w:t>
            </w:r>
          </w:p>
        </w:tc>
        <w:tc>
          <w:tcPr>
            <w:tcW w:w="1233" w:type="dxa"/>
            <w:vAlign w:val="bottom"/>
          </w:tcPr>
          <w:p w14:paraId="1F9B979B" w14:textId="77777777" w:rsidR="00632399" w:rsidRPr="00295655" w:rsidRDefault="00632399" w:rsidP="00A82EF3">
            <w:pPr>
              <w:keepNext/>
              <w:jc w:val="center"/>
              <w:rPr>
                <w:rFonts w:ascii="Calibri" w:hAnsi="Calibri"/>
                <w:sz w:val="18"/>
                <w:szCs w:val="18"/>
              </w:rPr>
            </w:pPr>
            <w:r>
              <w:rPr>
                <w:rFonts w:ascii="Calibri" w:hAnsi="Calibri"/>
                <w:sz w:val="18"/>
                <w:szCs w:val="18"/>
              </w:rPr>
              <w:t>04</w:t>
            </w:r>
          </w:p>
        </w:tc>
        <w:tc>
          <w:tcPr>
            <w:tcW w:w="1260" w:type="dxa"/>
            <w:vAlign w:val="bottom"/>
          </w:tcPr>
          <w:p w14:paraId="1F9B979C" w14:textId="77777777" w:rsidR="00632399" w:rsidRPr="00295655" w:rsidRDefault="00632399" w:rsidP="00A82EF3">
            <w:pPr>
              <w:keepNext/>
              <w:jc w:val="center"/>
              <w:rPr>
                <w:rFonts w:ascii="Calibri" w:hAnsi="Calibri"/>
                <w:sz w:val="18"/>
                <w:szCs w:val="18"/>
              </w:rPr>
            </w:pPr>
            <w:r>
              <w:rPr>
                <w:rFonts w:ascii="Calibri" w:hAnsi="Calibri"/>
                <w:sz w:val="18"/>
                <w:szCs w:val="18"/>
              </w:rPr>
              <w:t>05</w:t>
            </w:r>
          </w:p>
        </w:tc>
        <w:tc>
          <w:tcPr>
            <w:tcW w:w="1170" w:type="dxa"/>
            <w:vAlign w:val="bottom"/>
          </w:tcPr>
          <w:p w14:paraId="1F9B979D" w14:textId="77777777" w:rsidR="00632399" w:rsidRPr="00295655" w:rsidRDefault="00632399" w:rsidP="00A82EF3">
            <w:pPr>
              <w:keepNext/>
              <w:jc w:val="center"/>
              <w:rPr>
                <w:rFonts w:ascii="Calibri" w:hAnsi="Calibri"/>
                <w:sz w:val="18"/>
                <w:szCs w:val="18"/>
              </w:rPr>
            </w:pPr>
            <w:r>
              <w:rPr>
                <w:rFonts w:ascii="Calibri" w:hAnsi="Calibri"/>
                <w:sz w:val="18"/>
                <w:szCs w:val="18"/>
              </w:rPr>
              <w:t>06</w:t>
            </w:r>
          </w:p>
        </w:tc>
        <w:tc>
          <w:tcPr>
            <w:tcW w:w="1260" w:type="dxa"/>
          </w:tcPr>
          <w:p w14:paraId="1F9B979E" w14:textId="77777777" w:rsidR="00632399" w:rsidRPr="00295655" w:rsidRDefault="00632399" w:rsidP="00A82EF3">
            <w:pPr>
              <w:keepNext/>
              <w:jc w:val="center"/>
              <w:rPr>
                <w:rFonts w:ascii="Calibri" w:hAnsi="Calibri"/>
                <w:sz w:val="18"/>
                <w:szCs w:val="18"/>
              </w:rPr>
            </w:pPr>
            <w:r>
              <w:rPr>
                <w:rFonts w:ascii="Calibri" w:hAnsi="Calibri"/>
                <w:sz w:val="18"/>
                <w:szCs w:val="18"/>
              </w:rPr>
              <w:t>07</w:t>
            </w:r>
          </w:p>
        </w:tc>
        <w:tc>
          <w:tcPr>
            <w:tcW w:w="1170" w:type="dxa"/>
            <w:vAlign w:val="bottom"/>
          </w:tcPr>
          <w:p w14:paraId="1F9B979F" w14:textId="77777777" w:rsidR="00632399" w:rsidRDefault="00632399" w:rsidP="00A82EF3">
            <w:pPr>
              <w:keepNext/>
              <w:jc w:val="center"/>
              <w:rPr>
                <w:rFonts w:ascii="Calibri" w:hAnsi="Calibri"/>
                <w:sz w:val="18"/>
                <w:szCs w:val="18"/>
              </w:rPr>
            </w:pPr>
            <w:r>
              <w:rPr>
                <w:rFonts w:ascii="Calibri" w:hAnsi="Calibri"/>
                <w:sz w:val="18"/>
                <w:szCs w:val="18"/>
              </w:rPr>
              <w:t>08</w:t>
            </w:r>
          </w:p>
        </w:tc>
        <w:tc>
          <w:tcPr>
            <w:tcW w:w="1080" w:type="dxa"/>
          </w:tcPr>
          <w:p w14:paraId="1F9B97A2" w14:textId="72DCDDD8" w:rsidR="00632399" w:rsidRPr="00947437" w:rsidRDefault="00632399" w:rsidP="00A82EF3">
            <w:pPr>
              <w:keepNext/>
              <w:jc w:val="center"/>
              <w:rPr>
                <w:rFonts w:ascii="Calibri" w:hAnsi="Calibri"/>
                <w:sz w:val="18"/>
                <w:szCs w:val="18"/>
                <w:highlight w:val="yellow"/>
              </w:rPr>
            </w:pPr>
            <w:r w:rsidRPr="00947437">
              <w:rPr>
                <w:rFonts w:ascii="Calibri" w:hAnsi="Calibri"/>
                <w:sz w:val="18"/>
                <w:szCs w:val="18"/>
                <w:highlight w:val="yellow"/>
              </w:rPr>
              <w:t>09</w:t>
            </w:r>
          </w:p>
        </w:tc>
        <w:tc>
          <w:tcPr>
            <w:tcW w:w="990" w:type="dxa"/>
          </w:tcPr>
          <w:p w14:paraId="2F1BB45E" w14:textId="638A7679" w:rsidR="00632399" w:rsidRPr="00947437" w:rsidRDefault="006F6403" w:rsidP="00A82EF3">
            <w:pPr>
              <w:keepNext/>
              <w:jc w:val="center"/>
              <w:rPr>
                <w:rFonts w:ascii="Calibri" w:hAnsi="Calibri"/>
                <w:sz w:val="18"/>
                <w:szCs w:val="18"/>
                <w:highlight w:val="yellow"/>
              </w:rPr>
            </w:pPr>
            <w:r>
              <w:rPr>
                <w:rFonts w:ascii="Calibri" w:hAnsi="Calibri"/>
                <w:sz w:val="18"/>
                <w:szCs w:val="18"/>
                <w:highlight w:val="yellow"/>
              </w:rPr>
              <w:t>10</w:t>
            </w:r>
          </w:p>
        </w:tc>
        <w:tc>
          <w:tcPr>
            <w:tcW w:w="1080" w:type="dxa"/>
          </w:tcPr>
          <w:p w14:paraId="3318A7BB" w14:textId="51EFF8D1" w:rsidR="00632399" w:rsidRPr="00947437" w:rsidRDefault="006F6403" w:rsidP="00A82EF3">
            <w:pPr>
              <w:keepNext/>
              <w:jc w:val="center"/>
              <w:rPr>
                <w:rFonts w:ascii="Calibri" w:hAnsi="Calibri"/>
                <w:sz w:val="18"/>
                <w:szCs w:val="18"/>
                <w:highlight w:val="yellow"/>
              </w:rPr>
            </w:pPr>
            <w:r>
              <w:rPr>
                <w:rFonts w:ascii="Calibri" w:hAnsi="Calibri"/>
                <w:sz w:val="18"/>
                <w:szCs w:val="18"/>
                <w:highlight w:val="yellow"/>
              </w:rPr>
              <w:t>11</w:t>
            </w:r>
          </w:p>
        </w:tc>
        <w:tc>
          <w:tcPr>
            <w:tcW w:w="900" w:type="dxa"/>
          </w:tcPr>
          <w:p w14:paraId="6637F03D" w14:textId="0CF615DB" w:rsidR="00632399" w:rsidRPr="00947437" w:rsidRDefault="006F6403" w:rsidP="00A82EF3">
            <w:pPr>
              <w:keepNext/>
              <w:jc w:val="center"/>
              <w:rPr>
                <w:rFonts w:ascii="Calibri" w:hAnsi="Calibri"/>
                <w:sz w:val="18"/>
                <w:szCs w:val="18"/>
                <w:highlight w:val="yellow"/>
              </w:rPr>
            </w:pPr>
            <w:r>
              <w:rPr>
                <w:rFonts w:ascii="Calibri" w:hAnsi="Calibri"/>
                <w:sz w:val="18"/>
                <w:szCs w:val="18"/>
                <w:highlight w:val="yellow"/>
              </w:rPr>
              <w:t>12</w:t>
            </w:r>
          </w:p>
        </w:tc>
        <w:tc>
          <w:tcPr>
            <w:tcW w:w="1098" w:type="dxa"/>
          </w:tcPr>
          <w:p w14:paraId="62623D38" w14:textId="57B119D2" w:rsidR="00632399" w:rsidRPr="00947437" w:rsidRDefault="006F6403" w:rsidP="00A82EF3">
            <w:pPr>
              <w:keepNext/>
              <w:jc w:val="center"/>
              <w:rPr>
                <w:rFonts w:ascii="Calibri" w:hAnsi="Calibri"/>
                <w:sz w:val="18"/>
                <w:szCs w:val="18"/>
                <w:highlight w:val="yellow"/>
              </w:rPr>
            </w:pPr>
            <w:r>
              <w:rPr>
                <w:rFonts w:ascii="Calibri" w:hAnsi="Calibri"/>
                <w:sz w:val="18"/>
                <w:szCs w:val="18"/>
                <w:highlight w:val="yellow"/>
              </w:rPr>
              <w:t>13</w:t>
            </w:r>
          </w:p>
        </w:tc>
      </w:tr>
      <w:tr w:rsidR="00B45BFF" w:rsidRPr="00D55CAB" w14:paraId="1F9B97B3" w14:textId="6DD3721F" w:rsidTr="003C24DD">
        <w:trPr>
          <w:trHeight w:val="576"/>
        </w:trPr>
        <w:tc>
          <w:tcPr>
            <w:tcW w:w="1126" w:type="dxa"/>
            <w:vAlign w:val="bottom"/>
          </w:tcPr>
          <w:p w14:paraId="111D604C" w14:textId="77777777" w:rsidR="00490C18" w:rsidRDefault="00490C18" w:rsidP="003D7C64">
            <w:pPr>
              <w:keepNext/>
              <w:jc w:val="center"/>
              <w:rPr>
                <w:rFonts w:ascii="Calibri" w:hAnsi="Calibri"/>
                <w:sz w:val="18"/>
                <w:szCs w:val="18"/>
              </w:rPr>
            </w:pPr>
            <w:r w:rsidRPr="00D55CAB">
              <w:rPr>
                <w:rFonts w:ascii="Calibri" w:hAnsi="Calibri"/>
                <w:sz w:val="18"/>
                <w:szCs w:val="18"/>
              </w:rPr>
              <w:t xml:space="preserve">SC System </w:t>
            </w:r>
          </w:p>
          <w:p w14:paraId="1F9B97A4" w14:textId="4A1A99D7" w:rsidR="00490C18" w:rsidRPr="00D55CAB" w:rsidRDefault="00490C18" w:rsidP="003D7C64">
            <w:pPr>
              <w:keepNext/>
              <w:jc w:val="center"/>
              <w:rPr>
                <w:rFonts w:ascii="Calibri" w:hAnsi="Calibri"/>
                <w:sz w:val="18"/>
                <w:szCs w:val="18"/>
              </w:rPr>
            </w:pPr>
            <w:r w:rsidRPr="00D55CAB">
              <w:rPr>
                <w:rFonts w:ascii="Calibri" w:hAnsi="Calibri"/>
                <w:sz w:val="18"/>
                <w:szCs w:val="18"/>
              </w:rPr>
              <w:t>I</w:t>
            </w:r>
            <w:r w:rsidR="003C24DD">
              <w:rPr>
                <w:rFonts w:ascii="Calibri" w:hAnsi="Calibri"/>
                <w:sz w:val="18"/>
                <w:szCs w:val="18"/>
              </w:rPr>
              <w:t>dentification</w:t>
            </w:r>
            <w:r w:rsidRPr="00D55CAB">
              <w:rPr>
                <w:rFonts w:ascii="Calibri" w:hAnsi="Calibri"/>
                <w:sz w:val="18"/>
                <w:szCs w:val="18"/>
              </w:rPr>
              <w:t xml:space="preserve"> or Name</w:t>
            </w:r>
          </w:p>
        </w:tc>
        <w:tc>
          <w:tcPr>
            <w:tcW w:w="1125" w:type="dxa"/>
            <w:vAlign w:val="bottom"/>
          </w:tcPr>
          <w:p w14:paraId="1F9B97A5" w14:textId="77777777" w:rsidR="00490C18" w:rsidRPr="00D55CAB" w:rsidRDefault="00490C18" w:rsidP="00AA3921">
            <w:pPr>
              <w:keepNext/>
              <w:jc w:val="center"/>
              <w:rPr>
                <w:rFonts w:ascii="Calibri" w:hAnsi="Calibri"/>
                <w:sz w:val="18"/>
                <w:szCs w:val="18"/>
              </w:rPr>
            </w:pPr>
            <w:r w:rsidRPr="00D55CAB">
              <w:rPr>
                <w:rFonts w:ascii="Calibri" w:hAnsi="Calibri"/>
                <w:sz w:val="18"/>
                <w:szCs w:val="18"/>
              </w:rPr>
              <w:t>SC System Location or Area Served</w:t>
            </w:r>
          </w:p>
        </w:tc>
        <w:tc>
          <w:tcPr>
            <w:tcW w:w="1124" w:type="dxa"/>
            <w:vAlign w:val="bottom"/>
          </w:tcPr>
          <w:p w14:paraId="1F9B97A6" w14:textId="77777777" w:rsidR="00490C18" w:rsidRPr="00D55CAB" w:rsidRDefault="00490C18" w:rsidP="00620333">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3C24DD">
              <w:rPr>
                <w:rFonts w:ascii="Calibri" w:hAnsi="Calibri"/>
                <w:sz w:val="18"/>
                <w:szCs w:val="18"/>
                <w:vertAlign w:val="superscript"/>
              </w:rPr>
              <w:t>2</w:t>
            </w:r>
            <w:r w:rsidRPr="00D55CAB">
              <w:rPr>
                <w:rFonts w:ascii="Calibri" w:hAnsi="Calibri"/>
                <w:sz w:val="18"/>
                <w:szCs w:val="18"/>
              </w:rPr>
              <w:t>)</w:t>
            </w:r>
          </w:p>
        </w:tc>
        <w:tc>
          <w:tcPr>
            <w:tcW w:w="1233" w:type="dxa"/>
            <w:vAlign w:val="bottom"/>
          </w:tcPr>
          <w:p w14:paraId="1F9B97A7" w14:textId="77777777" w:rsidR="00490C18" w:rsidRDefault="00490C18" w:rsidP="00AA3921">
            <w:pPr>
              <w:keepNext/>
              <w:jc w:val="center"/>
              <w:rPr>
                <w:rFonts w:ascii="Calibri" w:hAnsi="Calibri"/>
                <w:sz w:val="18"/>
                <w:szCs w:val="18"/>
              </w:rPr>
            </w:pPr>
            <w:r w:rsidRPr="00D55CAB">
              <w:rPr>
                <w:rFonts w:ascii="Calibri" w:hAnsi="Calibri"/>
                <w:sz w:val="18"/>
                <w:szCs w:val="18"/>
              </w:rPr>
              <w:t xml:space="preserve">Heating </w:t>
            </w:r>
          </w:p>
          <w:p w14:paraId="1F9B97A8" w14:textId="77777777" w:rsidR="00490C18" w:rsidRPr="00D55CAB" w:rsidRDefault="00490C18" w:rsidP="00AA3921">
            <w:pPr>
              <w:keepNext/>
              <w:jc w:val="center"/>
              <w:rPr>
                <w:rFonts w:ascii="Calibri" w:hAnsi="Calibri"/>
                <w:sz w:val="18"/>
                <w:szCs w:val="18"/>
              </w:rPr>
            </w:pPr>
            <w:r w:rsidRPr="00D55CAB">
              <w:rPr>
                <w:rFonts w:ascii="Calibri" w:hAnsi="Calibri"/>
                <w:sz w:val="18"/>
                <w:szCs w:val="18"/>
              </w:rPr>
              <w:t>System Type</w:t>
            </w:r>
          </w:p>
        </w:tc>
        <w:tc>
          <w:tcPr>
            <w:tcW w:w="1260" w:type="dxa"/>
            <w:vAlign w:val="bottom"/>
          </w:tcPr>
          <w:p w14:paraId="1F9B97A9" w14:textId="77777777" w:rsidR="00490C18" w:rsidRDefault="00490C18" w:rsidP="00A82EF3">
            <w:pPr>
              <w:keepNext/>
              <w:jc w:val="center"/>
              <w:rPr>
                <w:rFonts w:ascii="Calibri" w:hAnsi="Calibri"/>
                <w:sz w:val="18"/>
                <w:szCs w:val="18"/>
              </w:rPr>
            </w:pPr>
            <w:r w:rsidRPr="00D55CAB">
              <w:rPr>
                <w:rFonts w:ascii="Calibri" w:hAnsi="Calibri"/>
                <w:sz w:val="18"/>
                <w:szCs w:val="18"/>
              </w:rPr>
              <w:t xml:space="preserve">Cooling </w:t>
            </w:r>
          </w:p>
          <w:p w14:paraId="1F9B97AA" w14:textId="77777777" w:rsidR="00490C18" w:rsidRPr="00D55CAB" w:rsidRDefault="00490C18" w:rsidP="00A82EF3">
            <w:pPr>
              <w:keepNext/>
              <w:jc w:val="center"/>
              <w:rPr>
                <w:rFonts w:ascii="Calibri" w:hAnsi="Calibri"/>
                <w:sz w:val="18"/>
                <w:szCs w:val="18"/>
              </w:rPr>
            </w:pPr>
            <w:r w:rsidRPr="00D55CAB">
              <w:rPr>
                <w:rFonts w:ascii="Calibri" w:hAnsi="Calibri"/>
                <w:sz w:val="18"/>
                <w:szCs w:val="18"/>
              </w:rPr>
              <w:t>System Type</w:t>
            </w:r>
          </w:p>
        </w:tc>
        <w:tc>
          <w:tcPr>
            <w:tcW w:w="1170" w:type="dxa"/>
            <w:vAlign w:val="bottom"/>
          </w:tcPr>
          <w:p w14:paraId="1F9B97AB" w14:textId="01A6F33F" w:rsidR="00490C18" w:rsidRDefault="00490C18" w:rsidP="00AA3921">
            <w:pPr>
              <w:keepNext/>
              <w:jc w:val="center"/>
              <w:rPr>
                <w:rFonts w:ascii="Calibri" w:hAnsi="Calibri"/>
                <w:sz w:val="18"/>
                <w:szCs w:val="18"/>
              </w:rPr>
            </w:pPr>
            <w:r>
              <w:rPr>
                <w:rFonts w:ascii="Calibri" w:hAnsi="Calibri"/>
                <w:sz w:val="18"/>
                <w:szCs w:val="18"/>
              </w:rPr>
              <w:t>SC System</w:t>
            </w:r>
          </w:p>
          <w:p w14:paraId="1F9B97AC" w14:textId="77777777" w:rsidR="00490C18" w:rsidRPr="00D55CAB" w:rsidRDefault="00490C18" w:rsidP="00AA3921">
            <w:pPr>
              <w:keepNext/>
              <w:jc w:val="center"/>
              <w:rPr>
                <w:rFonts w:ascii="Calibri" w:hAnsi="Calibri"/>
                <w:sz w:val="18"/>
                <w:szCs w:val="18"/>
              </w:rPr>
            </w:pPr>
            <w:r w:rsidRPr="00D55CAB">
              <w:rPr>
                <w:rFonts w:ascii="Calibri" w:hAnsi="Calibri"/>
                <w:sz w:val="18"/>
                <w:szCs w:val="18"/>
              </w:rPr>
              <w:t>Fan Type</w:t>
            </w:r>
          </w:p>
        </w:tc>
        <w:tc>
          <w:tcPr>
            <w:tcW w:w="1260" w:type="dxa"/>
            <w:vAlign w:val="bottom"/>
          </w:tcPr>
          <w:p w14:paraId="1F9B97AD" w14:textId="77777777" w:rsidR="00490C18" w:rsidRPr="00D55CAB" w:rsidRDefault="00490C18" w:rsidP="00AA3921">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170" w:type="dxa"/>
            <w:vAlign w:val="bottom"/>
          </w:tcPr>
          <w:p w14:paraId="1F9B97AE" w14:textId="77777777" w:rsidR="00490C18" w:rsidRPr="00D55CAB" w:rsidRDefault="00490C18" w:rsidP="008558F4">
            <w:pPr>
              <w:keepNext/>
              <w:jc w:val="center"/>
              <w:rPr>
                <w:rFonts w:ascii="Calibri" w:hAnsi="Calibri"/>
                <w:sz w:val="18"/>
                <w:szCs w:val="18"/>
              </w:rPr>
            </w:pPr>
            <w:r w:rsidRPr="00D55CAB">
              <w:rPr>
                <w:rFonts w:ascii="Calibri" w:hAnsi="Calibri"/>
                <w:sz w:val="18"/>
                <w:szCs w:val="18"/>
              </w:rPr>
              <w:t>SC System</w:t>
            </w:r>
          </w:p>
          <w:p w14:paraId="1F9B97AF" w14:textId="7CC1C866" w:rsidR="00490C18" w:rsidRPr="00295655" w:rsidRDefault="00490C18" w:rsidP="00A278F5">
            <w:pPr>
              <w:keepNext/>
              <w:jc w:val="center"/>
              <w:rPr>
                <w:rFonts w:ascii="Calibri" w:hAnsi="Calibri"/>
                <w:sz w:val="18"/>
                <w:szCs w:val="18"/>
              </w:rPr>
            </w:pPr>
            <w:r w:rsidRPr="00D55CAB">
              <w:rPr>
                <w:rFonts w:ascii="Calibri" w:hAnsi="Calibri"/>
                <w:sz w:val="18"/>
                <w:szCs w:val="18"/>
              </w:rPr>
              <w:t>T</w:t>
            </w:r>
            <w:r w:rsidR="003C24DD">
              <w:rPr>
                <w:rFonts w:ascii="Calibri" w:hAnsi="Calibri"/>
                <w:sz w:val="18"/>
                <w:szCs w:val="18"/>
              </w:rPr>
              <w:t>hermo</w:t>
            </w:r>
            <w:r w:rsidRPr="00D55CAB">
              <w:rPr>
                <w:rFonts w:ascii="Calibri" w:hAnsi="Calibri"/>
                <w:sz w:val="18"/>
                <w:szCs w:val="18"/>
              </w:rPr>
              <w:t xml:space="preserve">stat </w:t>
            </w:r>
            <w:r>
              <w:rPr>
                <w:rFonts w:ascii="Calibri" w:hAnsi="Calibri"/>
                <w:sz w:val="18"/>
                <w:szCs w:val="18"/>
              </w:rPr>
              <w:t>T</w:t>
            </w:r>
            <w:r w:rsidRPr="00D55CAB">
              <w:rPr>
                <w:rFonts w:ascii="Calibri" w:hAnsi="Calibri"/>
                <w:sz w:val="18"/>
                <w:szCs w:val="18"/>
              </w:rPr>
              <w:t>ype</w:t>
            </w:r>
          </w:p>
        </w:tc>
        <w:tc>
          <w:tcPr>
            <w:tcW w:w="1080" w:type="dxa"/>
            <w:vAlign w:val="bottom"/>
          </w:tcPr>
          <w:p w14:paraId="1F9B97B2" w14:textId="33638FBC" w:rsidR="00490C18" w:rsidRPr="00295655" w:rsidRDefault="00490C18" w:rsidP="00F330A0">
            <w:pPr>
              <w:keepNext/>
              <w:jc w:val="center"/>
              <w:rPr>
                <w:rFonts w:ascii="Calibri" w:hAnsi="Calibri"/>
                <w:sz w:val="18"/>
                <w:szCs w:val="18"/>
              </w:rPr>
            </w:pPr>
            <w:r w:rsidRPr="00BD6432">
              <w:rPr>
                <w:rFonts w:asciiTheme="minorHAnsi" w:hAnsiTheme="minorHAnsi"/>
                <w:sz w:val="18"/>
                <w:szCs w:val="18"/>
              </w:rPr>
              <w:t xml:space="preserve">Central Fan Integrated (CFI) </w:t>
            </w:r>
            <w:r w:rsidRPr="00F330A0">
              <w:rPr>
                <w:rFonts w:asciiTheme="minorHAnsi" w:hAnsiTheme="minorHAnsi"/>
                <w:sz w:val="18"/>
                <w:szCs w:val="18"/>
              </w:rPr>
              <w:t xml:space="preserve">Vent </w:t>
            </w:r>
            <w:r w:rsidRPr="00BD6432">
              <w:rPr>
                <w:rFonts w:asciiTheme="minorHAnsi" w:hAnsiTheme="minorHAnsi"/>
                <w:sz w:val="18"/>
                <w:szCs w:val="18"/>
              </w:rPr>
              <w:t>System Status</w:t>
            </w:r>
          </w:p>
        </w:tc>
        <w:tc>
          <w:tcPr>
            <w:tcW w:w="990" w:type="dxa"/>
            <w:vAlign w:val="bottom"/>
          </w:tcPr>
          <w:p w14:paraId="2E64F63E" w14:textId="3C140787" w:rsidR="00490C18" w:rsidRPr="002E10B9" w:rsidRDefault="00490C18" w:rsidP="004876DC">
            <w:pPr>
              <w:keepNext/>
              <w:jc w:val="center"/>
              <w:rPr>
                <w:rFonts w:asciiTheme="minorHAnsi" w:hAnsiTheme="minorHAnsi"/>
                <w:sz w:val="18"/>
                <w:szCs w:val="18"/>
              </w:rPr>
            </w:pPr>
            <w:r w:rsidRPr="002E10B9">
              <w:rPr>
                <w:rFonts w:ascii="Calibri" w:hAnsi="Calibri"/>
                <w:sz w:val="18"/>
                <w:szCs w:val="18"/>
              </w:rPr>
              <w:t>New or Replaced Duct Length</w:t>
            </w:r>
          </w:p>
        </w:tc>
        <w:tc>
          <w:tcPr>
            <w:tcW w:w="1080" w:type="dxa"/>
            <w:vAlign w:val="bottom"/>
          </w:tcPr>
          <w:p w14:paraId="70EC8BD4" w14:textId="677199D0" w:rsidR="00490C18" w:rsidRPr="002E10B9" w:rsidRDefault="00490C18" w:rsidP="004876DC">
            <w:pPr>
              <w:keepNext/>
              <w:jc w:val="center"/>
              <w:rPr>
                <w:rFonts w:asciiTheme="minorHAnsi" w:hAnsiTheme="minorHAnsi"/>
                <w:sz w:val="18"/>
                <w:szCs w:val="18"/>
              </w:rPr>
            </w:pPr>
            <w:r w:rsidRPr="002E10B9">
              <w:rPr>
                <w:rFonts w:ascii="Calibri" w:hAnsi="Calibri"/>
                <w:sz w:val="18"/>
                <w:szCs w:val="18"/>
              </w:rPr>
              <w:t xml:space="preserve">New Duct </w:t>
            </w:r>
            <w:r w:rsidRPr="002E10B9">
              <w:rPr>
                <w:rFonts w:ascii="Calibri" w:hAnsi="Calibri"/>
                <w:sz w:val="18"/>
                <w:szCs w:val="18"/>
              </w:rPr>
              <w:br/>
              <w:t>R-Value</w:t>
            </w:r>
          </w:p>
        </w:tc>
        <w:tc>
          <w:tcPr>
            <w:tcW w:w="900" w:type="dxa"/>
            <w:vAlign w:val="bottom"/>
          </w:tcPr>
          <w:p w14:paraId="51A6AF96" w14:textId="53E77125" w:rsidR="00490C18" w:rsidRDefault="00490C18" w:rsidP="004876DC">
            <w:pPr>
              <w:keepNext/>
              <w:jc w:val="center"/>
              <w:rPr>
                <w:rFonts w:asciiTheme="minorHAnsi" w:hAnsiTheme="minorHAnsi"/>
                <w:sz w:val="18"/>
                <w:szCs w:val="18"/>
              </w:rPr>
            </w:pPr>
            <w:r>
              <w:rPr>
                <w:rFonts w:asciiTheme="minorHAnsi" w:hAnsiTheme="minorHAnsi"/>
                <w:sz w:val="18"/>
                <w:szCs w:val="18"/>
              </w:rPr>
              <w:t>SC</w:t>
            </w:r>
          </w:p>
          <w:p w14:paraId="1B63D233" w14:textId="55D11886" w:rsidR="00490C18" w:rsidRPr="004876DC" w:rsidRDefault="00490C18" w:rsidP="004876DC">
            <w:pPr>
              <w:keepNext/>
              <w:jc w:val="center"/>
              <w:rPr>
                <w:rFonts w:asciiTheme="minorHAnsi" w:hAnsiTheme="minorHAnsi"/>
                <w:sz w:val="18"/>
                <w:szCs w:val="18"/>
              </w:rPr>
            </w:pPr>
            <w:r w:rsidRPr="004876DC">
              <w:rPr>
                <w:rFonts w:asciiTheme="minorHAnsi" w:hAnsiTheme="minorHAnsi"/>
                <w:sz w:val="18"/>
                <w:szCs w:val="18"/>
              </w:rPr>
              <w:t>System</w:t>
            </w:r>
          </w:p>
          <w:p w14:paraId="57E4591D" w14:textId="5F83BEC6" w:rsidR="00490C18" w:rsidRPr="00BD6432" w:rsidRDefault="00490C18" w:rsidP="004876DC">
            <w:pPr>
              <w:keepNext/>
              <w:jc w:val="center"/>
              <w:rPr>
                <w:rFonts w:asciiTheme="minorHAnsi" w:hAnsiTheme="minorHAnsi"/>
                <w:sz w:val="18"/>
                <w:szCs w:val="18"/>
              </w:rPr>
            </w:pPr>
            <w:r w:rsidRPr="004876DC">
              <w:rPr>
                <w:rFonts w:asciiTheme="minorHAnsi" w:hAnsiTheme="minorHAnsi"/>
                <w:sz w:val="18"/>
                <w:szCs w:val="18"/>
              </w:rPr>
              <w:t>Status</w:t>
            </w:r>
          </w:p>
        </w:tc>
        <w:tc>
          <w:tcPr>
            <w:tcW w:w="1098" w:type="dxa"/>
            <w:vAlign w:val="bottom"/>
          </w:tcPr>
          <w:p w14:paraId="63CDF4DD" w14:textId="53042ED9" w:rsidR="00490C18" w:rsidRPr="004876DC" w:rsidRDefault="00490C18" w:rsidP="005A208B">
            <w:pPr>
              <w:keepNext/>
              <w:jc w:val="center"/>
              <w:rPr>
                <w:rFonts w:asciiTheme="minorHAnsi" w:hAnsiTheme="minorHAnsi"/>
                <w:sz w:val="18"/>
                <w:szCs w:val="18"/>
              </w:rPr>
            </w:pPr>
            <w:r w:rsidRPr="005A208B">
              <w:rPr>
                <w:rFonts w:asciiTheme="minorHAnsi" w:hAnsiTheme="minorHAnsi"/>
                <w:sz w:val="18"/>
                <w:szCs w:val="18"/>
              </w:rPr>
              <w:t>Duct System Status</w:t>
            </w:r>
          </w:p>
        </w:tc>
      </w:tr>
      <w:tr w:rsidR="008703DD" w:rsidRPr="003C371F" w14:paraId="1F9B9812" w14:textId="6F37A7CF" w:rsidTr="003C24DD">
        <w:trPr>
          <w:trHeight w:val="395"/>
        </w:trPr>
        <w:tc>
          <w:tcPr>
            <w:tcW w:w="1126" w:type="dxa"/>
          </w:tcPr>
          <w:p w14:paraId="6576C6B9" w14:textId="40386E06" w:rsidR="00FA6955" w:rsidRDefault="00490C18" w:rsidP="00175E6E">
            <w:pPr>
              <w:keepNext/>
            </w:pPr>
            <w:r w:rsidRPr="00295655">
              <w:rPr>
                <w:rFonts w:asciiTheme="minorHAnsi" w:hAnsiTheme="minorHAnsi"/>
                <w:sz w:val="16"/>
                <w:szCs w:val="16"/>
              </w:rPr>
              <w:t xml:space="preserve">&lt;&lt; </w:t>
            </w:r>
            <w:r w:rsidR="00175E6E">
              <w:rPr>
                <w:rFonts w:asciiTheme="minorHAnsi" w:hAnsiTheme="minorHAnsi"/>
                <w:sz w:val="16"/>
                <w:szCs w:val="16"/>
              </w:rPr>
              <w:t>as default, require u</w:t>
            </w:r>
            <w:r w:rsidRPr="00295655">
              <w:rPr>
                <w:rFonts w:asciiTheme="minorHAnsi" w:hAnsiTheme="minorHAnsi"/>
                <w:sz w:val="16"/>
                <w:szCs w:val="16"/>
              </w:rPr>
              <w:t xml:space="preserve">ser </w:t>
            </w:r>
            <w:r w:rsidR="00175E6E">
              <w:rPr>
                <w:rFonts w:asciiTheme="minorHAnsi" w:hAnsiTheme="minorHAnsi"/>
                <w:sz w:val="16"/>
                <w:szCs w:val="16"/>
              </w:rPr>
              <w:t xml:space="preserve">to </w:t>
            </w:r>
            <w:r w:rsidRPr="00295655">
              <w:rPr>
                <w:rFonts w:asciiTheme="minorHAnsi" w:hAnsiTheme="minorHAnsi"/>
                <w:sz w:val="16"/>
                <w:szCs w:val="16"/>
              </w:rPr>
              <w:t xml:space="preserve">select </w:t>
            </w:r>
            <w:r>
              <w:rPr>
                <w:rFonts w:asciiTheme="minorHAnsi" w:hAnsiTheme="minorHAnsi"/>
                <w:sz w:val="16"/>
                <w:szCs w:val="16"/>
              </w:rPr>
              <w:t>applicable</w:t>
            </w:r>
            <w:r w:rsidRPr="00295655">
              <w:rPr>
                <w:rFonts w:asciiTheme="minorHAnsi" w:hAnsiTheme="minorHAnsi"/>
                <w:sz w:val="16"/>
                <w:szCs w:val="16"/>
              </w:rPr>
              <w:t xml:space="preserve"> system name from a list </w:t>
            </w:r>
            <w:r>
              <w:rPr>
                <w:rFonts w:asciiTheme="minorHAnsi" w:hAnsiTheme="minorHAnsi"/>
                <w:sz w:val="16"/>
                <w:szCs w:val="16"/>
              </w:rPr>
              <w:t xml:space="preserve">comprised </w:t>
            </w:r>
            <w:r w:rsidRPr="00295655">
              <w:rPr>
                <w:rFonts w:asciiTheme="minorHAnsi" w:hAnsiTheme="minorHAnsi"/>
                <w:sz w:val="16"/>
                <w:szCs w:val="16"/>
              </w:rPr>
              <w:t xml:space="preserve">of the systems identified in column </w:t>
            </w:r>
            <w:r w:rsidR="00964224" w:rsidRPr="00964224">
              <w:rPr>
                <w:rFonts w:asciiTheme="minorHAnsi" w:hAnsiTheme="minorHAnsi"/>
                <w:sz w:val="16"/>
                <w:szCs w:val="16"/>
                <w:highlight w:val="yellow"/>
              </w:rPr>
              <w:t>B01</w:t>
            </w:r>
            <w:r w:rsidR="00175E6E">
              <w:rPr>
                <w:rFonts w:asciiTheme="minorHAnsi" w:hAnsiTheme="minorHAnsi"/>
                <w:sz w:val="16"/>
                <w:szCs w:val="16"/>
              </w:rPr>
              <w:t>; else allow user to override the default and enter text</w:t>
            </w:r>
            <w:r w:rsidR="00FA6955">
              <w:rPr>
                <w:rFonts w:asciiTheme="minorHAnsi" w:hAnsiTheme="minorHAnsi"/>
                <w:sz w:val="16"/>
                <w:szCs w:val="16"/>
              </w:rPr>
              <w:t xml:space="preserve"> 15 characters maximum</w:t>
            </w:r>
            <w:r w:rsidR="00FA6955">
              <w:t>;</w:t>
            </w:r>
          </w:p>
          <w:p w14:paraId="13441894" w14:textId="77777777" w:rsidR="00FA6955" w:rsidRDefault="00FA6955" w:rsidP="00175E6E">
            <w:pPr>
              <w:keepNext/>
            </w:pPr>
          </w:p>
          <w:p w14:paraId="1F9B97B4" w14:textId="18B28279" w:rsidR="00490C18" w:rsidRPr="00295655" w:rsidRDefault="00FA6955" w:rsidP="00175E6E">
            <w:pPr>
              <w:keepNext/>
              <w:rPr>
                <w:rFonts w:asciiTheme="minorHAnsi" w:hAnsiTheme="minorHAnsi"/>
                <w:sz w:val="16"/>
                <w:szCs w:val="16"/>
              </w:rPr>
            </w:pPr>
            <w:r w:rsidRPr="00FA6955">
              <w:rPr>
                <w:rFonts w:asciiTheme="minorHAnsi" w:hAnsiTheme="minorHAnsi"/>
                <w:sz w:val="16"/>
                <w:szCs w:val="16"/>
              </w:rPr>
              <w:t>flag non-default values and report in project status notes field; a revised CF1R may be required</w:t>
            </w:r>
            <w:r w:rsidR="00175E6E">
              <w:rPr>
                <w:rFonts w:asciiTheme="minorHAnsi" w:hAnsiTheme="minorHAnsi"/>
                <w:sz w:val="16"/>
                <w:szCs w:val="16"/>
              </w:rPr>
              <w:t xml:space="preserve"> </w:t>
            </w:r>
            <w:r w:rsidR="00490C18" w:rsidRPr="00295655">
              <w:rPr>
                <w:rFonts w:asciiTheme="minorHAnsi" w:hAnsiTheme="minorHAnsi"/>
                <w:sz w:val="16"/>
                <w:szCs w:val="16"/>
              </w:rPr>
              <w:t>&gt;&gt;</w:t>
            </w:r>
          </w:p>
        </w:tc>
        <w:tc>
          <w:tcPr>
            <w:tcW w:w="1125" w:type="dxa"/>
          </w:tcPr>
          <w:p w14:paraId="1F9B97B5" w14:textId="77777777" w:rsidR="00490C18" w:rsidRPr="00295655" w:rsidRDefault="00490C18" w:rsidP="00AA3921">
            <w:pPr>
              <w:keepNext/>
              <w:rPr>
                <w:rFonts w:asciiTheme="minorHAnsi" w:hAnsiTheme="minorHAnsi"/>
                <w:sz w:val="16"/>
                <w:szCs w:val="16"/>
              </w:rPr>
            </w:pPr>
            <w:r w:rsidRPr="00295655">
              <w:rPr>
                <w:rFonts w:asciiTheme="minorHAnsi" w:hAnsiTheme="minorHAnsi"/>
                <w:sz w:val="16"/>
                <w:szCs w:val="16"/>
              </w:rPr>
              <w:t>&lt;&lt;user input, text, 15 characters maximum&gt;&gt;</w:t>
            </w:r>
          </w:p>
        </w:tc>
        <w:tc>
          <w:tcPr>
            <w:tcW w:w="1124" w:type="dxa"/>
          </w:tcPr>
          <w:p w14:paraId="1F9B97B6" w14:textId="77777777" w:rsidR="00490C18" w:rsidRDefault="00490C18" w:rsidP="00A82EF3">
            <w:pPr>
              <w:keepNext/>
              <w:rPr>
                <w:rFonts w:asciiTheme="minorHAnsi" w:hAnsiTheme="minorHAnsi"/>
                <w:sz w:val="16"/>
                <w:szCs w:val="16"/>
              </w:rPr>
            </w:pPr>
            <w:r w:rsidRPr="00295655">
              <w:rPr>
                <w:rFonts w:asciiTheme="minorHAnsi" w:hAnsiTheme="minorHAnsi"/>
                <w:sz w:val="16"/>
                <w:szCs w:val="16"/>
              </w:rPr>
              <w:t>&lt;&lt; user input, numeric, xxxx</w:t>
            </w:r>
            <w:r>
              <w:rPr>
                <w:rFonts w:asciiTheme="minorHAnsi" w:hAnsiTheme="minorHAnsi"/>
                <w:sz w:val="16"/>
                <w:szCs w:val="16"/>
              </w:rPr>
              <w:t>;</w:t>
            </w:r>
          </w:p>
          <w:p w14:paraId="1F9B97B7" w14:textId="77777777" w:rsidR="00490C18" w:rsidRDefault="00490C18" w:rsidP="00A82EF3">
            <w:pPr>
              <w:keepNext/>
              <w:rPr>
                <w:rFonts w:asciiTheme="minorHAnsi" w:hAnsiTheme="minorHAnsi"/>
                <w:sz w:val="16"/>
                <w:szCs w:val="16"/>
              </w:rPr>
            </w:pPr>
          </w:p>
          <w:p w14:paraId="1F9B97B8" w14:textId="4FD76A25" w:rsidR="00490C18" w:rsidRPr="00295655" w:rsidRDefault="00490C18" w:rsidP="008703DD">
            <w:pPr>
              <w:keepNext/>
              <w:rPr>
                <w:rFonts w:asciiTheme="minorHAnsi" w:hAnsiTheme="minorHAnsi"/>
                <w:sz w:val="16"/>
                <w:szCs w:val="16"/>
              </w:rPr>
            </w:pPr>
            <w:r>
              <w:rPr>
                <w:rFonts w:asciiTheme="minorHAnsi" w:hAnsiTheme="minorHAnsi"/>
                <w:sz w:val="16"/>
                <w:szCs w:val="16"/>
              </w:rPr>
              <w:t xml:space="preserve">*Require the sum of the values in this column to be equal to the value in </w:t>
            </w:r>
            <w:r w:rsidRPr="001228C6">
              <w:rPr>
                <w:rFonts w:asciiTheme="minorHAnsi" w:hAnsiTheme="minorHAnsi"/>
                <w:sz w:val="16"/>
                <w:szCs w:val="16"/>
                <w:highlight w:val="yellow"/>
              </w:rPr>
              <w:t>A03</w:t>
            </w:r>
            <w:r>
              <w:rPr>
                <w:rFonts w:asciiTheme="minorHAnsi" w:hAnsiTheme="minorHAnsi"/>
                <w:sz w:val="16"/>
                <w:szCs w:val="16"/>
              </w:rPr>
              <w:t xml:space="preserve"> as condition of completion of </w:t>
            </w:r>
            <w:r w:rsidR="008703DD">
              <w:rPr>
                <w:rFonts w:asciiTheme="minorHAnsi" w:hAnsiTheme="minorHAnsi"/>
                <w:sz w:val="16"/>
                <w:szCs w:val="16"/>
              </w:rPr>
              <w:t xml:space="preserve">this </w:t>
            </w:r>
            <w:r>
              <w:rPr>
                <w:rFonts w:asciiTheme="minorHAnsi" w:hAnsiTheme="minorHAnsi"/>
                <w:sz w:val="16"/>
                <w:szCs w:val="16"/>
              </w:rPr>
              <w:t>doc</w:t>
            </w:r>
            <w:r w:rsidRPr="00295655">
              <w:rPr>
                <w:rFonts w:asciiTheme="minorHAnsi" w:hAnsiTheme="minorHAnsi"/>
                <w:sz w:val="16"/>
                <w:szCs w:val="16"/>
              </w:rPr>
              <w:t>&gt;&gt;</w:t>
            </w:r>
          </w:p>
        </w:tc>
        <w:tc>
          <w:tcPr>
            <w:tcW w:w="1233" w:type="dxa"/>
          </w:tcPr>
          <w:p w14:paraId="2B18B2DB" w14:textId="4FE1A2C3" w:rsidR="009316CC" w:rsidRDefault="00490C18" w:rsidP="00C1617F">
            <w:pPr>
              <w:keepNext/>
              <w:rPr>
                <w:rFonts w:asciiTheme="minorHAnsi" w:hAnsiTheme="minorHAnsi"/>
                <w:sz w:val="12"/>
                <w:szCs w:val="12"/>
              </w:rPr>
            </w:pPr>
            <w:r w:rsidRPr="00CA2968">
              <w:rPr>
                <w:rFonts w:asciiTheme="minorHAnsi" w:hAnsiTheme="minorHAnsi"/>
                <w:sz w:val="12"/>
                <w:szCs w:val="12"/>
              </w:rPr>
              <w:t>&lt;&lt;</w:t>
            </w:r>
            <w:r w:rsidR="009316CC" w:rsidRPr="009316CC">
              <w:rPr>
                <w:rFonts w:asciiTheme="minorHAnsi" w:hAnsiTheme="minorHAnsi"/>
                <w:sz w:val="12"/>
                <w:szCs w:val="12"/>
              </w:rPr>
              <w:t>if SC system is not shown in section B, then user pick one from list</w:t>
            </w:r>
            <w:r w:rsidR="00351E42">
              <w:rPr>
                <w:rFonts w:asciiTheme="minorHAnsi" w:hAnsiTheme="minorHAnsi"/>
                <w:sz w:val="12"/>
                <w:szCs w:val="12"/>
              </w:rPr>
              <w:t xml:space="preserve"> below, else,</w:t>
            </w:r>
          </w:p>
          <w:p w14:paraId="1F9B97B9" w14:textId="6378D9E6" w:rsidR="00490C18" w:rsidRPr="00CA2968" w:rsidRDefault="00490C18" w:rsidP="00C1617F">
            <w:pPr>
              <w:keepNext/>
              <w:rPr>
                <w:rFonts w:asciiTheme="minorHAnsi" w:hAnsiTheme="minorHAnsi"/>
                <w:sz w:val="12"/>
                <w:szCs w:val="12"/>
              </w:rPr>
            </w:pPr>
            <w:r w:rsidRPr="00CA2968">
              <w:rPr>
                <w:rFonts w:asciiTheme="minorHAnsi" w:hAnsiTheme="minorHAnsi"/>
                <w:sz w:val="12"/>
                <w:szCs w:val="12"/>
              </w:rPr>
              <w:t xml:space="preserve">reference value from </w:t>
            </w:r>
            <w:r w:rsidR="00964224" w:rsidRPr="00901A7D">
              <w:rPr>
                <w:rFonts w:asciiTheme="minorHAnsi" w:hAnsiTheme="minorHAnsi"/>
                <w:sz w:val="12"/>
                <w:szCs w:val="12"/>
                <w:highlight w:val="yellow"/>
              </w:rPr>
              <w:t>B03</w:t>
            </w:r>
            <w:r w:rsidR="00964224" w:rsidRPr="00CA2968">
              <w:rPr>
                <w:rFonts w:asciiTheme="minorHAnsi" w:hAnsiTheme="minorHAnsi"/>
                <w:sz w:val="12"/>
                <w:szCs w:val="12"/>
              </w:rPr>
              <w:t xml:space="preserve"> </w:t>
            </w:r>
            <w:r w:rsidRPr="00CA2968">
              <w:rPr>
                <w:rFonts w:asciiTheme="minorHAnsi" w:hAnsiTheme="minorHAnsi"/>
                <w:sz w:val="12"/>
                <w:szCs w:val="12"/>
              </w:rPr>
              <w:t>as default; allow user to override the default and pick one from list</w:t>
            </w:r>
            <w:r w:rsidR="00351E42">
              <w:rPr>
                <w:rFonts w:asciiTheme="minorHAnsi" w:hAnsiTheme="minorHAnsi"/>
                <w:sz w:val="12"/>
                <w:szCs w:val="12"/>
              </w:rPr>
              <w:t xml:space="preserve"> below</w:t>
            </w:r>
            <w:r w:rsidRPr="00CA2968">
              <w:rPr>
                <w:rFonts w:asciiTheme="minorHAnsi" w:hAnsiTheme="minorHAnsi"/>
                <w:sz w:val="12"/>
                <w:szCs w:val="12"/>
              </w:rPr>
              <w:t>:</w:t>
            </w:r>
          </w:p>
          <w:p w14:paraId="1F9B97BA" w14:textId="77777777" w:rsidR="00490C18" w:rsidRPr="00CA2968" w:rsidRDefault="00490C18" w:rsidP="00C1617F">
            <w:pPr>
              <w:keepNext/>
              <w:rPr>
                <w:rFonts w:asciiTheme="minorHAnsi" w:hAnsiTheme="minorHAnsi"/>
                <w:sz w:val="12"/>
                <w:szCs w:val="12"/>
              </w:rPr>
            </w:pPr>
          </w:p>
          <w:p w14:paraId="1F9B97BB"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*central gas furnace;</w:t>
            </w:r>
          </w:p>
          <w:p w14:paraId="1F9B97BC"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 xml:space="preserve">*central split HP; </w:t>
            </w:r>
          </w:p>
          <w:p w14:paraId="1F9B97BD"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*central packaged HP</w:t>
            </w:r>
          </w:p>
          <w:p w14:paraId="1F9B97BE"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*central large packaged HP</w:t>
            </w:r>
          </w:p>
          <w:p w14:paraId="1F9B97BF" w14:textId="70224175" w:rsidR="00490C18" w:rsidRPr="00CA2968" w:rsidRDefault="00490C18" w:rsidP="00B36706">
            <w:pPr>
              <w:rPr>
                <w:rFonts w:asciiTheme="minorHAnsi" w:hAnsiTheme="minorHAnsi"/>
                <w:sz w:val="12"/>
                <w:szCs w:val="12"/>
              </w:rPr>
            </w:pPr>
            <w:r w:rsidRPr="00CA2968">
              <w:rPr>
                <w:rFonts w:asciiTheme="minorHAnsi" w:hAnsiTheme="minorHAnsi"/>
                <w:sz w:val="12"/>
                <w:szCs w:val="12"/>
              </w:rPr>
              <w:t xml:space="preserve">*ductless </w:t>
            </w:r>
            <w:r w:rsidR="001C0A72">
              <w:rPr>
                <w:rFonts w:asciiTheme="minorHAnsi" w:hAnsiTheme="minorHAnsi"/>
                <w:sz w:val="12"/>
                <w:szCs w:val="12"/>
              </w:rPr>
              <w:t>mini-</w:t>
            </w:r>
            <w:r w:rsidRPr="00CA2968">
              <w:rPr>
                <w:rFonts w:asciiTheme="minorHAnsi" w:hAnsiTheme="minorHAnsi"/>
                <w:sz w:val="12"/>
                <w:szCs w:val="12"/>
              </w:rPr>
              <w:t>split HP;</w:t>
            </w:r>
          </w:p>
          <w:p w14:paraId="1F9B97C0"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*room HP;</w:t>
            </w:r>
          </w:p>
          <w:p w14:paraId="1F9B97C1"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*boiler;</w:t>
            </w:r>
          </w:p>
          <w:p w14:paraId="1F9B97C2"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*hydronic;</w:t>
            </w:r>
          </w:p>
          <w:p w14:paraId="1F9B97C3"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*combined hydronic;</w:t>
            </w:r>
          </w:p>
          <w:p w14:paraId="1F9B97C4"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*hydronic+forced air;</w:t>
            </w:r>
          </w:p>
          <w:p w14:paraId="1F9B97C5"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*combined hydronic+forced air;</w:t>
            </w:r>
          </w:p>
          <w:p w14:paraId="1F9B97C6" w14:textId="77777777" w:rsidR="00490C18" w:rsidRPr="00CA2968" w:rsidRDefault="00490C18" w:rsidP="009E04C7">
            <w:pPr>
              <w:rPr>
                <w:rFonts w:asciiTheme="minorHAnsi" w:hAnsiTheme="minorHAnsi"/>
                <w:sz w:val="12"/>
                <w:szCs w:val="12"/>
              </w:rPr>
            </w:pPr>
            <w:r w:rsidRPr="00CA2968">
              <w:rPr>
                <w:rFonts w:asciiTheme="minorHAnsi" w:hAnsiTheme="minorHAnsi"/>
                <w:sz w:val="12"/>
                <w:szCs w:val="12"/>
              </w:rPr>
              <w:t>*hydronic HP,</w:t>
            </w:r>
          </w:p>
          <w:p w14:paraId="1F9B97C7"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*hydronic HP+forced air;</w:t>
            </w:r>
          </w:p>
          <w:p w14:paraId="1F9B97C8"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*gas wall furnace;</w:t>
            </w:r>
          </w:p>
          <w:p w14:paraId="1F9B97C9" w14:textId="77777777" w:rsidR="00490C18" w:rsidRPr="00CA2968" w:rsidRDefault="00490C18" w:rsidP="00B36706">
            <w:pPr>
              <w:rPr>
                <w:rFonts w:asciiTheme="minorHAnsi" w:hAnsiTheme="minorHAnsi"/>
                <w:sz w:val="12"/>
                <w:szCs w:val="12"/>
              </w:rPr>
            </w:pPr>
            <w:r w:rsidRPr="00CA2968">
              <w:rPr>
                <w:rFonts w:asciiTheme="minorHAnsi" w:hAnsiTheme="minorHAnsi"/>
                <w:sz w:val="12"/>
                <w:szCs w:val="12"/>
              </w:rPr>
              <w:t>*gas space heater;</w:t>
            </w:r>
          </w:p>
          <w:p w14:paraId="06F89095" w14:textId="77777777" w:rsidR="00D5755B" w:rsidRDefault="00490C18" w:rsidP="00B36706">
            <w:pPr>
              <w:keepNext/>
              <w:rPr>
                <w:rFonts w:asciiTheme="minorHAnsi" w:hAnsiTheme="minorHAnsi"/>
                <w:sz w:val="12"/>
                <w:szCs w:val="12"/>
              </w:rPr>
            </w:pPr>
            <w:r w:rsidRPr="00CA2968">
              <w:rPr>
                <w:rFonts w:asciiTheme="minorHAnsi" w:hAnsiTheme="minorHAnsi"/>
                <w:sz w:val="12"/>
                <w:szCs w:val="12"/>
              </w:rPr>
              <w:t>*electric ;</w:t>
            </w:r>
          </w:p>
          <w:p w14:paraId="6D3608B5" w14:textId="77777777" w:rsidR="001C0A72" w:rsidRDefault="00D5755B" w:rsidP="00B36706">
            <w:pPr>
              <w:keepNext/>
              <w:rPr>
                <w:rFonts w:asciiTheme="minorHAnsi" w:hAnsiTheme="minorHAnsi"/>
                <w:sz w:val="12"/>
                <w:szCs w:val="12"/>
              </w:rPr>
            </w:pPr>
            <w:r>
              <w:rPr>
                <w:rFonts w:asciiTheme="minorHAnsi" w:hAnsiTheme="minorHAnsi"/>
                <w:sz w:val="12"/>
                <w:szCs w:val="12"/>
              </w:rPr>
              <w:t>*Wood Heat;</w:t>
            </w:r>
          </w:p>
          <w:p w14:paraId="05C7B561" w14:textId="77777777" w:rsidR="001C0A72" w:rsidRDefault="001C0A72" w:rsidP="00B36706">
            <w:pPr>
              <w:keepNext/>
              <w:rPr>
                <w:rFonts w:asciiTheme="minorHAnsi" w:hAnsiTheme="minorHAnsi"/>
                <w:sz w:val="12"/>
                <w:szCs w:val="12"/>
              </w:rPr>
            </w:pPr>
            <w:r>
              <w:rPr>
                <w:rFonts w:asciiTheme="minorHAnsi" w:hAnsiTheme="minorHAnsi"/>
                <w:sz w:val="12"/>
                <w:szCs w:val="12"/>
              </w:rPr>
              <w:t>*small duct high velocity HP;</w:t>
            </w:r>
          </w:p>
          <w:p w14:paraId="04F5C090" w14:textId="77777777" w:rsidR="001C0A72" w:rsidRDefault="001C0A72" w:rsidP="00B36706">
            <w:pPr>
              <w:keepNext/>
              <w:rPr>
                <w:rFonts w:asciiTheme="minorHAnsi" w:hAnsiTheme="minorHAnsi"/>
                <w:sz w:val="12"/>
                <w:szCs w:val="12"/>
              </w:rPr>
            </w:pPr>
            <w:r>
              <w:rPr>
                <w:rFonts w:asciiTheme="minorHAnsi" w:hAnsiTheme="minorHAnsi"/>
                <w:sz w:val="12"/>
                <w:szCs w:val="12"/>
              </w:rPr>
              <w:t>*ductless multi-split HP;</w:t>
            </w:r>
          </w:p>
          <w:p w14:paraId="1F9B97CA" w14:textId="1E0B2285" w:rsidR="00490C18" w:rsidRDefault="001C0A72" w:rsidP="00B36706">
            <w:pPr>
              <w:keepNext/>
              <w:rPr>
                <w:ins w:id="3" w:author="Shewmaker, Michael@Energy" w:date="2017-12-19T15:41:00Z"/>
                <w:rFonts w:asciiTheme="minorHAnsi" w:hAnsiTheme="minorHAnsi"/>
                <w:sz w:val="12"/>
                <w:szCs w:val="12"/>
              </w:rPr>
            </w:pPr>
            <w:r>
              <w:rPr>
                <w:rFonts w:asciiTheme="minorHAnsi" w:hAnsiTheme="minorHAnsi"/>
                <w:sz w:val="12"/>
                <w:szCs w:val="12"/>
              </w:rPr>
              <w:t>*ductless VRF HP;</w:t>
            </w:r>
            <w:r w:rsidR="00490C18" w:rsidRPr="00CA2968">
              <w:rPr>
                <w:rFonts w:asciiTheme="minorHAnsi" w:hAnsiTheme="minorHAnsi"/>
                <w:sz w:val="12"/>
                <w:szCs w:val="12"/>
              </w:rPr>
              <w:t xml:space="preserve">  </w:t>
            </w:r>
          </w:p>
          <w:p w14:paraId="7A54E79E" w14:textId="264691EF" w:rsidR="0085676F" w:rsidRPr="00CA2968" w:rsidRDefault="0085676F" w:rsidP="00B36706">
            <w:pPr>
              <w:keepNext/>
              <w:rPr>
                <w:rFonts w:asciiTheme="minorHAnsi" w:hAnsiTheme="minorHAnsi"/>
                <w:sz w:val="12"/>
                <w:szCs w:val="12"/>
              </w:rPr>
            </w:pPr>
            <w:ins w:id="4" w:author="Shewmaker, Michael@Energy" w:date="2017-12-19T15:41:00Z">
              <w:r>
                <w:rPr>
                  <w:rFonts w:asciiTheme="minorHAnsi" w:hAnsiTheme="minorHAnsi"/>
                  <w:sz w:val="12"/>
                  <w:szCs w:val="12"/>
                </w:rPr>
                <w:t>*Packaged gas furnace</w:t>
              </w:r>
            </w:ins>
          </w:p>
          <w:p w14:paraId="1F9B97CB" w14:textId="77777777" w:rsidR="00490C18" w:rsidRPr="00CA2968" w:rsidRDefault="00490C18" w:rsidP="00B36706">
            <w:pPr>
              <w:keepNext/>
              <w:rPr>
                <w:rFonts w:ascii="Calibri" w:hAnsi="Calibri"/>
                <w:sz w:val="12"/>
                <w:szCs w:val="12"/>
              </w:rPr>
            </w:pPr>
          </w:p>
          <w:p w14:paraId="1F9B97CC" w14:textId="77777777" w:rsidR="00490C18" w:rsidRPr="00295655" w:rsidRDefault="00490C18" w:rsidP="00C1617F">
            <w:pPr>
              <w:keepNext/>
              <w:rPr>
                <w:rFonts w:asciiTheme="minorHAnsi" w:hAnsiTheme="minorHAnsi"/>
                <w:sz w:val="16"/>
                <w:szCs w:val="16"/>
              </w:rPr>
            </w:pPr>
            <w:r w:rsidRPr="00CA2968">
              <w:rPr>
                <w:rFonts w:asciiTheme="minorHAnsi" w:hAnsiTheme="minorHAnsi"/>
                <w:sz w:val="12"/>
                <w:szCs w:val="12"/>
              </w:rPr>
              <w:t xml:space="preserve">*flag non-default values and report in project status notes field; a revised CF1R may be required </w:t>
            </w:r>
            <w:r w:rsidRPr="00CA2968">
              <w:rPr>
                <w:rFonts w:ascii="Calibri" w:hAnsi="Calibri"/>
                <w:sz w:val="12"/>
                <w:szCs w:val="12"/>
              </w:rPr>
              <w:t>&gt;&gt;</w:t>
            </w:r>
          </w:p>
        </w:tc>
        <w:tc>
          <w:tcPr>
            <w:tcW w:w="1260" w:type="dxa"/>
          </w:tcPr>
          <w:p w14:paraId="78ED73F0" w14:textId="77777777" w:rsidR="00351E42" w:rsidRDefault="00490C18" w:rsidP="00C1617F">
            <w:pPr>
              <w:keepNext/>
              <w:rPr>
                <w:rFonts w:asciiTheme="minorHAnsi" w:hAnsiTheme="minorHAnsi"/>
                <w:sz w:val="12"/>
                <w:szCs w:val="12"/>
              </w:rPr>
            </w:pPr>
            <w:r w:rsidRPr="00CA2968">
              <w:rPr>
                <w:rFonts w:asciiTheme="minorHAnsi" w:hAnsiTheme="minorHAnsi"/>
                <w:sz w:val="12"/>
                <w:szCs w:val="12"/>
              </w:rPr>
              <w:t>&lt;&lt;</w:t>
            </w:r>
            <w:r w:rsidR="00351E42">
              <w:t xml:space="preserve"> </w:t>
            </w:r>
            <w:r w:rsidR="00351E42" w:rsidRPr="00351E42">
              <w:rPr>
                <w:rFonts w:asciiTheme="minorHAnsi" w:hAnsiTheme="minorHAnsi"/>
                <w:sz w:val="12"/>
                <w:szCs w:val="12"/>
              </w:rPr>
              <w:t xml:space="preserve">if SC system is not shown in section B, then user pick one from list below, </w:t>
            </w:r>
          </w:p>
          <w:p w14:paraId="1F9B97CD" w14:textId="3B7DB5F3" w:rsidR="00490C18" w:rsidRPr="00CA2968" w:rsidRDefault="00351E42" w:rsidP="00C1617F">
            <w:pPr>
              <w:keepNext/>
              <w:rPr>
                <w:rFonts w:asciiTheme="minorHAnsi" w:hAnsiTheme="minorHAnsi"/>
                <w:sz w:val="12"/>
                <w:szCs w:val="12"/>
              </w:rPr>
            </w:pPr>
            <w:r w:rsidRPr="00351E42">
              <w:rPr>
                <w:rFonts w:asciiTheme="minorHAnsi" w:hAnsiTheme="minorHAnsi"/>
                <w:sz w:val="12"/>
                <w:szCs w:val="12"/>
              </w:rPr>
              <w:t>else</w:t>
            </w:r>
            <w:r w:rsidR="00490C18" w:rsidRPr="00CA2968">
              <w:rPr>
                <w:rFonts w:asciiTheme="minorHAnsi" w:hAnsiTheme="minorHAnsi"/>
                <w:sz w:val="12"/>
                <w:szCs w:val="12"/>
              </w:rPr>
              <w:t xml:space="preserve"> reference value from </w:t>
            </w:r>
            <w:r w:rsidR="00964224" w:rsidRPr="00901A7D">
              <w:rPr>
                <w:rFonts w:asciiTheme="minorHAnsi" w:hAnsiTheme="minorHAnsi"/>
                <w:sz w:val="12"/>
                <w:szCs w:val="12"/>
                <w:highlight w:val="yellow"/>
              </w:rPr>
              <w:t>B04</w:t>
            </w:r>
            <w:r w:rsidR="00964224" w:rsidRPr="00CA2968">
              <w:rPr>
                <w:rFonts w:asciiTheme="minorHAnsi" w:hAnsiTheme="minorHAnsi"/>
                <w:sz w:val="12"/>
                <w:szCs w:val="12"/>
              </w:rPr>
              <w:t xml:space="preserve"> </w:t>
            </w:r>
            <w:r w:rsidR="00490C18" w:rsidRPr="00CA2968">
              <w:rPr>
                <w:rFonts w:asciiTheme="minorHAnsi" w:hAnsiTheme="minorHAnsi"/>
                <w:sz w:val="12"/>
                <w:szCs w:val="12"/>
              </w:rPr>
              <w:t>as default; allow user to override the default and pick one from list</w:t>
            </w:r>
            <w:r>
              <w:rPr>
                <w:rFonts w:asciiTheme="minorHAnsi" w:hAnsiTheme="minorHAnsi"/>
                <w:sz w:val="12"/>
                <w:szCs w:val="12"/>
              </w:rPr>
              <w:t xml:space="preserve"> below</w:t>
            </w:r>
            <w:r w:rsidR="00490C18" w:rsidRPr="00CA2968">
              <w:rPr>
                <w:rFonts w:asciiTheme="minorHAnsi" w:hAnsiTheme="minorHAnsi"/>
                <w:sz w:val="12"/>
                <w:szCs w:val="12"/>
              </w:rPr>
              <w:t xml:space="preserve">: </w:t>
            </w:r>
          </w:p>
          <w:p w14:paraId="1F9B97CE" w14:textId="77777777" w:rsidR="00490C18" w:rsidRPr="00CA2968" w:rsidRDefault="00490C18" w:rsidP="00C1617F">
            <w:pPr>
              <w:keepNext/>
              <w:rPr>
                <w:rFonts w:asciiTheme="minorHAnsi" w:hAnsiTheme="minorHAnsi"/>
                <w:sz w:val="12"/>
                <w:szCs w:val="12"/>
              </w:rPr>
            </w:pPr>
          </w:p>
          <w:p w14:paraId="1F9B97CF"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*central split AC;</w:t>
            </w:r>
          </w:p>
          <w:p w14:paraId="1F9B97D0"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*central split HP</w:t>
            </w:r>
          </w:p>
          <w:p w14:paraId="1F9B97D1"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*central packaged AC ;</w:t>
            </w:r>
          </w:p>
          <w:p w14:paraId="1F9B97D2"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*central packaged HP</w:t>
            </w:r>
          </w:p>
          <w:p w14:paraId="1F9B97D3"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*central large packaged AC ;</w:t>
            </w:r>
          </w:p>
          <w:p w14:paraId="1F9B97D4"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*central large packaged HP</w:t>
            </w:r>
          </w:p>
          <w:p w14:paraId="1F9B97D5" w14:textId="2C37F9EC" w:rsidR="00490C18" w:rsidRPr="00CA2968" w:rsidRDefault="00490C18" w:rsidP="00AE39A0">
            <w:pPr>
              <w:rPr>
                <w:rFonts w:asciiTheme="minorHAnsi" w:hAnsiTheme="minorHAnsi"/>
                <w:sz w:val="12"/>
                <w:szCs w:val="12"/>
              </w:rPr>
            </w:pPr>
            <w:r w:rsidRPr="00CA2968">
              <w:rPr>
                <w:rFonts w:asciiTheme="minorHAnsi" w:hAnsiTheme="minorHAnsi"/>
                <w:sz w:val="12"/>
                <w:szCs w:val="12"/>
              </w:rPr>
              <w:t xml:space="preserve">*ductless </w:t>
            </w:r>
            <w:r w:rsidR="001C0A72">
              <w:rPr>
                <w:rFonts w:asciiTheme="minorHAnsi" w:hAnsiTheme="minorHAnsi"/>
                <w:sz w:val="12"/>
                <w:szCs w:val="12"/>
              </w:rPr>
              <w:t>mini-</w:t>
            </w:r>
            <w:r w:rsidRPr="00CA2968">
              <w:rPr>
                <w:rFonts w:asciiTheme="minorHAnsi" w:hAnsiTheme="minorHAnsi"/>
                <w:sz w:val="12"/>
                <w:szCs w:val="12"/>
              </w:rPr>
              <w:t>split AC;</w:t>
            </w:r>
          </w:p>
          <w:p w14:paraId="1F9B97D6" w14:textId="7A7B8FA6" w:rsidR="00490C18" w:rsidRPr="00CA2968" w:rsidRDefault="00490C18" w:rsidP="00AE39A0">
            <w:pPr>
              <w:rPr>
                <w:rFonts w:asciiTheme="minorHAnsi" w:hAnsiTheme="minorHAnsi"/>
                <w:sz w:val="12"/>
                <w:szCs w:val="12"/>
              </w:rPr>
            </w:pPr>
            <w:r w:rsidRPr="00CA2968">
              <w:rPr>
                <w:rFonts w:asciiTheme="minorHAnsi" w:hAnsiTheme="minorHAnsi"/>
                <w:sz w:val="12"/>
                <w:szCs w:val="12"/>
              </w:rPr>
              <w:t xml:space="preserve">*ductless </w:t>
            </w:r>
            <w:r w:rsidR="001C0A72">
              <w:rPr>
                <w:rFonts w:asciiTheme="minorHAnsi" w:hAnsiTheme="minorHAnsi"/>
                <w:sz w:val="12"/>
                <w:szCs w:val="12"/>
              </w:rPr>
              <w:t>mini-</w:t>
            </w:r>
            <w:r w:rsidRPr="00CA2968">
              <w:rPr>
                <w:rFonts w:asciiTheme="minorHAnsi" w:hAnsiTheme="minorHAnsi"/>
                <w:sz w:val="12"/>
                <w:szCs w:val="12"/>
              </w:rPr>
              <w:t>split HP;</w:t>
            </w:r>
          </w:p>
          <w:p w14:paraId="1F9B97D7"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*gas absorption AC</w:t>
            </w:r>
          </w:p>
          <w:p w14:paraId="1F9B97D8"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*room AC;</w:t>
            </w:r>
          </w:p>
          <w:p w14:paraId="1F9B97D9"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 xml:space="preserve">*room HP; </w:t>
            </w:r>
          </w:p>
          <w:p w14:paraId="1F9B97DA"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*hydronic HP,</w:t>
            </w:r>
          </w:p>
          <w:p w14:paraId="1F9B97DB"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*hydronic HP+forced air;</w:t>
            </w:r>
          </w:p>
          <w:p w14:paraId="1F9B97DC"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*evaporative - direct</w:t>
            </w:r>
          </w:p>
          <w:p w14:paraId="1F9B97DD"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*evaporative - indirect</w:t>
            </w:r>
          </w:p>
          <w:p w14:paraId="1F9B97DE"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*evaporative - indirectdirect</w:t>
            </w:r>
          </w:p>
          <w:p w14:paraId="1F9B97DF"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*evaporatively cooled condenser</w:t>
            </w:r>
          </w:p>
          <w:p w14:paraId="1F9B97E0"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*Ice Storage AC</w:t>
            </w:r>
          </w:p>
          <w:p w14:paraId="1F9B97E1" w14:textId="77777777" w:rsidR="00490C18" w:rsidRPr="00CA2968" w:rsidRDefault="00490C18" w:rsidP="00AE39A0">
            <w:pPr>
              <w:rPr>
                <w:rFonts w:asciiTheme="minorHAnsi" w:hAnsiTheme="minorHAnsi"/>
                <w:sz w:val="12"/>
                <w:szCs w:val="12"/>
              </w:rPr>
            </w:pPr>
            <w:r w:rsidRPr="00CA2968">
              <w:rPr>
                <w:rFonts w:asciiTheme="minorHAnsi" w:hAnsiTheme="minorHAnsi"/>
                <w:sz w:val="12"/>
                <w:szCs w:val="12"/>
              </w:rPr>
              <w:t>*no cooling;</w:t>
            </w:r>
          </w:p>
          <w:p w14:paraId="1F9B97E2" w14:textId="77777777" w:rsidR="00490C18" w:rsidRDefault="001C0A72" w:rsidP="00C1617F">
            <w:pPr>
              <w:keepNext/>
              <w:rPr>
                <w:rFonts w:asciiTheme="minorHAnsi" w:hAnsiTheme="minorHAnsi"/>
                <w:sz w:val="12"/>
                <w:szCs w:val="12"/>
              </w:rPr>
            </w:pPr>
            <w:r>
              <w:rPr>
                <w:rFonts w:asciiTheme="minorHAnsi" w:hAnsiTheme="minorHAnsi"/>
                <w:sz w:val="12"/>
                <w:szCs w:val="12"/>
              </w:rPr>
              <w:t>*small duct high velocity HP;</w:t>
            </w:r>
          </w:p>
          <w:p w14:paraId="7142C6FE" w14:textId="77777777" w:rsidR="001C0A72" w:rsidRDefault="001C0A72" w:rsidP="00C1617F">
            <w:pPr>
              <w:keepNext/>
              <w:rPr>
                <w:rFonts w:asciiTheme="minorHAnsi" w:hAnsiTheme="minorHAnsi"/>
                <w:sz w:val="12"/>
                <w:szCs w:val="12"/>
              </w:rPr>
            </w:pPr>
            <w:r>
              <w:rPr>
                <w:rFonts w:asciiTheme="minorHAnsi" w:hAnsiTheme="minorHAnsi"/>
                <w:sz w:val="12"/>
                <w:szCs w:val="12"/>
              </w:rPr>
              <w:t>*small duct high velocity AC;</w:t>
            </w:r>
          </w:p>
          <w:p w14:paraId="01828448" w14:textId="77777777" w:rsidR="001C0A72" w:rsidRDefault="001C0A72" w:rsidP="00C1617F">
            <w:pPr>
              <w:keepNext/>
              <w:rPr>
                <w:rFonts w:asciiTheme="minorHAnsi" w:hAnsiTheme="minorHAnsi"/>
                <w:sz w:val="12"/>
                <w:szCs w:val="12"/>
              </w:rPr>
            </w:pPr>
            <w:r>
              <w:rPr>
                <w:rFonts w:asciiTheme="minorHAnsi" w:hAnsiTheme="minorHAnsi"/>
                <w:sz w:val="12"/>
                <w:szCs w:val="12"/>
              </w:rPr>
              <w:t>*ductless multi-split HP;</w:t>
            </w:r>
          </w:p>
          <w:p w14:paraId="77963519" w14:textId="77777777" w:rsidR="001C0A72" w:rsidRDefault="001C0A72" w:rsidP="00C1617F">
            <w:pPr>
              <w:keepNext/>
              <w:rPr>
                <w:rFonts w:asciiTheme="minorHAnsi" w:hAnsiTheme="minorHAnsi"/>
                <w:sz w:val="12"/>
                <w:szCs w:val="12"/>
              </w:rPr>
            </w:pPr>
            <w:r>
              <w:rPr>
                <w:rFonts w:asciiTheme="minorHAnsi" w:hAnsiTheme="minorHAnsi"/>
                <w:sz w:val="12"/>
                <w:szCs w:val="12"/>
              </w:rPr>
              <w:t>*ductless multi-split AC;</w:t>
            </w:r>
          </w:p>
          <w:p w14:paraId="3F8E09B4" w14:textId="77777777" w:rsidR="001C0A72" w:rsidRDefault="001C0A72" w:rsidP="00C1617F">
            <w:pPr>
              <w:keepNext/>
              <w:rPr>
                <w:rFonts w:asciiTheme="minorHAnsi" w:hAnsiTheme="minorHAnsi"/>
                <w:sz w:val="12"/>
                <w:szCs w:val="12"/>
              </w:rPr>
            </w:pPr>
            <w:r>
              <w:rPr>
                <w:rFonts w:asciiTheme="minorHAnsi" w:hAnsiTheme="minorHAnsi"/>
                <w:sz w:val="12"/>
                <w:szCs w:val="12"/>
              </w:rPr>
              <w:t>*ductless VRF HP;</w:t>
            </w:r>
          </w:p>
          <w:p w14:paraId="59999D2B" w14:textId="357FD0C1" w:rsidR="001C0A72" w:rsidRPr="00CA2968" w:rsidRDefault="001C0A72" w:rsidP="00C1617F">
            <w:pPr>
              <w:keepNext/>
              <w:rPr>
                <w:rFonts w:asciiTheme="minorHAnsi" w:hAnsiTheme="minorHAnsi"/>
                <w:sz w:val="12"/>
                <w:szCs w:val="12"/>
              </w:rPr>
            </w:pPr>
            <w:r>
              <w:rPr>
                <w:rFonts w:asciiTheme="minorHAnsi" w:hAnsiTheme="minorHAnsi"/>
                <w:sz w:val="12"/>
                <w:szCs w:val="12"/>
              </w:rPr>
              <w:t>*ductless VRF AC;</w:t>
            </w:r>
          </w:p>
          <w:p w14:paraId="1F9B97E3" w14:textId="42F71D48" w:rsidR="00490C18" w:rsidRPr="00CA2968" w:rsidRDefault="00490C18" w:rsidP="00C1617F">
            <w:pPr>
              <w:keepNext/>
              <w:rPr>
                <w:rFonts w:asciiTheme="minorHAnsi" w:hAnsiTheme="minorHAnsi"/>
                <w:sz w:val="12"/>
                <w:szCs w:val="12"/>
              </w:rPr>
            </w:pPr>
          </w:p>
          <w:p w14:paraId="1F9B97E4" w14:textId="77777777" w:rsidR="00490C18" w:rsidRPr="00CA2968" w:rsidRDefault="00490C18" w:rsidP="00C1617F">
            <w:pPr>
              <w:keepNext/>
              <w:rPr>
                <w:rFonts w:asciiTheme="minorHAnsi" w:hAnsiTheme="minorHAnsi"/>
                <w:sz w:val="12"/>
                <w:szCs w:val="12"/>
              </w:rPr>
            </w:pPr>
          </w:p>
          <w:p w14:paraId="1F9B97E5" w14:textId="77777777" w:rsidR="00490C18" w:rsidRPr="00295655" w:rsidRDefault="00490C18" w:rsidP="00C1617F">
            <w:pPr>
              <w:keepNext/>
              <w:rPr>
                <w:rFonts w:asciiTheme="minorHAnsi" w:hAnsiTheme="minorHAnsi"/>
                <w:sz w:val="16"/>
                <w:szCs w:val="16"/>
              </w:rPr>
            </w:pPr>
            <w:r w:rsidRPr="00CA2968">
              <w:rPr>
                <w:rFonts w:asciiTheme="minorHAnsi" w:hAnsiTheme="minorHAnsi"/>
                <w:sz w:val="12"/>
                <w:szCs w:val="12"/>
              </w:rPr>
              <w:t>*flag non-default values and report in project status notes field; a revised CF1R may be required &gt;&gt;&gt;&gt;</w:t>
            </w:r>
          </w:p>
        </w:tc>
        <w:tc>
          <w:tcPr>
            <w:tcW w:w="1170" w:type="dxa"/>
          </w:tcPr>
          <w:p w14:paraId="1F9B97E6" w14:textId="5985F70A" w:rsidR="00490C18" w:rsidRPr="00CA2968" w:rsidRDefault="00490C18" w:rsidP="00C1617F">
            <w:pPr>
              <w:keepNext/>
              <w:rPr>
                <w:rFonts w:asciiTheme="minorHAnsi" w:hAnsiTheme="minorHAnsi"/>
                <w:sz w:val="14"/>
                <w:szCs w:val="14"/>
              </w:rPr>
            </w:pPr>
            <w:r w:rsidRPr="00CA2968">
              <w:rPr>
                <w:rFonts w:asciiTheme="minorHAnsi" w:hAnsiTheme="minorHAnsi"/>
                <w:sz w:val="14"/>
                <w:szCs w:val="14"/>
              </w:rPr>
              <w:t>&lt;&lt;</w:t>
            </w:r>
            <w:r w:rsidR="00351E42">
              <w:t xml:space="preserve"> </w:t>
            </w:r>
            <w:r w:rsidR="00351E42" w:rsidRPr="00351E42">
              <w:rPr>
                <w:rFonts w:asciiTheme="minorHAnsi" w:hAnsiTheme="minorHAnsi"/>
                <w:sz w:val="14"/>
                <w:szCs w:val="14"/>
              </w:rPr>
              <w:t>if SC system is not shown in section B, then user pick one from list below, else</w:t>
            </w:r>
            <w:r w:rsidRPr="00CA2968">
              <w:rPr>
                <w:rFonts w:asciiTheme="minorHAnsi" w:hAnsiTheme="minorHAnsi"/>
                <w:sz w:val="14"/>
                <w:szCs w:val="14"/>
              </w:rPr>
              <w:t xml:space="preserve"> reference value from </w:t>
            </w:r>
            <w:r w:rsidR="00964224" w:rsidRPr="00901A7D">
              <w:rPr>
                <w:rFonts w:asciiTheme="minorHAnsi" w:hAnsiTheme="minorHAnsi"/>
                <w:sz w:val="14"/>
                <w:szCs w:val="14"/>
                <w:highlight w:val="yellow"/>
              </w:rPr>
              <w:t>B05</w:t>
            </w:r>
            <w:r w:rsidR="00964224" w:rsidRPr="00CA2968">
              <w:rPr>
                <w:rFonts w:asciiTheme="minorHAnsi" w:hAnsiTheme="minorHAnsi"/>
                <w:sz w:val="14"/>
                <w:szCs w:val="14"/>
              </w:rPr>
              <w:t xml:space="preserve"> </w:t>
            </w:r>
            <w:r w:rsidRPr="00CA2968">
              <w:rPr>
                <w:rFonts w:asciiTheme="minorHAnsi" w:hAnsiTheme="minorHAnsi"/>
                <w:sz w:val="14"/>
                <w:szCs w:val="14"/>
              </w:rPr>
              <w:t>as default; allow user to override the default and pick one from list</w:t>
            </w:r>
            <w:r w:rsidR="00351E42">
              <w:rPr>
                <w:rFonts w:asciiTheme="minorHAnsi" w:hAnsiTheme="minorHAnsi"/>
                <w:sz w:val="14"/>
                <w:szCs w:val="14"/>
              </w:rPr>
              <w:t xml:space="preserve"> below</w:t>
            </w:r>
            <w:r w:rsidRPr="00CA2968">
              <w:rPr>
                <w:rFonts w:asciiTheme="minorHAnsi" w:hAnsiTheme="minorHAnsi"/>
                <w:sz w:val="14"/>
                <w:szCs w:val="14"/>
              </w:rPr>
              <w:t xml:space="preserve">: </w:t>
            </w:r>
          </w:p>
          <w:p w14:paraId="1F9B97E7" w14:textId="77777777" w:rsidR="00490C18" w:rsidRPr="00CA2968" w:rsidRDefault="00490C18" w:rsidP="00C1617F">
            <w:pPr>
              <w:keepNext/>
              <w:rPr>
                <w:rFonts w:ascii="Calibri" w:hAnsi="Calibri"/>
                <w:sz w:val="14"/>
                <w:szCs w:val="14"/>
              </w:rPr>
            </w:pPr>
            <w:r w:rsidRPr="00CA2968">
              <w:rPr>
                <w:rFonts w:ascii="Calibri" w:hAnsi="Calibri"/>
                <w:sz w:val="14"/>
                <w:szCs w:val="14"/>
              </w:rPr>
              <w:t>* PSC – Permanent Split Capacitor</w:t>
            </w:r>
          </w:p>
          <w:p w14:paraId="1F9B97E8" w14:textId="77777777" w:rsidR="00490C18" w:rsidRPr="00CA2968" w:rsidRDefault="00490C18" w:rsidP="00C1617F">
            <w:pPr>
              <w:keepNext/>
              <w:rPr>
                <w:rFonts w:asciiTheme="minorHAnsi" w:hAnsiTheme="minorHAnsi"/>
                <w:sz w:val="14"/>
                <w:szCs w:val="14"/>
              </w:rPr>
            </w:pPr>
            <w:r w:rsidRPr="00CA2968">
              <w:rPr>
                <w:rFonts w:ascii="Calibri" w:hAnsi="Calibri"/>
                <w:sz w:val="14"/>
                <w:szCs w:val="14"/>
              </w:rPr>
              <w:t>*BPM – Brushless Permanent Magnet</w:t>
            </w:r>
          </w:p>
          <w:p w14:paraId="1F9B97E9" w14:textId="77777777" w:rsidR="00490C18" w:rsidRPr="00295655" w:rsidRDefault="00490C18" w:rsidP="00C1617F">
            <w:pPr>
              <w:keepNext/>
              <w:rPr>
                <w:rFonts w:asciiTheme="minorHAnsi" w:hAnsiTheme="minorHAnsi"/>
                <w:sz w:val="16"/>
                <w:szCs w:val="16"/>
              </w:rPr>
            </w:pPr>
            <w:r w:rsidRPr="00CA2968">
              <w:rPr>
                <w:rFonts w:asciiTheme="minorHAnsi" w:hAnsiTheme="minorHAnsi"/>
                <w:sz w:val="14"/>
                <w:szCs w:val="14"/>
              </w:rPr>
              <w:t>*flag non-default values and report in project status notes field; a revised CF1R may be required &gt;&gt;</w:t>
            </w:r>
          </w:p>
        </w:tc>
        <w:tc>
          <w:tcPr>
            <w:tcW w:w="1260" w:type="dxa"/>
          </w:tcPr>
          <w:p w14:paraId="624B0A0C" w14:textId="77777777" w:rsidR="00351E42" w:rsidRDefault="00490C18" w:rsidP="005C3BB4">
            <w:pPr>
              <w:pStyle w:val="PlainText"/>
              <w:rPr>
                <w:rFonts w:asciiTheme="minorHAnsi" w:hAnsiTheme="minorHAnsi" w:cs="Courier New"/>
                <w:sz w:val="12"/>
                <w:szCs w:val="12"/>
              </w:rPr>
            </w:pPr>
            <w:r w:rsidRPr="00CA2968">
              <w:rPr>
                <w:rFonts w:asciiTheme="minorHAnsi" w:hAnsiTheme="minorHAnsi" w:cs="Courier New"/>
                <w:sz w:val="12"/>
                <w:szCs w:val="12"/>
              </w:rPr>
              <w:t>&lt;&lt;</w:t>
            </w:r>
            <w:r w:rsidR="00351E42">
              <w:t xml:space="preserve"> </w:t>
            </w:r>
            <w:r w:rsidR="00351E42" w:rsidRPr="00351E42">
              <w:rPr>
                <w:rFonts w:asciiTheme="minorHAnsi" w:hAnsiTheme="minorHAnsi" w:cs="Courier New"/>
                <w:sz w:val="12"/>
                <w:szCs w:val="12"/>
              </w:rPr>
              <w:t xml:space="preserve">if SC system is not shown in section B, then user pick one from list below, </w:t>
            </w:r>
          </w:p>
          <w:p w14:paraId="1F9B97EA" w14:textId="798CB45A" w:rsidR="00490C18" w:rsidRPr="00CA2968" w:rsidRDefault="00351E42" w:rsidP="005C3BB4">
            <w:pPr>
              <w:pStyle w:val="PlainText"/>
              <w:rPr>
                <w:rFonts w:asciiTheme="minorHAnsi" w:hAnsiTheme="minorHAnsi" w:cs="Courier New"/>
                <w:sz w:val="12"/>
                <w:szCs w:val="12"/>
              </w:rPr>
            </w:pPr>
            <w:r w:rsidRPr="00351E42">
              <w:rPr>
                <w:rFonts w:asciiTheme="minorHAnsi" w:hAnsiTheme="minorHAnsi" w:cs="Courier New"/>
                <w:sz w:val="12"/>
                <w:szCs w:val="12"/>
              </w:rPr>
              <w:t>else:</w:t>
            </w:r>
            <w:r w:rsidR="00490C18" w:rsidRPr="00CA2968">
              <w:rPr>
                <w:rFonts w:asciiTheme="minorHAnsi" w:hAnsiTheme="minorHAnsi" w:cs="Courier New"/>
                <w:sz w:val="12"/>
                <w:szCs w:val="12"/>
              </w:rPr>
              <w:t>reference value from B0</w:t>
            </w:r>
            <w:r w:rsidR="008F4E48">
              <w:rPr>
                <w:rFonts w:asciiTheme="minorHAnsi" w:hAnsiTheme="minorHAnsi" w:cs="Courier New"/>
                <w:sz w:val="12"/>
                <w:szCs w:val="12"/>
              </w:rPr>
              <w:t>6</w:t>
            </w:r>
            <w:r w:rsidR="00490C18" w:rsidRPr="00CA2968">
              <w:rPr>
                <w:rFonts w:asciiTheme="minorHAnsi" w:hAnsiTheme="minorHAnsi" w:cs="Courier New"/>
                <w:sz w:val="12"/>
                <w:szCs w:val="12"/>
              </w:rPr>
              <w:t xml:space="preserve"> as default.  Allow user to overwrite only the following default values from </w:t>
            </w:r>
            <w:r w:rsidR="00964224" w:rsidRPr="00901A7D">
              <w:rPr>
                <w:rFonts w:asciiTheme="minorHAnsi" w:hAnsiTheme="minorHAnsi" w:cs="Courier New"/>
                <w:sz w:val="12"/>
                <w:szCs w:val="12"/>
                <w:highlight w:val="yellow"/>
              </w:rPr>
              <w:t>B06</w:t>
            </w:r>
            <w:r w:rsidR="00490C18" w:rsidRPr="00CA2968">
              <w:rPr>
                <w:rFonts w:asciiTheme="minorHAnsi" w:hAnsiTheme="minorHAnsi" w:cs="Courier New"/>
                <w:sz w:val="12"/>
                <w:szCs w:val="12"/>
              </w:rPr>
              <w:t>:</w:t>
            </w:r>
          </w:p>
          <w:p w14:paraId="1F9B97EB"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*DuctsAttic</w:t>
            </w:r>
          </w:p>
          <w:p w14:paraId="1F9B97EC"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*DuctsGarage</w:t>
            </w:r>
          </w:p>
          <w:p w14:paraId="1F9B97ED"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*DuctsOutdoor;</w:t>
            </w:r>
          </w:p>
          <w:p w14:paraId="1F9B97EE"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sz w:val="12"/>
                <w:szCs w:val="12"/>
              </w:rPr>
              <w:t xml:space="preserve">If </w:t>
            </w:r>
            <w:r w:rsidRPr="00CA2968">
              <w:rPr>
                <w:rFonts w:asciiTheme="minorHAnsi" w:hAnsiTheme="minorHAnsi"/>
                <w:sz w:val="12"/>
                <w:szCs w:val="12"/>
              </w:rPr>
              <w:t xml:space="preserve">overriding </w:t>
            </w:r>
            <w:r w:rsidRPr="00CA2968">
              <w:rPr>
                <w:rFonts w:asciiTheme="minorHAnsi" w:hAnsiTheme="minorHAnsi" w:cs="Courier New"/>
                <w:sz w:val="12"/>
                <w:szCs w:val="12"/>
              </w:rPr>
              <w:t xml:space="preserve">pick one from list: </w:t>
            </w:r>
          </w:p>
          <w:p w14:paraId="1F9B97EF"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*DuctsAttic</w:t>
            </w:r>
            <w:r w:rsidRPr="00CA2968">
              <w:rPr>
                <w:rFonts w:asciiTheme="minorHAnsi" w:hAnsiTheme="minorHAnsi" w:cs="Courier New"/>
                <w:sz w:val="12"/>
                <w:szCs w:val="12"/>
              </w:rPr>
              <w:t xml:space="preserve"> - Ducts located overhead in unconditioned attic</w:t>
            </w:r>
          </w:p>
          <w:p w14:paraId="1F9B97F0"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*DuctsCrawl</w:t>
            </w:r>
            <w:r w:rsidRPr="00CA2968">
              <w:rPr>
                <w:rFonts w:asciiTheme="minorHAnsi" w:hAnsiTheme="minorHAnsi" w:cs="Courier New"/>
                <w:sz w:val="12"/>
                <w:szCs w:val="12"/>
              </w:rPr>
              <w:t xml:space="preserve"> - Ducts located underfloor in unconditioned crawl space</w:t>
            </w:r>
          </w:p>
          <w:p w14:paraId="1F9B97F1"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*DuctsGarage</w:t>
            </w:r>
            <w:r w:rsidRPr="00CA2968">
              <w:rPr>
                <w:rFonts w:asciiTheme="minorHAnsi" w:hAnsiTheme="minorHAnsi" w:cs="Courier New"/>
                <w:sz w:val="12"/>
                <w:szCs w:val="12"/>
              </w:rPr>
              <w:t xml:space="preserve"> - Ducts located in an unconditioned garage</w:t>
            </w:r>
          </w:p>
          <w:p w14:paraId="1F9B97F2"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*DuctsInEx12</w:t>
            </w:r>
            <w:r w:rsidRPr="00CA2968">
              <w:rPr>
                <w:rFonts w:asciiTheme="minorHAnsi" w:hAnsiTheme="minorHAnsi" w:cs="Courier New"/>
                <w:sz w:val="12"/>
                <w:szCs w:val="12"/>
              </w:rPr>
              <w:t xml:space="preserve"> - Ducts located within the conditioned space (except &lt; 12 lineal ft)</w:t>
            </w:r>
          </w:p>
          <w:p w14:paraId="1F9B97F3"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*DuctsInAll</w:t>
            </w:r>
            <w:r w:rsidRPr="00CA2968">
              <w:rPr>
                <w:rFonts w:asciiTheme="minorHAnsi" w:hAnsiTheme="minorHAnsi" w:cs="Courier New"/>
                <w:sz w:val="12"/>
                <w:szCs w:val="12"/>
              </w:rPr>
              <w:t xml:space="preserve"> - HVAC system(s) with all HVAC ducts located in conditioned space</w:t>
            </w:r>
          </w:p>
          <w:p w14:paraId="1F9B97F4"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*DuctsNone</w:t>
            </w:r>
            <w:r w:rsidRPr="00CA2968">
              <w:rPr>
                <w:rFonts w:asciiTheme="minorHAnsi" w:hAnsiTheme="minorHAnsi" w:cs="Courier New"/>
                <w:sz w:val="12"/>
                <w:szCs w:val="12"/>
              </w:rPr>
              <w:t xml:space="preserve"> - Air distribution systems without ducts</w:t>
            </w:r>
          </w:p>
          <w:p w14:paraId="1F9B97F5"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*DuctsOutdoor</w:t>
            </w:r>
            <w:r w:rsidRPr="00CA2968">
              <w:rPr>
                <w:rFonts w:asciiTheme="minorHAnsi" w:hAnsiTheme="minorHAnsi" w:cs="Courier New"/>
                <w:sz w:val="12"/>
                <w:szCs w:val="12"/>
              </w:rPr>
              <w:t xml:space="preserve"> - Ducts located in exposed outdoor locations</w:t>
            </w:r>
          </w:p>
          <w:p w14:paraId="1F9B97F6"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cs="Courier New"/>
                <w:b/>
                <w:sz w:val="12"/>
                <w:szCs w:val="12"/>
              </w:rPr>
              <w:t>*LowLlCod</w:t>
            </w:r>
            <w:r w:rsidRPr="00CA2968">
              <w:rPr>
                <w:rFonts w:asciiTheme="minorHAnsi" w:hAnsiTheme="minorHAnsi" w:cs="Courier New"/>
                <w:sz w:val="12"/>
                <w:szCs w:val="12"/>
              </w:rPr>
              <w:t xml:space="preserve"> - Verified low-leakage ducts in conditioned space</w:t>
            </w:r>
          </w:p>
          <w:p w14:paraId="1F9B97F7" w14:textId="77777777" w:rsidR="00490C18" w:rsidRPr="00CA2968" w:rsidRDefault="00490C18" w:rsidP="005C3BB4">
            <w:pPr>
              <w:pStyle w:val="PlainText"/>
              <w:rPr>
                <w:rFonts w:asciiTheme="minorHAnsi" w:hAnsiTheme="minorHAnsi" w:cs="Courier New"/>
                <w:sz w:val="12"/>
                <w:szCs w:val="12"/>
              </w:rPr>
            </w:pPr>
            <w:r w:rsidRPr="00CA2968">
              <w:rPr>
                <w:rFonts w:asciiTheme="minorHAnsi" w:hAnsiTheme="minorHAnsi"/>
                <w:sz w:val="12"/>
                <w:szCs w:val="12"/>
              </w:rPr>
              <w:t>*Ducts located in multiple places</w:t>
            </w:r>
          </w:p>
          <w:p w14:paraId="1F9B97F8" w14:textId="77777777" w:rsidR="00490C18" w:rsidRPr="005C3BB4" w:rsidRDefault="00490C18" w:rsidP="005C3BB4">
            <w:pPr>
              <w:pStyle w:val="PlainText"/>
              <w:rPr>
                <w:rFonts w:asciiTheme="minorHAnsi" w:hAnsiTheme="minorHAnsi" w:cs="Courier New"/>
                <w:sz w:val="12"/>
                <w:szCs w:val="12"/>
              </w:rPr>
            </w:pPr>
            <w:r w:rsidRPr="00CA2968">
              <w:rPr>
                <w:rFonts w:asciiTheme="minorHAnsi" w:hAnsiTheme="minorHAnsi" w:cs="Courier New"/>
                <w:sz w:val="12"/>
                <w:szCs w:val="12"/>
              </w:rPr>
              <w:t>*flag non-default values and report in project status notes field; a revised CF1R may be required &gt;&gt;</w:t>
            </w:r>
          </w:p>
        </w:tc>
        <w:tc>
          <w:tcPr>
            <w:tcW w:w="1170" w:type="dxa"/>
          </w:tcPr>
          <w:p w14:paraId="1F9B97F9" w14:textId="26B5E6F0" w:rsidR="00490C18" w:rsidRDefault="00490C18" w:rsidP="00A82EF3">
            <w:pPr>
              <w:keepNext/>
              <w:rPr>
                <w:rFonts w:asciiTheme="minorHAnsi" w:hAnsiTheme="minorHAnsi"/>
                <w:sz w:val="16"/>
                <w:szCs w:val="16"/>
              </w:rPr>
            </w:pPr>
            <w:r w:rsidRPr="00295655">
              <w:rPr>
                <w:rFonts w:asciiTheme="minorHAnsi" w:hAnsiTheme="minorHAnsi"/>
                <w:sz w:val="16"/>
                <w:szCs w:val="16"/>
              </w:rPr>
              <w:t>&lt;&lt;</w:t>
            </w:r>
            <w:r w:rsidR="00351E42" w:rsidRPr="00351E42">
              <w:rPr>
                <w:sz w:val="14"/>
                <w:szCs w:val="14"/>
              </w:rPr>
              <w:t xml:space="preserve"> </w:t>
            </w:r>
            <w:r w:rsidR="00351E42" w:rsidRPr="00351E42">
              <w:rPr>
                <w:rFonts w:asciiTheme="minorHAnsi" w:hAnsiTheme="minorHAnsi"/>
                <w:sz w:val="14"/>
                <w:szCs w:val="14"/>
              </w:rPr>
              <w:t>if SC system is not shown in section B, then user pick one from list below, else</w:t>
            </w:r>
            <w:r w:rsidR="00351E42" w:rsidRPr="00351E42">
              <w:rPr>
                <w:rFonts w:asciiTheme="minorHAnsi" w:hAnsiTheme="minorHAnsi"/>
                <w:sz w:val="16"/>
                <w:szCs w:val="16"/>
              </w:rPr>
              <w:t>:</w:t>
            </w:r>
            <w:r w:rsidRPr="00295655">
              <w:rPr>
                <w:rFonts w:asciiTheme="minorHAnsi" w:hAnsiTheme="minorHAnsi"/>
                <w:sz w:val="16"/>
                <w:szCs w:val="16"/>
              </w:rPr>
              <w:t xml:space="preserve">reference value from </w:t>
            </w:r>
            <w:r w:rsidR="00964224" w:rsidRPr="00901A7D">
              <w:rPr>
                <w:rFonts w:asciiTheme="minorHAnsi" w:hAnsiTheme="minorHAnsi"/>
                <w:sz w:val="16"/>
                <w:szCs w:val="16"/>
                <w:highlight w:val="yellow"/>
              </w:rPr>
              <w:t>B07</w:t>
            </w:r>
            <w:r w:rsidR="00964224" w:rsidRPr="00295655">
              <w:rPr>
                <w:rFonts w:asciiTheme="minorHAnsi" w:hAnsiTheme="minorHAnsi"/>
                <w:sz w:val="16"/>
                <w:szCs w:val="16"/>
              </w:rPr>
              <w:t xml:space="preserve"> </w:t>
            </w:r>
            <w:r w:rsidRPr="00295655">
              <w:rPr>
                <w:rFonts w:asciiTheme="minorHAnsi" w:hAnsiTheme="minorHAnsi"/>
                <w:sz w:val="16"/>
                <w:szCs w:val="16"/>
              </w:rPr>
              <w:t xml:space="preserve">as default; </w:t>
            </w:r>
            <w:r>
              <w:rPr>
                <w:rFonts w:asciiTheme="minorHAnsi" w:hAnsiTheme="minorHAnsi"/>
                <w:sz w:val="16"/>
                <w:szCs w:val="16"/>
              </w:rPr>
              <w:t xml:space="preserve"> </w:t>
            </w:r>
            <w:r w:rsidRPr="00295655">
              <w:rPr>
                <w:rFonts w:asciiTheme="minorHAnsi" w:hAnsiTheme="minorHAnsi"/>
                <w:sz w:val="16"/>
                <w:szCs w:val="16"/>
              </w:rPr>
              <w:t>allow user to override the default and pick one from list</w:t>
            </w:r>
            <w:r>
              <w:rPr>
                <w:rFonts w:asciiTheme="minorHAnsi" w:hAnsiTheme="minorHAnsi"/>
                <w:sz w:val="16"/>
                <w:szCs w:val="16"/>
              </w:rPr>
              <w:t>:</w:t>
            </w:r>
          </w:p>
          <w:p w14:paraId="1F9B97FA" w14:textId="77777777" w:rsidR="00490C18" w:rsidRDefault="00490C18" w:rsidP="00A82EF3">
            <w:pPr>
              <w:keepNext/>
              <w:rPr>
                <w:rFonts w:asciiTheme="minorHAnsi" w:hAnsiTheme="minorHAnsi"/>
                <w:sz w:val="16"/>
                <w:szCs w:val="16"/>
              </w:rPr>
            </w:pPr>
            <w:r>
              <w:rPr>
                <w:rFonts w:asciiTheme="minorHAnsi" w:hAnsiTheme="minorHAnsi"/>
                <w:sz w:val="16"/>
                <w:szCs w:val="16"/>
              </w:rPr>
              <w:t>*setback</w:t>
            </w:r>
          </w:p>
          <w:p w14:paraId="1F9B97FB" w14:textId="77777777" w:rsidR="00490C18" w:rsidRDefault="00490C18" w:rsidP="00A82EF3">
            <w:pPr>
              <w:keepNext/>
              <w:rPr>
                <w:rFonts w:asciiTheme="minorHAnsi" w:hAnsiTheme="minorHAnsi"/>
                <w:sz w:val="16"/>
                <w:szCs w:val="16"/>
              </w:rPr>
            </w:pPr>
            <w:r>
              <w:rPr>
                <w:rFonts w:asciiTheme="minorHAnsi" w:hAnsiTheme="minorHAnsi"/>
                <w:sz w:val="16"/>
                <w:szCs w:val="16"/>
              </w:rPr>
              <w:t xml:space="preserve">*OCST per JA5 </w:t>
            </w:r>
          </w:p>
          <w:p w14:paraId="1F9B97FC" w14:textId="77777777" w:rsidR="00490C18" w:rsidRPr="00295655" w:rsidRDefault="00490C18" w:rsidP="00A82EF3">
            <w:pPr>
              <w:keepNext/>
              <w:rPr>
                <w:rFonts w:asciiTheme="minorHAnsi" w:hAnsiTheme="minorHAnsi"/>
                <w:sz w:val="16"/>
                <w:szCs w:val="16"/>
              </w:rPr>
            </w:pPr>
            <w:r w:rsidRPr="00295655">
              <w:rPr>
                <w:rFonts w:asciiTheme="minorHAnsi" w:hAnsiTheme="minorHAnsi"/>
                <w:sz w:val="16"/>
                <w:szCs w:val="16"/>
              </w:rPr>
              <w:t>&gt;&gt;</w:t>
            </w:r>
          </w:p>
        </w:tc>
        <w:tc>
          <w:tcPr>
            <w:tcW w:w="1080" w:type="dxa"/>
          </w:tcPr>
          <w:p w14:paraId="1F9B980F" w14:textId="77777777" w:rsidR="00490C18" w:rsidRPr="009839B0" w:rsidRDefault="00490C18" w:rsidP="009A378F">
            <w:pPr>
              <w:keepNext/>
              <w:rPr>
                <w:rFonts w:asciiTheme="minorHAnsi" w:hAnsiTheme="minorHAnsi"/>
                <w:sz w:val="14"/>
                <w:szCs w:val="14"/>
              </w:rPr>
            </w:pPr>
            <w:r w:rsidRPr="009839B0">
              <w:rPr>
                <w:rFonts w:asciiTheme="minorHAnsi" w:hAnsiTheme="minorHAnsi"/>
                <w:sz w:val="14"/>
                <w:szCs w:val="14"/>
              </w:rPr>
              <w:t xml:space="preserve">&lt;&lt;user pick one from list: </w:t>
            </w:r>
          </w:p>
          <w:p w14:paraId="1F9B9810" w14:textId="77777777" w:rsidR="00490C18" w:rsidRPr="009839B0" w:rsidRDefault="00490C18" w:rsidP="009A378F">
            <w:pPr>
              <w:keepNext/>
              <w:rPr>
                <w:rFonts w:ascii="Calibri" w:hAnsi="Calibri"/>
                <w:sz w:val="14"/>
                <w:szCs w:val="14"/>
              </w:rPr>
            </w:pPr>
            <w:r w:rsidRPr="009839B0">
              <w:rPr>
                <w:rFonts w:ascii="Calibri" w:hAnsi="Calibri"/>
                <w:sz w:val="14"/>
                <w:szCs w:val="14"/>
              </w:rPr>
              <w:t>*CFI System</w:t>
            </w:r>
          </w:p>
          <w:p w14:paraId="1F9B9811" w14:textId="77777777" w:rsidR="00490C18" w:rsidRPr="009839B0" w:rsidRDefault="00490C18" w:rsidP="000C08B8">
            <w:pPr>
              <w:keepNext/>
              <w:rPr>
                <w:rFonts w:asciiTheme="minorHAnsi" w:hAnsiTheme="minorHAnsi"/>
                <w:sz w:val="14"/>
                <w:szCs w:val="14"/>
              </w:rPr>
            </w:pPr>
            <w:r w:rsidRPr="009839B0">
              <w:rPr>
                <w:rFonts w:ascii="Calibri" w:hAnsi="Calibri"/>
                <w:sz w:val="14"/>
                <w:szCs w:val="14"/>
              </w:rPr>
              <w:t>*</w:t>
            </w:r>
            <w:r w:rsidRPr="009839B0">
              <w:rPr>
                <w:rFonts w:asciiTheme="minorHAnsi" w:hAnsiTheme="minorHAnsi"/>
                <w:sz w:val="14"/>
                <w:szCs w:val="14"/>
              </w:rPr>
              <w:t>Not CFI&gt;&gt;</w:t>
            </w:r>
          </w:p>
        </w:tc>
        <w:tc>
          <w:tcPr>
            <w:tcW w:w="990" w:type="dxa"/>
          </w:tcPr>
          <w:p w14:paraId="0C269D41" w14:textId="77777777" w:rsidR="00490C18" w:rsidRDefault="00490C18" w:rsidP="00326E86">
            <w:pPr>
              <w:rPr>
                <w:rFonts w:asciiTheme="minorHAnsi" w:hAnsiTheme="minorHAnsi"/>
                <w:sz w:val="14"/>
                <w:szCs w:val="14"/>
              </w:rPr>
            </w:pPr>
            <w:r w:rsidRPr="00D70D8B">
              <w:rPr>
                <w:rFonts w:asciiTheme="minorHAnsi" w:hAnsiTheme="minorHAnsi"/>
                <w:sz w:val="14"/>
                <w:szCs w:val="14"/>
              </w:rPr>
              <w:t xml:space="preserve">&lt;&lt;calculated field:  </w:t>
            </w:r>
          </w:p>
          <w:p w14:paraId="406B6E2D" w14:textId="606E6E68" w:rsidR="00490C18" w:rsidRDefault="00490C18" w:rsidP="00326E86">
            <w:pPr>
              <w:rPr>
                <w:rFonts w:asciiTheme="minorHAnsi" w:hAnsiTheme="minorHAnsi"/>
                <w:sz w:val="14"/>
                <w:szCs w:val="14"/>
              </w:rPr>
            </w:pPr>
            <w:r w:rsidRPr="00D70D8B">
              <w:rPr>
                <w:rFonts w:asciiTheme="minorHAnsi" w:hAnsiTheme="minorHAnsi"/>
                <w:sz w:val="14"/>
                <w:szCs w:val="14"/>
              </w:rPr>
              <w:t xml:space="preserve">if </w:t>
            </w:r>
            <w:r w:rsidR="00524AF7" w:rsidRPr="00524AF7">
              <w:rPr>
                <w:rFonts w:asciiTheme="minorHAnsi" w:hAnsiTheme="minorHAnsi"/>
                <w:sz w:val="14"/>
                <w:szCs w:val="14"/>
                <w:highlight w:val="yellow"/>
              </w:rPr>
              <w:t>D07</w:t>
            </w:r>
            <w:r w:rsidRPr="00D70D8B">
              <w:rPr>
                <w:rFonts w:asciiTheme="minorHAnsi" w:hAnsiTheme="minorHAnsi"/>
                <w:sz w:val="14"/>
                <w:szCs w:val="14"/>
              </w:rPr>
              <w:t>=</w:t>
            </w:r>
            <w:r w:rsidR="00524AF7">
              <w:rPr>
                <w:rFonts w:asciiTheme="minorHAnsi" w:hAnsiTheme="minorHAnsi"/>
                <w:sz w:val="14"/>
                <w:szCs w:val="14"/>
              </w:rPr>
              <w:t>DuctsNone</w:t>
            </w:r>
            <w:r w:rsidRPr="00D70D8B">
              <w:rPr>
                <w:rFonts w:asciiTheme="minorHAnsi" w:hAnsiTheme="minorHAnsi"/>
                <w:sz w:val="14"/>
                <w:szCs w:val="14"/>
              </w:rPr>
              <w:t xml:space="preserve">, then display N/A; </w:t>
            </w:r>
          </w:p>
          <w:p w14:paraId="1C6BC390" w14:textId="2BEC3D59" w:rsidR="00143240" w:rsidRDefault="00490C18" w:rsidP="00326E86">
            <w:pPr>
              <w:rPr>
                <w:rFonts w:asciiTheme="minorHAnsi" w:hAnsiTheme="minorHAnsi"/>
                <w:sz w:val="14"/>
                <w:szCs w:val="14"/>
              </w:rPr>
            </w:pPr>
            <w:r w:rsidRPr="00D70D8B">
              <w:rPr>
                <w:rFonts w:asciiTheme="minorHAnsi" w:hAnsiTheme="minorHAnsi"/>
                <w:sz w:val="14"/>
                <w:szCs w:val="14"/>
              </w:rPr>
              <w:t xml:space="preserve">else reference value from CF1R as default; </w:t>
            </w:r>
          </w:p>
          <w:p w14:paraId="7316BCEE" w14:textId="77777777" w:rsidR="00143240" w:rsidRPr="00143240" w:rsidRDefault="00143240" w:rsidP="00143240">
            <w:pPr>
              <w:rPr>
                <w:rFonts w:asciiTheme="minorHAnsi" w:hAnsiTheme="minorHAnsi"/>
                <w:sz w:val="14"/>
                <w:szCs w:val="14"/>
              </w:rPr>
            </w:pPr>
            <w:r w:rsidRPr="00143240">
              <w:rPr>
                <w:rFonts w:asciiTheme="minorHAnsi" w:hAnsiTheme="minorHAnsi"/>
                <w:sz w:val="14"/>
                <w:szCs w:val="14"/>
              </w:rPr>
              <w:t>(values are:</w:t>
            </w:r>
          </w:p>
          <w:p w14:paraId="4A5AFCBB" w14:textId="20FA3A61" w:rsidR="00143240" w:rsidRPr="00143240" w:rsidRDefault="00143240" w:rsidP="00143240">
            <w:pPr>
              <w:rPr>
                <w:rFonts w:asciiTheme="minorHAnsi" w:hAnsiTheme="minorHAnsi"/>
                <w:sz w:val="14"/>
                <w:szCs w:val="14"/>
              </w:rPr>
            </w:pPr>
            <w:r>
              <w:rPr>
                <w:rFonts w:asciiTheme="minorHAnsi" w:hAnsiTheme="minorHAnsi"/>
                <w:sz w:val="14"/>
                <w:szCs w:val="14"/>
              </w:rPr>
              <w:t>*</w:t>
            </w:r>
            <w:r w:rsidRPr="00143240">
              <w:rPr>
                <w:rFonts w:asciiTheme="minorHAnsi" w:hAnsiTheme="minorHAnsi"/>
                <w:sz w:val="14"/>
                <w:szCs w:val="14"/>
              </w:rPr>
              <w:t xml:space="preserve">*≤40ft; </w:t>
            </w:r>
          </w:p>
          <w:p w14:paraId="1F9E7EF5" w14:textId="3A9E53CF" w:rsidR="00143240" w:rsidRPr="00143240" w:rsidRDefault="00143240" w:rsidP="00143240">
            <w:pPr>
              <w:rPr>
                <w:rFonts w:asciiTheme="minorHAnsi" w:hAnsiTheme="minorHAnsi"/>
                <w:sz w:val="14"/>
                <w:szCs w:val="14"/>
              </w:rPr>
            </w:pPr>
            <w:r>
              <w:rPr>
                <w:rFonts w:asciiTheme="minorHAnsi" w:hAnsiTheme="minorHAnsi"/>
                <w:sz w:val="14"/>
                <w:szCs w:val="14"/>
              </w:rPr>
              <w:t>*</w:t>
            </w:r>
            <w:r w:rsidRPr="00143240">
              <w:rPr>
                <w:rFonts w:asciiTheme="minorHAnsi" w:hAnsiTheme="minorHAnsi"/>
                <w:sz w:val="14"/>
                <w:szCs w:val="14"/>
              </w:rPr>
              <w:t xml:space="preserve">*&gt;40ft; </w:t>
            </w:r>
          </w:p>
          <w:p w14:paraId="6D3A31BE" w14:textId="67020B5B" w:rsidR="00143240" w:rsidRDefault="00143240" w:rsidP="00143240">
            <w:pPr>
              <w:rPr>
                <w:rFonts w:asciiTheme="minorHAnsi" w:hAnsiTheme="minorHAnsi"/>
                <w:sz w:val="14"/>
                <w:szCs w:val="14"/>
              </w:rPr>
            </w:pPr>
            <w:r>
              <w:rPr>
                <w:rFonts w:asciiTheme="minorHAnsi" w:hAnsiTheme="minorHAnsi"/>
                <w:sz w:val="14"/>
                <w:szCs w:val="14"/>
              </w:rPr>
              <w:t>*</w:t>
            </w:r>
            <w:r w:rsidRPr="00143240">
              <w:rPr>
                <w:rFonts w:asciiTheme="minorHAnsi" w:hAnsiTheme="minorHAnsi"/>
                <w:sz w:val="14"/>
                <w:szCs w:val="14"/>
              </w:rPr>
              <w:t>*N/A - no ducts);</w:t>
            </w:r>
          </w:p>
          <w:p w14:paraId="6C933C55" w14:textId="77777777" w:rsidR="00143240" w:rsidRDefault="00143240" w:rsidP="00326E86">
            <w:pPr>
              <w:rPr>
                <w:rFonts w:asciiTheme="minorHAnsi" w:hAnsiTheme="minorHAnsi"/>
                <w:sz w:val="14"/>
                <w:szCs w:val="14"/>
              </w:rPr>
            </w:pPr>
          </w:p>
          <w:p w14:paraId="746E8A96" w14:textId="0BA03707" w:rsidR="00490C18" w:rsidRPr="00D70D8B" w:rsidRDefault="00490C18" w:rsidP="00326E86">
            <w:pPr>
              <w:rPr>
                <w:rFonts w:asciiTheme="minorHAnsi" w:hAnsiTheme="minorHAnsi"/>
                <w:sz w:val="14"/>
                <w:szCs w:val="14"/>
              </w:rPr>
            </w:pPr>
            <w:r w:rsidRPr="00D70D8B">
              <w:rPr>
                <w:rFonts w:asciiTheme="minorHAnsi" w:hAnsiTheme="minorHAnsi"/>
                <w:sz w:val="14"/>
                <w:szCs w:val="14"/>
              </w:rPr>
              <w:t xml:space="preserve">allow user to override the default and pick one from list: </w:t>
            </w:r>
          </w:p>
          <w:p w14:paraId="4FC79F51" w14:textId="06ACAFF5" w:rsidR="00490C18" w:rsidRPr="00D70D8B" w:rsidRDefault="00524AF7" w:rsidP="00326E86">
            <w:pPr>
              <w:rPr>
                <w:rFonts w:asciiTheme="minorHAnsi" w:hAnsiTheme="minorHAnsi"/>
                <w:sz w:val="14"/>
                <w:szCs w:val="14"/>
              </w:rPr>
            </w:pPr>
            <w:r>
              <w:rPr>
                <w:rFonts w:asciiTheme="minorHAnsi" w:hAnsiTheme="minorHAnsi"/>
                <w:sz w:val="14"/>
                <w:szCs w:val="14"/>
              </w:rPr>
              <w:t>*</w:t>
            </w:r>
            <w:r w:rsidR="00490C18" w:rsidRPr="00D70D8B">
              <w:rPr>
                <w:rFonts w:asciiTheme="minorHAnsi" w:hAnsiTheme="minorHAnsi"/>
                <w:sz w:val="14"/>
                <w:szCs w:val="14"/>
              </w:rPr>
              <w:t xml:space="preserve">*≤40ft; </w:t>
            </w:r>
          </w:p>
          <w:p w14:paraId="3837C5CF" w14:textId="29E70F3D" w:rsidR="00490C18" w:rsidRDefault="00524AF7" w:rsidP="00326E86">
            <w:pPr>
              <w:rPr>
                <w:rFonts w:asciiTheme="minorHAnsi" w:hAnsiTheme="minorHAnsi"/>
                <w:sz w:val="14"/>
                <w:szCs w:val="14"/>
              </w:rPr>
            </w:pPr>
            <w:r>
              <w:rPr>
                <w:rFonts w:asciiTheme="minorHAnsi" w:hAnsiTheme="minorHAnsi"/>
                <w:sz w:val="14"/>
                <w:szCs w:val="14"/>
              </w:rPr>
              <w:t>*</w:t>
            </w:r>
            <w:r w:rsidR="00490C18" w:rsidRPr="00D70D8B">
              <w:rPr>
                <w:rFonts w:asciiTheme="minorHAnsi" w:hAnsiTheme="minorHAnsi"/>
                <w:sz w:val="14"/>
                <w:szCs w:val="14"/>
              </w:rPr>
              <w:t xml:space="preserve">*&gt;40ft; </w:t>
            </w:r>
          </w:p>
          <w:p w14:paraId="4EAC78CE" w14:textId="20406AB5" w:rsidR="00490C18" w:rsidRDefault="00524AF7" w:rsidP="00326E86">
            <w:pPr>
              <w:rPr>
                <w:rFonts w:asciiTheme="minorHAnsi" w:hAnsiTheme="minorHAnsi"/>
                <w:sz w:val="14"/>
                <w:szCs w:val="14"/>
              </w:rPr>
            </w:pPr>
            <w:r>
              <w:rPr>
                <w:rFonts w:asciiTheme="minorHAnsi" w:hAnsiTheme="minorHAnsi"/>
                <w:sz w:val="14"/>
                <w:szCs w:val="14"/>
              </w:rPr>
              <w:t>*</w:t>
            </w:r>
            <w:r w:rsidR="00490C18" w:rsidRPr="00D70D8B">
              <w:rPr>
                <w:rFonts w:asciiTheme="minorHAnsi" w:hAnsiTheme="minorHAnsi"/>
                <w:sz w:val="14"/>
                <w:szCs w:val="14"/>
              </w:rPr>
              <w:t>*N/A</w:t>
            </w:r>
            <w:r w:rsidR="00490C18">
              <w:rPr>
                <w:rFonts w:asciiTheme="minorHAnsi" w:hAnsiTheme="minorHAnsi"/>
                <w:sz w:val="14"/>
                <w:szCs w:val="14"/>
              </w:rPr>
              <w:t xml:space="preserve"> </w:t>
            </w:r>
            <w:r w:rsidR="00490C18" w:rsidRPr="00D70D8B">
              <w:rPr>
                <w:rFonts w:asciiTheme="minorHAnsi" w:hAnsiTheme="minorHAnsi"/>
                <w:sz w:val="14"/>
                <w:szCs w:val="14"/>
              </w:rPr>
              <w:t>-</w:t>
            </w:r>
            <w:r w:rsidR="00490C18">
              <w:rPr>
                <w:rFonts w:asciiTheme="minorHAnsi" w:hAnsiTheme="minorHAnsi"/>
                <w:sz w:val="14"/>
                <w:szCs w:val="14"/>
              </w:rPr>
              <w:t xml:space="preserve"> </w:t>
            </w:r>
            <w:r w:rsidR="00490C18" w:rsidRPr="00D70D8B">
              <w:rPr>
                <w:rFonts w:asciiTheme="minorHAnsi" w:hAnsiTheme="minorHAnsi"/>
                <w:sz w:val="14"/>
                <w:szCs w:val="14"/>
              </w:rPr>
              <w:t>no ducts replaced;</w:t>
            </w:r>
          </w:p>
          <w:p w14:paraId="18FB95C0" w14:textId="77777777" w:rsidR="00524AF7" w:rsidRPr="00D70D8B" w:rsidRDefault="00524AF7" w:rsidP="00326E86">
            <w:pPr>
              <w:rPr>
                <w:rFonts w:asciiTheme="minorHAnsi" w:hAnsiTheme="minorHAnsi"/>
                <w:sz w:val="14"/>
                <w:szCs w:val="14"/>
              </w:rPr>
            </w:pPr>
          </w:p>
          <w:p w14:paraId="3872E8B9" w14:textId="49A3522C" w:rsidR="00490C18" w:rsidRPr="009839B0" w:rsidRDefault="00490C18" w:rsidP="004876DC">
            <w:pPr>
              <w:keepNext/>
              <w:rPr>
                <w:rFonts w:asciiTheme="minorHAnsi" w:hAnsiTheme="minorHAnsi"/>
                <w:sz w:val="14"/>
                <w:szCs w:val="14"/>
              </w:rPr>
            </w:pPr>
            <w:r w:rsidRPr="00D70D8B">
              <w:rPr>
                <w:rFonts w:asciiTheme="minorHAnsi" w:hAnsiTheme="minorHAnsi"/>
                <w:sz w:val="14"/>
                <w:szCs w:val="14"/>
              </w:rPr>
              <w:t>flag non-default values and report in project status notes field; a revised CF1R may be required &gt;&gt;</w:t>
            </w:r>
          </w:p>
        </w:tc>
        <w:tc>
          <w:tcPr>
            <w:tcW w:w="1080" w:type="dxa"/>
          </w:tcPr>
          <w:p w14:paraId="19944BF0" w14:textId="77777777" w:rsidR="00490C18" w:rsidRDefault="00490C18" w:rsidP="00326E86">
            <w:pPr>
              <w:rPr>
                <w:rFonts w:asciiTheme="minorHAnsi" w:hAnsiTheme="minorHAnsi"/>
                <w:sz w:val="14"/>
                <w:szCs w:val="14"/>
              </w:rPr>
            </w:pPr>
            <w:r w:rsidRPr="00D70D8B">
              <w:rPr>
                <w:rFonts w:asciiTheme="minorHAnsi" w:hAnsiTheme="minorHAnsi"/>
                <w:sz w:val="14"/>
                <w:szCs w:val="14"/>
              </w:rPr>
              <w:t xml:space="preserve">&lt;&lt;calculated field: </w:t>
            </w:r>
          </w:p>
          <w:p w14:paraId="6931E384" w14:textId="26034ADE" w:rsidR="00490C18" w:rsidRDefault="00490C18" w:rsidP="00326E86">
            <w:pPr>
              <w:rPr>
                <w:rFonts w:asciiTheme="minorHAnsi" w:hAnsiTheme="minorHAnsi"/>
                <w:sz w:val="14"/>
                <w:szCs w:val="14"/>
              </w:rPr>
            </w:pPr>
            <w:r w:rsidRPr="00D70D8B">
              <w:rPr>
                <w:rFonts w:asciiTheme="minorHAnsi" w:hAnsiTheme="minorHAnsi"/>
                <w:sz w:val="14"/>
                <w:szCs w:val="14"/>
              </w:rPr>
              <w:t xml:space="preserve">if </w:t>
            </w:r>
            <w:r w:rsidR="00143898" w:rsidRPr="00524AF7">
              <w:rPr>
                <w:rFonts w:asciiTheme="minorHAnsi" w:hAnsiTheme="minorHAnsi"/>
                <w:sz w:val="14"/>
                <w:szCs w:val="14"/>
                <w:highlight w:val="yellow"/>
              </w:rPr>
              <w:t>D07</w:t>
            </w:r>
            <w:r w:rsidR="00143898" w:rsidRPr="00D70D8B">
              <w:rPr>
                <w:rFonts w:asciiTheme="minorHAnsi" w:hAnsiTheme="minorHAnsi"/>
                <w:sz w:val="14"/>
                <w:szCs w:val="14"/>
              </w:rPr>
              <w:t>=</w:t>
            </w:r>
            <w:r w:rsidR="00143898">
              <w:rPr>
                <w:rFonts w:asciiTheme="minorHAnsi" w:hAnsiTheme="minorHAnsi"/>
                <w:sz w:val="14"/>
                <w:szCs w:val="14"/>
              </w:rPr>
              <w:t>DuctsNone, then display N/A;</w:t>
            </w:r>
          </w:p>
          <w:p w14:paraId="675BED74" w14:textId="77777777" w:rsidR="00143898" w:rsidRDefault="00143898" w:rsidP="00326E86">
            <w:pPr>
              <w:rPr>
                <w:rFonts w:asciiTheme="minorHAnsi" w:hAnsiTheme="minorHAnsi"/>
                <w:sz w:val="14"/>
                <w:szCs w:val="14"/>
              </w:rPr>
            </w:pPr>
          </w:p>
          <w:p w14:paraId="39F23B09" w14:textId="373BDA1C" w:rsidR="00490C18" w:rsidRDefault="00143898" w:rsidP="00326E86">
            <w:pPr>
              <w:rPr>
                <w:rFonts w:asciiTheme="minorHAnsi" w:hAnsiTheme="minorHAnsi"/>
                <w:sz w:val="14"/>
                <w:szCs w:val="14"/>
              </w:rPr>
            </w:pPr>
            <w:r>
              <w:rPr>
                <w:rFonts w:asciiTheme="minorHAnsi" w:hAnsiTheme="minorHAnsi"/>
                <w:sz w:val="14"/>
                <w:szCs w:val="14"/>
              </w:rPr>
              <w:t>if D10</w:t>
            </w:r>
            <w:r w:rsidR="00490C18">
              <w:rPr>
                <w:rFonts w:asciiTheme="minorHAnsi" w:hAnsiTheme="minorHAnsi"/>
                <w:sz w:val="14"/>
                <w:szCs w:val="14"/>
              </w:rPr>
              <w:t>=N/A</w:t>
            </w:r>
            <w:r>
              <w:rPr>
                <w:rFonts w:asciiTheme="minorHAnsi" w:hAnsiTheme="minorHAnsi"/>
                <w:sz w:val="14"/>
                <w:szCs w:val="14"/>
              </w:rPr>
              <w:t xml:space="preserve"> </w:t>
            </w:r>
            <w:r w:rsidRPr="00D70D8B">
              <w:rPr>
                <w:rFonts w:asciiTheme="minorHAnsi" w:hAnsiTheme="minorHAnsi"/>
                <w:sz w:val="14"/>
                <w:szCs w:val="14"/>
              </w:rPr>
              <w:t>-</w:t>
            </w:r>
            <w:r>
              <w:rPr>
                <w:rFonts w:asciiTheme="minorHAnsi" w:hAnsiTheme="minorHAnsi"/>
                <w:sz w:val="14"/>
                <w:szCs w:val="14"/>
              </w:rPr>
              <w:t xml:space="preserve"> no ducts replaced, then display N/A</w:t>
            </w:r>
            <w:r w:rsidR="00285326">
              <w:rPr>
                <w:rFonts w:asciiTheme="minorHAnsi" w:hAnsiTheme="minorHAnsi"/>
                <w:sz w:val="14"/>
                <w:szCs w:val="14"/>
              </w:rPr>
              <w:t>;</w:t>
            </w:r>
          </w:p>
          <w:p w14:paraId="1B2AAC12" w14:textId="77777777" w:rsidR="00285326" w:rsidRPr="00D70D8B" w:rsidRDefault="00285326" w:rsidP="00326E86">
            <w:pPr>
              <w:rPr>
                <w:rFonts w:asciiTheme="minorHAnsi" w:hAnsiTheme="minorHAnsi"/>
                <w:sz w:val="14"/>
                <w:szCs w:val="14"/>
              </w:rPr>
            </w:pPr>
          </w:p>
          <w:p w14:paraId="20585DB3" w14:textId="68793DA2" w:rsidR="00144566" w:rsidRDefault="00144566" w:rsidP="00326E86">
            <w:pPr>
              <w:rPr>
                <w:rFonts w:asciiTheme="minorHAnsi" w:hAnsiTheme="minorHAnsi"/>
                <w:sz w:val="14"/>
                <w:szCs w:val="14"/>
              </w:rPr>
            </w:pPr>
            <w:r>
              <w:rPr>
                <w:rFonts w:asciiTheme="minorHAnsi" w:hAnsiTheme="minorHAnsi"/>
                <w:sz w:val="14"/>
                <w:szCs w:val="14"/>
              </w:rPr>
              <w:t>if D10 ≠ NA and value in C10 is &gt; R-6 for CZs: 1-10, 12, 13 or &gt; R-8 for CZs: 11, 14-16, then display value from C10;</w:t>
            </w:r>
          </w:p>
          <w:p w14:paraId="790F5066" w14:textId="77777777" w:rsidR="00144566" w:rsidRDefault="00144566" w:rsidP="00326E86">
            <w:pPr>
              <w:rPr>
                <w:rFonts w:asciiTheme="minorHAnsi" w:hAnsiTheme="minorHAnsi"/>
                <w:sz w:val="14"/>
                <w:szCs w:val="14"/>
              </w:rPr>
            </w:pPr>
          </w:p>
          <w:p w14:paraId="1CCF9A52" w14:textId="4051A980" w:rsidR="00490C18" w:rsidRDefault="008D06CE" w:rsidP="00326E86">
            <w:pPr>
              <w:rPr>
                <w:rFonts w:asciiTheme="minorHAnsi" w:hAnsiTheme="minorHAnsi"/>
                <w:sz w:val="14"/>
                <w:szCs w:val="14"/>
              </w:rPr>
            </w:pPr>
            <w:r>
              <w:rPr>
                <w:rFonts w:asciiTheme="minorHAnsi" w:hAnsiTheme="minorHAnsi"/>
                <w:sz w:val="14"/>
                <w:szCs w:val="14"/>
              </w:rPr>
              <w:t>else</w:t>
            </w:r>
            <w:r w:rsidR="00490C18" w:rsidRPr="00D70D8B">
              <w:rPr>
                <w:rFonts w:asciiTheme="minorHAnsi" w:hAnsiTheme="minorHAnsi"/>
                <w:sz w:val="14"/>
                <w:szCs w:val="14"/>
              </w:rPr>
              <w:t xml:space="preserve">if </w:t>
            </w:r>
            <w:r w:rsidR="00285326">
              <w:rPr>
                <w:rFonts w:asciiTheme="minorHAnsi" w:hAnsiTheme="minorHAnsi"/>
                <w:sz w:val="14"/>
                <w:szCs w:val="14"/>
              </w:rPr>
              <w:t>D10</w:t>
            </w:r>
            <w:r w:rsidR="00490C18" w:rsidRPr="00D70D8B">
              <w:rPr>
                <w:rFonts w:asciiTheme="minorHAnsi" w:hAnsiTheme="minorHAnsi"/>
                <w:sz w:val="14"/>
                <w:szCs w:val="14"/>
              </w:rPr>
              <w:t xml:space="preserve">≠N/A, then, </w:t>
            </w:r>
          </w:p>
          <w:p w14:paraId="635FEB4B" w14:textId="77777777" w:rsidR="00490C18" w:rsidRDefault="00490C18" w:rsidP="00326E86">
            <w:pPr>
              <w:rPr>
                <w:rFonts w:asciiTheme="minorHAnsi" w:hAnsiTheme="minorHAnsi"/>
                <w:sz w:val="14"/>
                <w:szCs w:val="14"/>
              </w:rPr>
            </w:pPr>
            <w:r w:rsidRPr="00D70D8B">
              <w:rPr>
                <w:rFonts w:asciiTheme="minorHAnsi" w:hAnsiTheme="minorHAnsi"/>
                <w:sz w:val="14"/>
                <w:szCs w:val="14"/>
              </w:rPr>
              <w:t xml:space="preserve">if A02= CZ 1-10, 12, 13, then R-6.; </w:t>
            </w:r>
          </w:p>
          <w:p w14:paraId="626EC350" w14:textId="77777777" w:rsidR="00285326" w:rsidRDefault="00285326" w:rsidP="00326E86">
            <w:pPr>
              <w:rPr>
                <w:rFonts w:asciiTheme="minorHAnsi" w:hAnsiTheme="minorHAnsi"/>
                <w:sz w:val="14"/>
                <w:szCs w:val="14"/>
              </w:rPr>
            </w:pPr>
          </w:p>
          <w:p w14:paraId="71D27C3A" w14:textId="77777777" w:rsidR="00490C18" w:rsidRDefault="00490C18" w:rsidP="00326E86">
            <w:pPr>
              <w:rPr>
                <w:rFonts w:asciiTheme="minorHAnsi" w:hAnsiTheme="minorHAnsi"/>
                <w:sz w:val="14"/>
                <w:szCs w:val="14"/>
              </w:rPr>
            </w:pPr>
            <w:r w:rsidRPr="00D70D8B">
              <w:rPr>
                <w:rFonts w:asciiTheme="minorHAnsi" w:hAnsiTheme="minorHAnsi"/>
                <w:sz w:val="14"/>
                <w:szCs w:val="14"/>
              </w:rPr>
              <w:t>elseif A02=CZ 11, 14-16 then R-8</w:t>
            </w:r>
            <w:r>
              <w:rPr>
                <w:rFonts w:asciiTheme="minorHAnsi" w:hAnsiTheme="minorHAnsi"/>
                <w:sz w:val="14"/>
                <w:szCs w:val="14"/>
              </w:rPr>
              <w:t>;</w:t>
            </w:r>
          </w:p>
          <w:p w14:paraId="1F5C7C33" w14:textId="32F4B10F" w:rsidR="00490C18" w:rsidRPr="009839B0" w:rsidRDefault="00490C18" w:rsidP="004876DC">
            <w:pPr>
              <w:keepNext/>
              <w:rPr>
                <w:rFonts w:asciiTheme="minorHAnsi" w:hAnsiTheme="minorHAnsi"/>
                <w:sz w:val="14"/>
                <w:szCs w:val="14"/>
              </w:rPr>
            </w:pPr>
            <w:r>
              <w:rPr>
                <w:rFonts w:asciiTheme="minorHAnsi" w:hAnsiTheme="minorHAnsi"/>
                <w:sz w:val="14"/>
                <w:szCs w:val="14"/>
              </w:rPr>
              <w:t>end</w:t>
            </w:r>
            <w:r w:rsidRPr="00D70D8B">
              <w:rPr>
                <w:rFonts w:asciiTheme="minorHAnsi" w:hAnsiTheme="minorHAnsi"/>
                <w:sz w:val="14"/>
                <w:szCs w:val="14"/>
              </w:rPr>
              <w:t>&gt;&gt;</w:t>
            </w:r>
          </w:p>
        </w:tc>
        <w:tc>
          <w:tcPr>
            <w:tcW w:w="900" w:type="dxa"/>
          </w:tcPr>
          <w:p w14:paraId="68D71E43" w14:textId="43F7866A" w:rsidR="0046309D" w:rsidRDefault="00490C18" w:rsidP="004876DC">
            <w:pPr>
              <w:keepNext/>
              <w:rPr>
                <w:rFonts w:asciiTheme="minorHAnsi" w:hAnsiTheme="minorHAnsi"/>
                <w:sz w:val="14"/>
                <w:szCs w:val="14"/>
              </w:rPr>
            </w:pPr>
            <w:r w:rsidRPr="009839B0">
              <w:rPr>
                <w:rFonts w:asciiTheme="minorHAnsi" w:hAnsiTheme="minorHAnsi"/>
                <w:sz w:val="14"/>
                <w:szCs w:val="14"/>
              </w:rPr>
              <w:t>&lt;&lt;</w:t>
            </w:r>
            <w:r w:rsidRPr="00663510">
              <w:rPr>
                <w:rFonts w:asciiTheme="minorHAnsi" w:hAnsiTheme="minorHAnsi"/>
                <w:sz w:val="14"/>
                <w:szCs w:val="14"/>
              </w:rPr>
              <w:t>calculated field</w:t>
            </w:r>
            <w:r>
              <w:rPr>
                <w:rFonts w:asciiTheme="minorHAnsi" w:hAnsiTheme="minorHAnsi"/>
                <w:sz w:val="14"/>
                <w:szCs w:val="14"/>
              </w:rPr>
              <w:t xml:space="preserve">: </w:t>
            </w:r>
            <w:r w:rsidR="0046309D" w:rsidRPr="0046309D">
              <w:rPr>
                <w:rFonts w:asciiTheme="minorHAnsi" w:hAnsiTheme="minorHAnsi"/>
                <w:sz w:val="14"/>
                <w:szCs w:val="14"/>
              </w:rPr>
              <w:t xml:space="preserve">if SC </w:t>
            </w:r>
            <w:r w:rsidR="0046309D">
              <w:rPr>
                <w:rFonts w:asciiTheme="minorHAnsi" w:hAnsiTheme="minorHAnsi"/>
                <w:sz w:val="14"/>
                <w:szCs w:val="14"/>
              </w:rPr>
              <w:t>system is not shown in section B</w:t>
            </w:r>
            <w:r w:rsidR="0046309D" w:rsidRPr="0046309D">
              <w:rPr>
                <w:rFonts w:asciiTheme="minorHAnsi" w:hAnsiTheme="minorHAnsi"/>
                <w:sz w:val="14"/>
                <w:szCs w:val="14"/>
              </w:rPr>
              <w:t>, then user pick one from list:</w:t>
            </w:r>
          </w:p>
          <w:p w14:paraId="11CC9656" w14:textId="77777777" w:rsidR="0046309D" w:rsidRPr="0046309D" w:rsidRDefault="0046309D" w:rsidP="0046309D">
            <w:pPr>
              <w:keepNext/>
              <w:rPr>
                <w:rFonts w:asciiTheme="minorHAnsi" w:hAnsiTheme="minorHAnsi"/>
                <w:sz w:val="14"/>
                <w:szCs w:val="14"/>
              </w:rPr>
            </w:pPr>
            <w:r w:rsidRPr="0046309D">
              <w:rPr>
                <w:rFonts w:asciiTheme="minorHAnsi" w:hAnsiTheme="minorHAnsi"/>
                <w:sz w:val="14"/>
                <w:szCs w:val="14"/>
              </w:rPr>
              <w:t>**new</w:t>
            </w:r>
          </w:p>
          <w:p w14:paraId="70B01816" w14:textId="77777777" w:rsidR="0046309D" w:rsidRPr="0046309D" w:rsidRDefault="0046309D" w:rsidP="0046309D">
            <w:pPr>
              <w:keepNext/>
              <w:rPr>
                <w:rFonts w:asciiTheme="minorHAnsi" w:hAnsiTheme="minorHAnsi"/>
                <w:sz w:val="14"/>
                <w:szCs w:val="14"/>
              </w:rPr>
            </w:pPr>
            <w:r w:rsidRPr="0046309D">
              <w:rPr>
                <w:rFonts w:asciiTheme="minorHAnsi" w:hAnsiTheme="minorHAnsi"/>
                <w:sz w:val="14"/>
                <w:szCs w:val="14"/>
              </w:rPr>
              <w:t>**altered</w:t>
            </w:r>
          </w:p>
          <w:p w14:paraId="621A1564" w14:textId="2E9902B3" w:rsidR="0046309D" w:rsidRDefault="0046309D" w:rsidP="0046309D">
            <w:pPr>
              <w:keepNext/>
              <w:rPr>
                <w:rFonts w:asciiTheme="minorHAnsi" w:hAnsiTheme="minorHAnsi"/>
                <w:sz w:val="14"/>
                <w:szCs w:val="14"/>
              </w:rPr>
            </w:pPr>
            <w:r w:rsidRPr="0046309D">
              <w:rPr>
                <w:rFonts w:asciiTheme="minorHAnsi" w:hAnsiTheme="minorHAnsi"/>
                <w:sz w:val="14"/>
                <w:szCs w:val="14"/>
              </w:rPr>
              <w:t>**existing</w:t>
            </w:r>
          </w:p>
          <w:p w14:paraId="00054BBC" w14:textId="03474E8A" w:rsidR="00490C18" w:rsidRPr="009839B0" w:rsidRDefault="0046309D" w:rsidP="004876DC">
            <w:pPr>
              <w:keepNext/>
              <w:rPr>
                <w:rFonts w:asciiTheme="minorHAnsi" w:hAnsiTheme="minorHAnsi"/>
                <w:sz w:val="14"/>
                <w:szCs w:val="14"/>
              </w:rPr>
            </w:pPr>
            <w:r>
              <w:rPr>
                <w:rFonts w:asciiTheme="minorHAnsi" w:hAnsiTheme="minorHAnsi"/>
                <w:sz w:val="14"/>
                <w:szCs w:val="14"/>
              </w:rPr>
              <w:t xml:space="preserve">else </w:t>
            </w:r>
            <w:r w:rsidR="00490C18">
              <w:rPr>
                <w:rFonts w:asciiTheme="minorHAnsi" w:hAnsiTheme="minorHAnsi"/>
                <w:sz w:val="14"/>
                <w:szCs w:val="14"/>
              </w:rPr>
              <w:t xml:space="preserve">reference value from </w:t>
            </w:r>
            <w:r w:rsidR="00964224" w:rsidRPr="00901A7D">
              <w:rPr>
                <w:rFonts w:asciiTheme="minorHAnsi" w:hAnsiTheme="minorHAnsi"/>
                <w:sz w:val="14"/>
                <w:szCs w:val="14"/>
                <w:highlight w:val="yellow"/>
              </w:rPr>
              <w:t>B09</w:t>
            </w:r>
            <w:r w:rsidR="00490C18" w:rsidRPr="009839B0">
              <w:rPr>
                <w:rFonts w:asciiTheme="minorHAnsi" w:hAnsiTheme="minorHAnsi"/>
                <w:sz w:val="14"/>
                <w:szCs w:val="14"/>
              </w:rPr>
              <w:t xml:space="preserve"> as default; allow user to override the default and pick one from list:</w:t>
            </w:r>
          </w:p>
          <w:p w14:paraId="66370F56" w14:textId="77777777" w:rsidR="00490C18" w:rsidRPr="009839B0" w:rsidRDefault="00490C18" w:rsidP="004876DC">
            <w:pPr>
              <w:keepNext/>
              <w:rPr>
                <w:rFonts w:asciiTheme="minorHAnsi" w:hAnsiTheme="minorHAnsi"/>
                <w:sz w:val="14"/>
                <w:szCs w:val="14"/>
              </w:rPr>
            </w:pPr>
            <w:r w:rsidRPr="009839B0">
              <w:rPr>
                <w:rFonts w:asciiTheme="minorHAnsi" w:hAnsiTheme="minorHAnsi"/>
                <w:sz w:val="14"/>
                <w:szCs w:val="14"/>
              </w:rPr>
              <w:t>**new</w:t>
            </w:r>
          </w:p>
          <w:p w14:paraId="69543E3E" w14:textId="77777777" w:rsidR="00490C18" w:rsidRPr="009839B0" w:rsidRDefault="00490C18" w:rsidP="004876DC">
            <w:pPr>
              <w:keepNext/>
              <w:rPr>
                <w:rFonts w:asciiTheme="minorHAnsi" w:hAnsiTheme="minorHAnsi"/>
                <w:sz w:val="14"/>
                <w:szCs w:val="14"/>
              </w:rPr>
            </w:pPr>
            <w:r w:rsidRPr="009839B0">
              <w:rPr>
                <w:rFonts w:asciiTheme="minorHAnsi" w:hAnsiTheme="minorHAnsi"/>
                <w:sz w:val="14"/>
                <w:szCs w:val="14"/>
              </w:rPr>
              <w:t>**altered</w:t>
            </w:r>
          </w:p>
          <w:p w14:paraId="5DD61BA5" w14:textId="77777777" w:rsidR="00490C18" w:rsidRPr="009839B0" w:rsidRDefault="00490C18" w:rsidP="004876DC">
            <w:pPr>
              <w:keepNext/>
              <w:rPr>
                <w:rFonts w:asciiTheme="minorHAnsi" w:hAnsiTheme="minorHAnsi"/>
                <w:sz w:val="14"/>
                <w:szCs w:val="14"/>
              </w:rPr>
            </w:pPr>
            <w:r w:rsidRPr="009839B0">
              <w:rPr>
                <w:rFonts w:asciiTheme="minorHAnsi" w:hAnsiTheme="minorHAnsi"/>
                <w:sz w:val="14"/>
                <w:szCs w:val="14"/>
              </w:rPr>
              <w:t>**existing</w:t>
            </w:r>
          </w:p>
          <w:p w14:paraId="73B555E6" w14:textId="77777777" w:rsidR="00490C18" w:rsidRPr="009839B0" w:rsidRDefault="00490C18" w:rsidP="004876DC">
            <w:pPr>
              <w:keepNext/>
              <w:rPr>
                <w:rFonts w:asciiTheme="minorHAnsi" w:hAnsiTheme="minorHAnsi"/>
                <w:sz w:val="14"/>
                <w:szCs w:val="14"/>
              </w:rPr>
            </w:pPr>
          </w:p>
          <w:p w14:paraId="7E96EA98" w14:textId="15C50ACC" w:rsidR="00490C18" w:rsidRPr="009839B0" w:rsidRDefault="00490C18" w:rsidP="004876DC">
            <w:pPr>
              <w:keepNext/>
              <w:rPr>
                <w:rFonts w:asciiTheme="minorHAnsi" w:hAnsiTheme="minorHAnsi"/>
                <w:sz w:val="14"/>
                <w:szCs w:val="14"/>
              </w:rPr>
            </w:pPr>
            <w:r w:rsidRPr="009839B0">
              <w:rPr>
                <w:rFonts w:asciiTheme="minorHAnsi" w:hAnsiTheme="minorHAnsi"/>
                <w:sz w:val="14"/>
                <w:szCs w:val="14"/>
              </w:rPr>
              <w:t>flag non-default values and report in project status notes field; a revised CF1R may be required &gt;&gt;</w:t>
            </w:r>
          </w:p>
        </w:tc>
        <w:tc>
          <w:tcPr>
            <w:tcW w:w="1098" w:type="dxa"/>
          </w:tcPr>
          <w:p w14:paraId="2CD2B113" w14:textId="0553DF16" w:rsidR="0046309D" w:rsidRPr="0046309D" w:rsidRDefault="00490C18" w:rsidP="0046309D">
            <w:pPr>
              <w:keepNext/>
              <w:rPr>
                <w:rFonts w:asciiTheme="minorHAnsi" w:hAnsiTheme="minorHAnsi"/>
                <w:sz w:val="14"/>
                <w:szCs w:val="14"/>
              </w:rPr>
            </w:pPr>
            <w:r>
              <w:rPr>
                <w:rFonts w:asciiTheme="minorHAnsi" w:hAnsiTheme="minorHAnsi"/>
                <w:sz w:val="14"/>
                <w:szCs w:val="14"/>
              </w:rPr>
              <w:t>&lt;&lt;calculated field:</w:t>
            </w:r>
            <w:r w:rsidR="0046309D" w:rsidRPr="0046309D">
              <w:rPr>
                <w:rFonts w:asciiTheme="minorHAnsi" w:hAnsiTheme="minorHAnsi"/>
                <w:sz w:val="14"/>
                <w:szCs w:val="14"/>
              </w:rPr>
              <w:t>if SC system is not shown in section B, then user pick one from list:</w:t>
            </w:r>
          </w:p>
          <w:p w14:paraId="23A0AC9E" w14:textId="77777777" w:rsidR="004A0183" w:rsidRPr="004A0183" w:rsidRDefault="004A0183" w:rsidP="004A0183">
            <w:pPr>
              <w:keepNext/>
              <w:rPr>
                <w:rFonts w:asciiTheme="minorHAnsi" w:hAnsiTheme="minorHAnsi"/>
                <w:sz w:val="12"/>
                <w:szCs w:val="12"/>
              </w:rPr>
            </w:pPr>
            <w:r w:rsidRPr="004A0183">
              <w:rPr>
                <w:rFonts w:asciiTheme="minorHAnsi" w:hAnsiTheme="minorHAnsi"/>
                <w:sz w:val="12"/>
                <w:szCs w:val="12"/>
              </w:rPr>
              <w:t>**new</w:t>
            </w:r>
          </w:p>
          <w:p w14:paraId="660AF66C" w14:textId="77777777" w:rsidR="004A0183" w:rsidRPr="004A0183" w:rsidRDefault="004A0183" w:rsidP="004A0183">
            <w:pPr>
              <w:keepNext/>
              <w:rPr>
                <w:rFonts w:asciiTheme="minorHAnsi" w:hAnsiTheme="minorHAnsi"/>
                <w:sz w:val="12"/>
                <w:szCs w:val="12"/>
              </w:rPr>
            </w:pPr>
            <w:r w:rsidRPr="004A0183">
              <w:rPr>
                <w:rFonts w:asciiTheme="minorHAnsi" w:hAnsiTheme="minorHAnsi"/>
                <w:sz w:val="12"/>
                <w:szCs w:val="12"/>
              </w:rPr>
              <w:t>**altered</w:t>
            </w:r>
          </w:p>
          <w:p w14:paraId="4D9C82F2" w14:textId="77777777" w:rsidR="004A0183" w:rsidRPr="004A0183" w:rsidRDefault="004A0183" w:rsidP="004A0183">
            <w:pPr>
              <w:keepNext/>
              <w:rPr>
                <w:rFonts w:asciiTheme="minorHAnsi" w:hAnsiTheme="minorHAnsi"/>
                <w:sz w:val="12"/>
                <w:szCs w:val="12"/>
              </w:rPr>
            </w:pPr>
            <w:r w:rsidRPr="004A0183">
              <w:rPr>
                <w:rFonts w:asciiTheme="minorHAnsi" w:hAnsiTheme="minorHAnsi"/>
                <w:sz w:val="12"/>
                <w:szCs w:val="12"/>
              </w:rPr>
              <w:t>**existing</w:t>
            </w:r>
          </w:p>
          <w:p w14:paraId="2507D733" w14:textId="08586578" w:rsidR="0046309D" w:rsidRDefault="004A0183" w:rsidP="004A0183">
            <w:pPr>
              <w:keepNext/>
              <w:rPr>
                <w:rFonts w:asciiTheme="minorHAnsi" w:hAnsiTheme="minorHAnsi"/>
                <w:sz w:val="14"/>
                <w:szCs w:val="14"/>
              </w:rPr>
            </w:pPr>
            <w:r w:rsidRPr="004A0183">
              <w:rPr>
                <w:rFonts w:asciiTheme="minorHAnsi" w:hAnsiTheme="minorHAnsi"/>
                <w:sz w:val="12"/>
                <w:szCs w:val="12"/>
              </w:rPr>
              <w:t>**existing+new</w:t>
            </w:r>
          </w:p>
          <w:p w14:paraId="38D78FC7" w14:textId="77777777" w:rsidR="0046309D" w:rsidRDefault="0046309D" w:rsidP="0039559C">
            <w:pPr>
              <w:keepNext/>
              <w:rPr>
                <w:rFonts w:asciiTheme="minorHAnsi" w:hAnsiTheme="minorHAnsi"/>
                <w:sz w:val="14"/>
                <w:szCs w:val="14"/>
              </w:rPr>
            </w:pPr>
          </w:p>
          <w:p w14:paraId="54627CE7" w14:textId="619CB9A1" w:rsidR="00490C18" w:rsidRPr="0039559C" w:rsidRDefault="004A0183" w:rsidP="0039559C">
            <w:pPr>
              <w:keepNext/>
              <w:rPr>
                <w:rFonts w:asciiTheme="minorHAnsi" w:hAnsiTheme="minorHAnsi"/>
                <w:sz w:val="14"/>
                <w:szCs w:val="14"/>
              </w:rPr>
            </w:pPr>
            <w:r>
              <w:rPr>
                <w:rFonts w:asciiTheme="minorHAnsi" w:hAnsiTheme="minorHAnsi"/>
                <w:sz w:val="14"/>
                <w:szCs w:val="14"/>
              </w:rPr>
              <w:t>else</w:t>
            </w:r>
            <w:r w:rsidR="00490C18">
              <w:rPr>
                <w:rFonts w:asciiTheme="minorHAnsi" w:hAnsiTheme="minorHAnsi"/>
                <w:sz w:val="14"/>
                <w:szCs w:val="14"/>
              </w:rPr>
              <w:t xml:space="preserve">if </w:t>
            </w:r>
            <w:r w:rsidR="00490C18" w:rsidRPr="00901A7D">
              <w:rPr>
                <w:rFonts w:asciiTheme="minorHAnsi" w:hAnsiTheme="minorHAnsi"/>
                <w:sz w:val="14"/>
                <w:szCs w:val="14"/>
                <w:highlight w:val="yellow"/>
              </w:rPr>
              <w:t>D07</w:t>
            </w:r>
            <w:r w:rsidR="00490C18" w:rsidRPr="0039559C">
              <w:rPr>
                <w:rFonts w:asciiTheme="minorHAnsi" w:hAnsiTheme="minorHAnsi"/>
                <w:sz w:val="14"/>
                <w:szCs w:val="14"/>
              </w:rPr>
              <w:t>=</w:t>
            </w:r>
          </w:p>
          <w:p w14:paraId="615E9058" w14:textId="77777777" w:rsidR="00490C18" w:rsidRPr="0039559C" w:rsidRDefault="00490C18" w:rsidP="0039559C">
            <w:pPr>
              <w:keepNext/>
              <w:rPr>
                <w:rFonts w:asciiTheme="minorHAnsi" w:hAnsiTheme="minorHAnsi"/>
                <w:sz w:val="14"/>
                <w:szCs w:val="14"/>
              </w:rPr>
            </w:pPr>
            <w:r w:rsidRPr="0039559C">
              <w:rPr>
                <w:rFonts w:asciiTheme="minorHAnsi" w:hAnsiTheme="minorHAnsi"/>
                <w:sz w:val="14"/>
                <w:szCs w:val="14"/>
              </w:rPr>
              <w:t>DuctsNone, then value=N/A,</w:t>
            </w:r>
          </w:p>
          <w:p w14:paraId="62BD611A" w14:textId="0643B7D4" w:rsidR="00490C18" w:rsidRDefault="00490C18" w:rsidP="0039559C">
            <w:pPr>
              <w:keepNext/>
              <w:rPr>
                <w:rFonts w:asciiTheme="minorHAnsi" w:hAnsiTheme="minorHAnsi"/>
                <w:sz w:val="14"/>
                <w:szCs w:val="14"/>
              </w:rPr>
            </w:pPr>
            <w:r w:rsidRPr="0039559C">
              <w:rPr>
                <w:rFonts w:asciiTheme="minorHAnsi" w:hAnsiTheme="minorHAnsi"/>
                <w:sz w:val="14"/>
                <w:szCs w:val="14"/>
              </w:rPr>
              <w:t>else</w:t>
            </w:r>
          </w:p>
          <w:p w14:paraId="350CD0E1" w14:textId="58402468" w:rsidR="00490C18" w:rsidRPr="009839B0" w:rsidRDefault="00490C18" w:rsidP="00160CCA">
            <w:pPr>
              <w:keepNext/>
              <w:rPr>
                <w:rFonts w:asciiTheme="minorHAnsi" w:hAnsiTheme="minorHAnsi"/>
                <w:sz w:val="14"/>
                <w:szCs w:val="14"/>
              </w:rPr>
            </w:pPr>
            <w:r>
              <w:rPr>
                <w:rFonts w:asciiTheme="minorHAnsi" w:hAnsiTheme="minorHAnsi"/>
                <w:sz w:val="14"/>
                <w:szCs w:val="14"/>
              </w:rPr>
              <w:t xml:space="preserve">reference value from </w:t>
            </w:r>
            <w:r w:rsidR="00964224" w:rsidRPr="00901A7D">
              <w:rPr>
                <w:rFonts w:asciiTheme="minorHAnsi" w:hAnsiTheme="minorHAnsi"/>
                <w:sz w:val="14"/>
                <w:szCs w:val="14"/>
                <w:highlight w:val="yellow"/>
              </w:rPr>
              <w:t>B10</w:t>
            </w:r>
            <w:r w:rsidRPr="009839B0">
              <w:rPr>
                <w:rFonts w:asciiTheme="minorHAnsi" w:hAnsiTheme="minorHAnsi"/>
                <w:sz w:val="14"/>
                <w:szCs w:val="14"/>
              </w:rPr>
              <w:t xml:space="preserve"> as default; allow user to override the default and pick one from list</w:t>
            </w:r>
          </w:p>
          <w:p w14:paraId="740625C2" w14:textId="68EA40CF" w:rsidR="00490C18" w:rsidRPr="00FA6955" w:rsidRDefault="00490C18" w:rsidP="00160CCA">
            <w:pPr>
              <w:keepNext/>
              <w:rPr>
                <w:rFonts w:asciiTheme="minorHAnsi" w:hAnsiTheme="minorHAnsi"/>
                <w:sz w:val="12"/>
                <w:szCs w:val="12"/>
              </w:rPr>
            </w:pPr>
            <w:r w:rsidRPr="00FA6955">
              <w:rPr>
                <w:rFonts w:asciiTheme="minorHAnsi" w:hAnsiTheme="minorHAnsi"/>
                <w:sz w:val="12"/>
                <w:szCs w:val="12"/>
              </w:rPr>
              <w:t>**new</w:t>
            </w:r>
          </w:p>
          <w:p w14:paraId="2AE37F7C" w14:textId="77777777" w:rsidR="00490C18" w:rsidRPr="00FA6955" w:rsidRDefault="00490C18" w:rsidP="00160CCA">
            <w:pPr>
              <w:keepNext/>
              <w:rPr>
                <w:rFonts w:asciiTheme="minorHAnsi" w:hAnsiTheme="minorHAnsi"/>
                <w:sz w:val="12"/>
                <w:szCs w:val="12"/>
              </w:rPr>
            </w:pPr>
            <w:r w:rsidRPr="00FA6955">
              <w:rPr>
                <w:rFonts w:asciiTheme="minorHAnsi" w:hAnsiTheme="minorHAnsi"/>
                <w:sz w:val="12"/>
                <w:szCs w:val="12"/>
              </w:rPr>
              <w:t>**altered</w:t>
            </w:r>
          </w:p>
          <w:p w14:paraId="749E8332" w14:textId="77777777" w:rsidR="00490C18" w:rsidRPr="00FA6955" w:rsidRDefault="00490C18" w:rsidP="00160CCA">
            <w:pPr>
              <w:keepNext/>
              <w:rPr>
                <w:rFonts w:asciiTheme="minorHAnsi" w:hAnsiTheme="minorHAnsi"/>
                <w:sz w:val="12"/>
                <w:szCs w:val="12"/>
              </w:rPr>
            </w:pPr>
            <w:r w:rsidRPr="00FA6955">
              <w:rPr>
                <w:rFonts w:asciiTheme="minorHAnsi" w:hAnsiTheme="minorHAnsi"/>
                <w:sz w:val="12"/>
                <w:szCs w:val="12"/>
              </w:rPr>
              <w:t>**existing</w:t>
            </w:r>
          </w:p>
          <w:p w14:paraId="5894F95F" w14:textId="78B1149F" w:rsidR="00490C18" w:rsidRPr="009839B0" w:rsidRDefault="00490C18" w:rsidP="00160CCA">
            <w:pPr>
              <w:keepNext/>
              <w:rPr>
                <w:rFonts w:asciiTheme="minorHAnsi" w:hAnsiTheme="minorHAnsi"/>
                <w:sz w:val="14"/>
                <w:szCs w:val="14"/>
              </w:rPr>
            </w:pPr>
            <w:r w:rsidRPr="00FA6955">
              <w:rPr>
                <w:rFonts w:asciiTheme="minorHAnsi" w:hAnsiTheme="minorHAnsi"/>
                <w:sz w:val="12"/>
                <w:szCs w:val="12"/>
              </w:rPr>
              <w:t>**existing+new</w:t>
            </w:r>
          </w:p>
          <w:p w14:paraId="13B64A42" w14:textId="77777777" w:rsidR="00490C18" w:rsidRPr="009839B0" w:rsidRDefault="00490C18" w:rsidP="00160CCA">
            <w:pPr>
              <w:keepNext/>
              <w:rPr>
                <w:rFonts w:asciiTheme="minorHAnsi" w:hAnsiTheme="minorHAnsi"/>
                <w:sz w:val="14"/>
                <w:szCs w:val="14"/>
              </w:rPr>
            </w:pPr>
          </w:p>
          <w:p w14:paraId="452DB51F" w14:textId="534B8CEF" w:rsidR="00490C18" w:rsidRPr="009839B0" w:rsidRDefault="00490C18" w:rsidP="00160CCA">
            <w:pPr>
              <w:keepNext/>
              <w:rPr>
                <w:rFonts w:asciiTheme="minorHAnsi" w:hAnsiTheme="minorHAnsi"/>
                <w:sz w:val="14"/>
                <w:szCs w:val="14"/>
              </w:rPr>
            </w:pPr>
            <w:r w:rsidRPr="009839B0">
              <w:rPr>
                <w:rFonts w:asciiTheme="minorHAnsi" w:hAnsiTheme="minorHAnsi"/>
                <w:sz w:val="14"/>
                <w:szCs w:val="14"/>
              </w:rPr>
              <w:t>flag non-default values and report in project status notes field; a revised CF1R may be required &gt;&gt;</w:t>
            </w:r>
          </w:p>
        </w:tc>
      </w:tr>
      <w:tr w:rsidR="008703DD" w:rsidRPr="00295655" w14:paraId="1F9B981E" w14:textId="058A48F2" w:rsidTr="003C24DD">
        <w:trPr>
          <w:trHeight w:val="64"/>
        </w:trPr>
        <w:tc>
          <w:tcPr>
            <w:tcW w:w="1126" w:type="dxa"/>
            <w:vAlign w:val="center"/>
          </w:tcPr>
          <w:p w14:paraId="1F9B9813" w14:textId="752F5FEC" w:rsidR="00490C18" w:rsidRPr="00295655" w:rsidRDefault="00490C18" w:rsidP="000C6F83">
            <w:pPr>
              <w:keepNext/>
              <w:rPr>
                <w:rFonts w:ascii="Calibri" w:hAnsi="Calibri"/>
                <w:sz w:val="18"/>
                <w:szCs w:val="18"/>
              </w:rPr>
            </w:pPr>
          </w:p>
        </w:tc>
        <w:tc>
          <w:tcPr>
            <w:tcW w:w="1125" w:type="dxa"/>
            <w:vAlign w:val="center"/>
          </w:tcPr>
          <w:p w14:paraId="1F9B9814" w14:textId="77777777" w:rsidR="00490C18" w:rsidRPr="00295655" w:rsidRDefault="00490C18" w:rsidP="000C6F83">
            <w:pPr>
              <w:keepNext/>
              <w:rPr>
                <w:rFonts w:ascii="Calibri" w:hAnsi="Calibri"/>
                <w:sz w:val="18"/>
                <w:szCs w:val="18"/>
              </w:rPr>
            </w:pPr>
          </w:p>
        </w:tc>
        <w:tc>
          <w:tcPr>
            <w:tcW w:w="1124" w:type="dxa"/>
            <w:vAlign w:val="center"/>
          </w:tcPr>
          <w:p w14:paraId="1F9B9815" w14:textId="77777777" w:rsidR="00490C18" w:rsidRPr="00295655" w:rsidRDefault="00490C18" w:rsidP="000C6F83">
            <w:pPr>
              <w:keepNext/>
              <w:rPr>
                <w:rFonts w:ascii="Calibri" w:hAnsi="Calibri"/>
                <w:sz w:val="18"/>
                <w:szCs w:val="18"/>
              </w:rPr>
            </w:pPr>
          </w:p>
        </w:tc>
        <w:tc>
          <w:tcPr>
            <w:tcW w:w="1233" w:type="dxa"/>
            <w:vAlign w:val="center"/>
          </w:tcPr>
          <w:p w14:paraId="1F9B9816" w14:textId="77777777" w:rsidR="00490C18" w:rsidRPr="00295655" w:rsidRDefault="00490C18" w:rsidP="000C6F83">
            <w:pPr>
              <w:keepNext/>
              <w:rPr>
                <w:rFonts w:ascii="Calibri" w:hAnsi="Calibri"/>
                <w:sz w:val="18"/>
                <w:szCs w:val="18"/>
              </w:rPr>
            </w:pPr>
          </w:p>
        </w:tc>
        <w:tc>
          <w:tcPr>
            <w:tcW w:w="1260" w:type="dxa"/>
            <w:vAlign w:val="center"/>
          </w:tcPr>
          <w:p w14:paraId="1F9B9817" w14:textId="77777777" w:rsidR="00490C18" w:rsidRPr="00295655" w:rsidRDefault="00490C18" w:rsidP="000C6F83">
            <w:pPr>
              <w:keepNext/>
              <w:rPr>
                <w:rFonts w:ascii="Calibri" w:hAnsi="Calibri"/>
                <w:sz w:val="18"/>
                <w:szCs w:val="18"/>
              </w:rPr>
            </w:pPr>
          </w:p>
        </w:tc>
        <w:tc>
          <w:tcPr>
            <w:tcW w:w="1170" w:type="dxa"/>
            <w:vAlign w:val="center"/>
          </w:tcPr>
          <w:p w14:paraId="1F9B9818" w14:textId="77777777" w:rsidR="00490C18" w:rsidRPr="00295655" w:rsidRDefault="00490C18" w:rsidP="000C6F83">
            <w:pPr>
              <w:keepNext/>
              <w:rPr>
                <w:rFonts w:ascii="Calibri" w:hAnsi="Calibri"/>
                <w:sz w:val="18"/>
                <w:szCs w:val="18"/>
              </w:rPr>
            </w:pPr>
          </w:p>
        </w:tc>
        <w:tc>
          <w:tcPr>
            <w:tcW w:w="1260" w:type="dxa"/>
            <w:vAlign w:val="center"/>
          </w:tcPr>
          <w:p w14:paraId="1F9B9819" w14:textId="77777777" w:rsidR="00490C18" w:rsidRPr="005C3BB4" w:rsidRDefault="00490C18" w:rsidP="000C6F83">
            <w:pPr>
              <w:keepNext/>
              <w:rPr>
                <w:rFonts w:ascii="Calibri" w:hAnsi="Calibri"/>
                <w:sz w:val="16"/>
                <w:szCs w:val="16"/>
              </w:rPr>
            </w:pPr>
          </w:p>
        </w:tc>
        <w:tc>
          <w:tcPr>
            <w:tcW w:w="1170" w:type="dxa"/>
          </w:tcPr>
          <w:p w14:paraId="1F9B981A" w14:textId="77777777" w:rsidR="00490C18" w:rsidRPr="00295655" w:rsidRDefault="00490C18" w:rsidP="000C6F83">
            <w:pPr>
              <w:keepNext/>
              <w:rPr>
                <w:rFonts w:ascii="Calibri" w:hAnsi="Calibri"/>
                <w:sz w:val="18"/>
                <w:szCs w:val="18"/>
              </w:rPr>
            </w:pPr>
          </w:p>
        </w:tc>
        <w:tc>
          <w:tcPr>
            <w:tcW w:w="1080" w:type="dxa"/>
          </w:tcPr>
          <w:p w14:paraId="1F9B981D" w14:textId="77777777" w:rsidR="00490C18" w:rsidRPr="009839B0" w:rsidRDefault="00490C18" w:rsidP="000C6F83">
            <w:pPr>
              <w:keepNext/>
              <w:rPr>
                <w:rFonts w:ascii="Calibri" w:hAnsi="Calibri"/>
                <w:sz w:val="14"/>
                <w:szCs w:val="14"/>
              </w:rPr>
            </w:pPr>
          </w:p>
        </w:tc>
        <w:tc>
          <w:tcPr>
            <w:tcW w:w="990" w:type="dxa"/>
          </w:tcPr>
          <w:p w14:paraId="3BBCC873" w14:textId="77777777" w:rsidR="00490C18" w:rsidRPr="009839B0" w:rsidRDefault="00490C18" w:rsidP="000C6F83">
            <w:pPr>
              <w:keepNext/>
              <w:rPr>
                <w:rFonts w:ascii="Calibri" w:hAnsi="Calibri"/>
                <w:sz w:val="14"/>
                <w:szCs w:val="14"/>
              </w:rPr>
            </w:pPr>
          </w:p>
        </w:tc>
        <w:tc>
          <w:tcPr>
            <w:tcW w:w="1080" w:type="dxa"/>
          </w:tcPr>
          <w:p w14:paraId="62DDDE32" w14:textId="2B56CB2A" w:rsidR="00490C18" w:rsidRPr="009839B0" w:rsidRDefault="00490C18" w:rsidP="000C6F83">
            <w:pPr>
              <w:keepNext/>
              <w:rPr>
                <w:rFonts w:ascii="Calibri" w:hAnsi="Calibri"/>
                <w:sz w:val="14"/>
                <w:szCs w:val="14"/>
              </w:rPr>
            </w:pPr>
          </w:p>
        </w:tc>
        <w:tc>
          <w:tcPr>
            <w:tcW w:w="900" w:type="dxa"/>
          </w:tcPr>
          <w:p w14:paraId="2984A166" w14:textId="3A156C05" w:rsidR="00490C18" w:rsidRPr="009839B0" w:rsidRDefault="00490C18" w:rsidP="000C6F83">
            <w:pPr>
              <w:keepNext/>
              <w:rPr>
                <w:rFonts w:ascii="Calibri" w:hAnsi="Calibri"/>
                <w:sz w:val="14"/>
                <w:szCs w:val="14"/>
              </w:rPr>
            </w:pPr>
          </w:p>
        </w:tc>
        <w:tc>
          <w:tcPr>
            <w:tcW w:w="1098" w:type="dxa"/>
          </w:tcPr>
          <w:p w14:paraId="251D27DC" w14:textId="77777777" w:rsidR="00490C18" w:rsidRPr="009839B0" w:rsidRDefault="00490C18" w:rsidP="000C6F83">
            <w:pPr>
              <w:keepNext/>
              <w:rPr>
                <w:rFonts w:ascii="Calibri" w:hAnsi="Calibri"/>
                <w:sz w:val="14"/>
                <w:szCs w:val="14"/>
              </w:rPr>
            </w:pPr>
          </w:p>
        </w:tc>
      </w:tr>
      <w:tr w:rsidR="00F14813" w:rsidRPr="00295655" w14:paraId="1F9B982C" w14:textId="54605F77" w:rsidTr="00326E86">
        <w:tc>
          <w:tcPr>
            <w:tcW w:w="14616" w:type="dxa"/>
            <w:gridSpan w:val="13"/>
          </w:tcPr>
          <w:p w14:paraId="103B3C0A" w14:textId="5462B479" w:rsidR="00F14813" w:rsidRPr="00295655" w:rsidRDefault="00F14813" w:rsidP="00BA02F4">
            <w:pPr>
              <w:keepNext/>
              <w:rPr>
                <w:rFonts w:ascii="Calibri" w:hAnsi="Calibri"/>
                <w:sz w:val="18"/>
                <w:szCs w:val="18"/>
              </w:rPr>
            </w:pPr>
            <w:r w:rsidRPr="00295655">
              <w:rPr>
                <w:rFonts w:ascii="Calibri" w:hAnsi="Calibri"/>
                <w:sz w:val="18"/>
                <w:szCs w:val="18"/>
              </w:rPr>
              <w:t>Notes:</w:t>
            </w:r>
          </w:p>
        </w:tc>
      </w:tr>
    </w:tbl>
    <w:p w14:paraId="0B3980D0" w14:textId="77777777" w:rsidR="00F330A0" w:rsidRDefault="00F330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3"/>
        <w:gridCol w:w="1372"/>
        <w:gridCol w:w="1274"/>
        <w:gridCol w:w="1175"/>
        <w:gridCol w:w="1175"/>
        <w:gridCol w:w="1273"/>
        <w:gridCol w:w="1175"/>
        <w:gridCol w:w="1175"/>
        <w:gridCol w:w="1959"/>
        <w:gridCol w:w="1306"/>
        <w:gridCol w:w="1339"/>
      </w:tblGrid>
      <w:tr w:rsidR="00E62A98" w:rsidRPr="00E81C65" w14:paraId="695CBD52" w14:textId="4B7AFD03" w:rsidTr="00143240">
        <w:trPr>
          <w:trHeight w:val="222"/>
        </w:trPr>
        <w:tc>
          <w:tcPr>
            <w:tcW w:w="13429" w:type="dxa"/>
            <w:gridSpan w:val="11"/>
          </w:tcPr>
          <w:p w14:paraId="7A06E1BA" w14:textId="77777777" w:rsidR="00E62A98" w:rsidRPr="003322A6" w:rsidRDefault="00E62A98" w:rsidP="00A278F5">
            <w:pPr>
              <w:keepNext/>
              <w:rPr>
                <w:rFonts w:ascii="Calibri" w:hAnsi="Calibri"/>
                <w:b/>
                <w:sz w:val="18"/>
                <w:szCs w:val="24"/>
              </w:rPr>
            </w:pPr>
            <w:r>
              <w:rPr>
                <w:rFonts w:ascii="Calibri" w:hAnsi="Calibri"/>
                <w:b/>
                <w:sz w:val="18"/>
                <w:szCs w:val="24"/>
              </w:rPr>
              <w:t>E</w:t>
            </w:r>
            <w:r w:rsidRPr="003322A6">
              <w:rPr>
                <w:rFonts w:ascii="Calibri" w:hAnsi="Calibri"/>
                <w:b/>
                <w:sz w:val="18"/>
                <w:szCs w:val="24"/>
              </w:rPr>
              <w:t>. Space Conditioning (SC) System</w:t>
            </w:r>
            <w:r>
              <w:rPr>
                <w:rFonts w:ascii="Calibri" w:hAnsi="Calibri"/>
                <w:b/>
                <w:sz w:val="18"/>
                <w:szCs w:val="24"/>
              </w:rPr>
              <w:t xml:space="preserve"> Alteration Type Determination</w:t>
            </w:r>
          </w:p>
          <w:p w14:paraId="44864BB2" w14:textId="40F8FF15" w:rsidR="00E62A98" w:rsidRPr="00BB40E7" w:rsidRDefault="00E62A98" w:rsidP="009A49DD">
            <w:pPr>
              <w:keepNext/>
              <w:rPr>
                <w:rFonts w:ascii="Calibri" w:hAnsi="Calibri"/>
                <w:sz w:val="18"/>
                <w:szCs w:val="18"/>
              </w:rPr>
            </w:pPr>
            <w:r w:rsidRPr="000D7C25">
              <w:rPr>
                <w:rFonts w:ascii="Calibri" w:hAnsi="Calibri"/>
                <w:sz w:val="18"/>
                <w:szCs w:val="18"/>
              </w:rPr>
              <w:t>&lt;&lt;</w:t>
            </w:r>
            <w:r w:rsidRPr="000D7C25">
              <w:rPr>
                <w:sz w:val="18"/>
                <w:szCs w:val="18"/>
              </w:rPr>
              <w:t xml:space="preserve"> </w:t>
            </w:r>
            <w:r w:rsidR="006B20A1">
              <w:rPr>
                <w:sz w:val="18"/>
                <w:szCs w:val="18"/>
              </w:rPr>
              <w:t>if</w:t>
            </w:r>
            <w:r w:rsidR="006B20A1" w:rsidRPr="006B20A1">
              <w:rPr>
                <w:sz w:val="18"/>
                <w:szCs w:val="18"/>
              </w:rPr>
              <w:t xml:space="preserve"> </w:t>
            </w:r>
            <w:r w:rsidR="009A49DD">
              <w:rPr>
                <w:sz w:val="18"/>
                <w:szCs w:val="18"/>
              </w:rPr>
              <w:t>there are no</w:t>
            </w:r>
            <w:r w:rsidR="006B20A1">
              <w:rPr>
                <w:sz w:val="18"/>
                <w:szCs w:val="18"/>
              </w:rPr>
              <w:t xml:space="preserve"> </w:t>
            </w:r>
            <w:r w:rsidR="006B20A1" w:rsidRPr="006B20A1">
              <w:rPr>
                <w:sz w:val="18"/>
                <w:szCs w:val="18"/>
              </w:rPr>
              <w:t>SC system</w:t>
            </w:r>
            <w:r w:rsidR="006B20A1">
              <w:rPr>
                <w:sz w:val="18"/>
                <w:szCs w:val="18"/>
              </w:rPr>
              <w:t>s</w:t>
            </w:r>
            <w:r w:rsidR="006B20A1" w:rsidRPr="006B20A1">
              <w:rPr>
                <w:sz w:val="18"/>
                <w:szCs w:val="18"/>
              </w:rPr>
              <w:t xml:space="preserve"> listed in Section D </w:t>
            </w:r>
            <w:r w:rsidR="009A49DD">
              <w:rPr>
                <w:sz w:val="18"/>
                <w:szCs w:val="18"/>
              </w:rPr>
              <w:t>for which</w:t>
            </w:r>
            <w:r w:rsidR="006B20A1" w:rsidRPr="006B20A1">
              <w:rPr>
                <w:sz w:val="18"/>
                <w:szCs w:val="18"/>
              </w:rPr>
              <w:t xml:space="preserve"> </w:t>
            </w:r>
            <w:r w:rsidR="006B20A1" w:rsidRPr="00537D25">
              <w:rPr>
                <w:sz w:val="18"/>
                <w:szCs w:val="18"/>
                <w:highlight w:val="yellow"/>
              </w:rPr>
              <w:t>D12</w:t>
            </w:r>
            <w:r w:rsidR="006B20A1" w:rsidRPr="006B20A1">
              <w:rPr>
                <w:sz w:val="18"/>
                <w:szCs w:val="18"/>
              </w:rPr>
              <w:t xml:space="preserve"> = on</w:t>
            </w:r>
            <w:r w:rsidR="00025A95">
              <w:rPr>
                <w:sz w:val="18"/>
                <w:szCs w:val="18"/>
              </w:rPr>
              <w:t>e of the following two values: [</w:t>
            </w:r>
            <w:r w:rsidR="006B20A1" w:rsidRPr="006B20A1">
              <w:rPr>
                <w:sz w:val="18"/>
                <w:szCs w:val="18"/>
              </w:rPr>
              <w:t>altered</w:t>
            </w:r>
            <w:r w:rsidR="00025A95">
              <w:rPr>
                <w:sz w:val="18"/>
                <w:szCs w:val="18"/>
              </w:rPr>
              <w:t>]</w:t>
            </w:r>
            <w:r w:rsidR="006B20A1" w:rsidRPr="006B20A1">
              <w:rPr>
                <w:sz w:val="18"/>
                <w:szCs w:val="18"/>
              </w:rPr>
              <w:t xml:space="preserve">; </w:t>
            </w:r>
            <w:r w:rsidR="00025A95">
              <w:rPr>
                <w:sz w:val="18"/>
                <w:szCs w:val="18"/>
              </w:rPr>
              <w:t>[existing]</w:t>
            </w:r>
            <w:r w:rsidR="006B20A1">
              <w:rPr>
                <w:sz w:val="18"/>
                <w:szCs w:val="18"/>
              </w:rPr>
              <w:t xml:space="preserve">, </w:t>
            </w:r>
            <w:r w:rsidR="00D14923">
              <w:rPr>
                <w:sz w:val="18"/>
                <w:szCs w:val="18"/>
              </w:rPr>
              <w:t xml:space="preserve">or </w:t>
            </w:r>
            <w:r w:rsidR="00D14923" w:rsidRPr="00537D25">
              <w:rPr>
                <w:sz w:val="18"/>
                <w:szCs w:val="18"/>
                <w:highlight w:val="yellow"/>
              </w:rPr>
              <w:t>D13</w:t>
            </w:r>
            <w:r w:rsidR="00D14923">
              <w:rPr>
                <w:sz w:val="18"/>
                <w:szCs w:val="18"/>
              </w:rPr>
              <w:t xml:space="preserve">= one of the following three values: </w:t>
            </w:r>
            <w:r w:rsidR="00D14923" w:rsidRPr="00D14923">
              <w:rPr>
                <w:sz w:val="18"/>
                <w:szCs w:val="18"/>
              </w:rPr>
              <w:t>[altered]; [existing]</w:t>
            </w:r>
            <w:r w:rsidR="00D14923">
              <w:rPr>
                <w:sz w:val="18"/>
                <w:szCs w:val="18"/>
              </w:rPr>
              <w:t xml:space="preserve">, [existing+new], </w:t>
            </w:r>
            <w:r w:rsidR="006B20A1">
              <w:rPr>
                <w:sz w:val="18"/>
                <w:szCs w:val="18"/>
              </w:rPr>
              <w:t xml:space="preserve">then display the section does not apply message, else </w:t>
            </w:r>
            <w:r w:rsidRPr="000D7C25">
              <w:rPr>
                <w:rFonts w:ascii="Calibri" w:hAnsi="Calibri"/>
                <w:sz w:val="18"/>
                <w:szCs w:val="18"/>
              </w:rPr>
              <w:t xml:space="preserve">require one row of data to be entered in this table for each </w:t>
            </w:r>
            <w:r>
              <w:rPr>
                <w:rFonts w:ascii="Calibri" w:hAnsi="Calibri"/>
                <w:sz w:val="18"/>
                <w:szCs w:val="18"/>
              </w:rPr>
              <w:t xml:space="preserve">SC system listed in Section D </w:t>
            </w:r>
            <w:r w:rsidR="00537D25">
              <w:rPr>
                <w:rFonts w:ascii="Calibri" w:hAnsi="Calibri"/>
                <w:sz w:val="18"/>
                <w:szCs w:val="18"/>
              </w:rPr>
              <w:t>for which</w:t>
            </w:r>
            <w:r w:rsidR="00BB40E7">
              <w:rPr>
                <w:rFonts w:ascii="Calibri" w:hAnsi="Calibri"/>
                <w:sz w:val="18"/>
                <w:szCs w:val="18"/>
              </w:rPr>
              <w:t xml:space="preserve"> </w:t>
            </w:r>
            <w:r w:rsidR="00B673AE" w:rsidRPr="007607D4">
              <w:rPr>
                <w:rFonts w:ascii="Calibri" w:hAnsi="Calibri"/>
                <w:sz w:val="18"/>
                <w:szCs w:val="18"/>
                <w:highlight w:val="yellow"/>
              </w:rPr>
              <w:t>D12</w:t>
            </w:r>
            <w:r w:rsidR="00BB40E7">
              <w:rPr>
                <w:rFonts w:ascii="Calibri" w:hAnsi="Calibri"/>
                <w:sz w:val="18"/>
                <w:szCs w:val="18"/>
              </w:rPr>
              <w:t xml:space="preserve"> =</w:t>
            </w:r>
            <w:r w:rsidR="00A16E77">
              <w:rPr>
                <w:rFonts w:ascii="Calibri" w:hAnsi="Calibri"/>
                <w:sz w:val="18"/>
                <w:szCs w:val="18"/>
              </w:rPr>
              <w:t xml:space="preserve"> one of the following two values: </w:t>
            </w:r>
            <w:r w:rsidR="00025A95">
              <w:rPr>
                <w:rFonts w:ascii="Calibri" w:hAnsi="Calibri"/>
                <w:sz w:val="18"/>
                <w:szCs w:val="18"/>
              </w:rPr>
              <w:t>[</w:t>
            </w:r>
            <w:r w:rsidR="00BB40E7" w:rsidRPr="00BB40E7">
              <w:rPr>
                <w:rFonts w:ascii="Calibri" w:hAnsi="Calibri"/>
                <w:sz w:val="18"/>
                <w:szCs w:val="18"/>
              </w:rPr>
              <w:t>altered</w:t>
            </w:r>
            <w:r w:rsidR="00025A95">
              <w:rPr>
                <w:rFonts w:ascii="Calibri" w:hAnsi="Calibri"/>
                <w:sz w:val="18"/>
                <w:szCs w:val="18"/>
              </w:rPr>
              <w:t>]</w:t>
            </w:r>
            <w:r w:rsidR="00BB40E7">
              <w:rPr>
                <w:rFonts w:ascii="Calibri" w:hAnsi="Calibri"/>
                <w:sz w:val="18"/>
                <w:szCs w:val="18"/>
              </w:rPr>
              <w:t xml:space="preserve">; </w:t>
            </w:r>
            <w:r w:rsidR="00025A95">
              <w:rPr>
                <w:rFonts w:ascii="Calibri" w:hAnsi="Calibri"/>
                <w:sz w:val="18"/>
                <w:szCs w:val="18"/>
              </w:rPr>
              <w:t>[</w:t>
            </w:r>
            <w:r w:rsidR="00BB40E7" w:rsidRPr="00BB40E7">
              <w:rPr>
                <w:rFonts w:ascii="Calibri" w:hAnsi="Calibri"/>
                <w:sz w:val="18"/>
                <w:szCs w:val="18"/>
              </w:rPr>
              <w:t>existing</w:t>
            </w:r>
            <w:r w:rsidR="00D14923">
              <w:rPr>
                <w:rFonts w:ascii="Calibri" w:hAnsi="Calibri"/>
                <w:sz w:val="18"/>
                <w:szCs w:val="18"/>
              </w:rPr>
              <w:t>],</w:t>
            </w:r>
            <w:r w:rsidR="00D14923">
              <w:rPr>
                <w:sz w:val="18"/>
                <w:szCs w:val="18"/>
              </w:rPr>
              <w:t xml:space="preserve"> or </w:t>
            </w:r>
            <w:r w:rsidR="00D14923" w:rsidRPr="00537D25">
              <w:rPr>
                <w:sz w:val="18"/>
                <w:szCs w:val="18"/>
                <w:highlight w:val="yellow"/>
              </w:rPr>
              <w:t>D13</w:t>
            </w:r>
            <w:r w:rsidR="00D14923">
              <w:rPr>
                <w:sz w:val="18"/>
                <w:szCs w:val="18"/>
              </w:rPr>
              <w:t xml:space="preserve">= one of the following three values: </w:t>
            </w:r>
            <w:r w:rsidR="00D14923" w:rsidRPr="00D14923">
              <w:rPr>
                <w:sz w:val="18"/>
                <w:szCs w:val="18"/>
              </w:rPr>
              <w:t>[altered]; [existing]</w:t>
            </w:r>
            <w:r w:rsidR="00D14923">
              <w:rPr>
                <w:sz w:val="18"/>
                <w:szCs w:val="18"/>
              </w:rPr>
              <w:t>, [existing+new]</w:t>
            </w:r>
            <w:r w:rsidR="00FC55A7">
              <w:rPr>
                <w:rFonts w:ascii="Calibri" w:hAnsi="Calibri"/>
                <w:sz w:val="18"/>
                <w:szCs w:val="18"/>
              </w:rPr>
              <w:t>&gt;&gt;</w:t>
            </w:r>
          </w:p>
        </w:tc>
      </w:tr>
      <w:tr w:rsidR="00143240" w:rsidRPr="00E81C65" w14:paraId="15ACED1B" w14:textId="39EEF0EC" w:rsidTr="00143240">
        <w:trPr>
          <w:trHeight w:val="223"/>
        </w:trPr>
        <w:tc>
          <w:tcPr>
            <w:tcW w:w="1279" w:type="dxa"/>
            <w:shd w:val="clear" w:color="auto" w:fill="auto"/>
            <w:vAlign w:val="bottom"/>
          </w:tcPr>
          <w:p w14:paraId="25D7E92D" w14:textId="77777777" w:rsidR="00143240" w:rsidRPr="002E10B9" w:rsidRDefault="00143240" w:rsidP="00A278F5">
            <w:pPr>
              <w:keepNext/>
              <w:jc w:val="center"/>
              <w:rPr>
                <w:rFonts w:ascii="Calibri" w:hAnsi="Calibri"/>
                <w:sz w:val="18"/>
                <w:szCs w:val="18"/>
              </w:rPr>
            </w:pPr>
            <w:r w:rsidRPr="002E10B9">
              <w:rPr>
                <w:rFonts w:ascii="Calibri" w:hAnsi="Calibri"/>
                <w:sz w:val="18"/>
                <w:szCs w:val="18"/>
              </w:rPr>
              <w:t>01</w:t>
            </w:r>
          </w:p>
        </w:tc>
        <w:tc>
          <w:tcPr>
            <w:tcW w:w="1260" w:type="dxa"/>
            <w:shd w:val="clear" w:color="auto" w:fill="auto"/>
          </w:tcPr>
          <w:p w14:paraId="67193CE3" w14:textId="77777777" w:rsidR="00143240" w:rsidRPr="002E10B9" w:rsidRDefault="00143240" w:rsidP="00A278F5">
            <w:pPr>
              <w:keepNext/>
              <w:jc w:val="center"/>
              <w:rPr>
                <w:rFonts w:ascii="Calibri" w:hAnsi="Calibri"/>
                <w:sz w:val="18"/>
                <w:szCs w:val="18"/>
              </w:rPr>
            </w:pPr>
            <w:r w:rsidRPr="002E10B9">
              <w:rPr>
                <w:rFonts w:ascii="Calibri" w:hAnsi="Calibri"/>
                <w:sz w:val="18"/>
                <w:szCs w:val="18"/>
              </w:rPr>
              <w:t>02</w:t>
            </w:r>
          </w:p>
        </w:tc>
        <w:tc>
          <w:tcPr>
            <w:tcW w:w="1170" w:type="dxa"/>
            <w:shd w:val="clear" w:color="auto" w:fill="auto"/>
          </w:tcPr>
          <w:p w14:paraId="48886000" w14:textId="5931CF50" w:rsidR="00143240" w:rsidRPr="002E10B9" w:rsidRDefault="00143240" w:rsidP="00913933">
            <w:pPr>
              <w:keepNext/>
              <w:jc w:val="center"/>
              <w:rPr>
                <w:rFonts w:ascii="Calibri" w:hAnsi="Calibri"/>
                <w:sz w:val="18"/>
                <w:szCs w:val="18"/>
              </w:rPr>
            </w:pPr>
            <w:r w:rsidRPr="002E10B9">
              <w:rPr>
                <w:rFonts w:ascii="Calibri" w:hAnsi="Calibri"/>
                <w:sz w:val="18"/>
                <w:szCs w:val="18"/>
              </w:rPr>
              <w:t>03</w:t>
            </w:r>
          </w:p>
        </w:tc>
        <w:tc>
          <w:tcPr>
            <w:tcW w:w="1080" w:type="dxa"/>
            <w:shd w:val="clear" w:color="auto" w:fill="auto"/>
          </w:tcPr>
          <w:p w14:paraId="32D7ACBA" w14:textId="60D980BF" w:rsidR="00143240" w:rsidRPr="002E10B9" w:rsidRDefault="00143240" w:rsidP="00913933">
            <w:pPr>
              <w:keepNext/>
              <w:jc w:val="center"/>
              <w:rPr>
                <w:rFonts w:ascii="Calibri" w:hAnsi="Calibri"/>
                <w:sz w:val="18"/>
                <w:szCs w:val="18"/>
              </w:rPr>
            </w:pPr>
            <w:r w:rsidRPr="002E10B9">
              <w:rPr>
                <w:rFonts w:ascii="Calibri" w:hAnsi="Calibri"/>
                <w:sz w:val="18"/>
                <w:szCs w:val="18"/>
              </w:rPr>
              <w:t>04</w:t>
            </w:r>
          </w:p>
        </w:tc>
        <w:tc>
          <w:tcPr>
            <w:tcW w:w="1080" w:type="dxa"/>
            <w:shd w:val="clear" w:color="auto" w:fill="auto"/>
          </w:tcPr>
          <w:p w14:paraId="170A356A" w14:textId="3FE0720D" w:rsidR="00143240" w:rsidRPr="002E10B9" w:rsidRDefault="00143240" w:rsidP="00913933">
            <w:pPr>
              <w:keepNext/>
              <w:jc w:val="center"/>
              <w:rPr>
                <w:rFonts w:ascii="Calibri" w:hAnsi="Calibri"/>
                <w:sz w:val="18"/>
                <w:szCs w:val="18"/>
              </w:rPr>
            </w:pPr>
            <w:r w:rsidRPr="002E10B9">
              <w:rPr>
                <w:rFonts w:ascii="Calibri" w:hAnsi="Calibri"/>
                <w:sz w:val="18"/>
                <w:szCs w:val="18"/>
              </w:rPr>
              <w:t>05</w:t>
            </w:r>
          </w:p>
        </w:tc>
        <w:tc>
          <w:tcPr>
            <w:tcW w:w="1170" w:type="dxa"/>
            <w:shd w:val="clear" w:color="auto" w:fill="auto"/>
          </w:tcPr>
          <w:p w14:paraId="7DAFCED0" w14:textId="0CAF32A8" w:rsidR="00143240" w:rsidRPr="002E10B9" w:rsidRDefault="00143240" w:rsidP="00913933">
            <w:pPr>
              <w:keepNext/>
              <w:jc w:val="center"/>
              <w:rPr>
                <w:rFonts w:ascii="Calibri" w:hAnsi="Calibri"/>
                <w:sz w:val="18"/>
                <w:szCs w:val="18"/>
              </w:rPr>
            </w:pPr>
            <w:r w:rsidRPr="002E10B9">
              <w:rPr>
                <w:rFonts w:ascii="Calibri" w:hAnsi="Calibri"/>
                <w:sz w:val="18"/>
                <w:szCs w:val="18"/>
              </w:rPr>
              <w:t>06</w:t>
            </w:r>
          </w:p>
        </w:tc>
        <w:tc>
          <w:tcPr>
            <w:tcW w:w="1080" w:type="dxa"/>
            <w:shd w:val="clear" w:color="auto" w:fill="auto"/>
          </w:tcPr>
          <w:p w14:paraId="5C9E0150" w14:textId="3604C796" w:rsidR="00143240" w:rsidRPr="002E10B9" w:rsidRDefault="00143240" w:rsidP="00913933">
            <w:pPr>
              <w:keepNext/>
              <w:jc w:val="center"/>
              <w:rPr>
                <w:rFonts w:ascii="Calibri" w:hAnsi="Calibri"/>
                <w:sz w:val="18"/>
                <w:szCs w:val="18"/>
              </w:rPr>
            </w:pPr>
            <w:r w:rsidRPr="002E10B9">
              <w:rPr>
                <w:rFonts w:ascii="Calibri" w:hAnsi="Calibri"/>
                <w:sz w:val="18"/>
                <w:szCs w:val="18"/>
              </w:rPr>
              <w:t>07</w:t>
            </w:r>
          </w:p>
        </w:tc>
        <w:tc>
          <w:tcPr>
            <w:tcW w:w="1080" w:type="dxa"/>
            <w:shd w:val="clear" w:color="auto" w:fill="auto"/>
          </w:tcPr>
          <w:p w14:paraId="34A54EBA" w14:textId="1B3B3DC8" w:rsidR="00143240" w:rsidRPr="002E10B9" w:rsidRDefault="00143240" w:rsidP="00913933">
            <w:pPr>
              <w:keepNext/>
              <w:jc w:val="center"/>
              <w:rPr>
                <w:rFonts w:ascii="Calibri" w:hAnsi="Calibri"/>
                <w:sz w:val="18"/>
                <w:szCs w:val="18"/>
              </w:rPr>
            </w:pPr>
            <w:r w:rsidRPr="002E10B9">
              <w:rPr>
                <w:rFonts w:ascii="Calibri" w:hAnsi="Calibri"/>
                <w:sz w:val="18"/>
                <w:szCs w:val="18"/>
              </w:rPr>
              <w:t>08</w:t>
            </w:r>
          </w:p>
        </w:tc>
        <w:tc>
          <w:tcPr>
            <w:tcW w:w="1800" w:type="dxa"/>
            <w:shd w:val="clear" w:color="auto" w:fill="auto"/>
            <w:vAlign w:val="bottom"/>
          </w:tcPr>
          <w:p w14:paraId="44CA084B" w14:textId="73D39AE9" w:rsidR="00143240" w:rsidRPr="002E10B9" w:rsidRDefault="00143240" w:rsidP="00A278F5">
            <w:pPr>
              <w:keepNext/>
              <w:jc w:val="center"/>
              <w:rPr>
                <w:rFonts w:ascii="Calibri" w:hAnsi="Calibri"/>
                <w:sz w:val="18"/>
                <w:szCs w:val="18"/>
              </w:rPr>
            </w:pPr>
            <w:r w:rsidRPr="002E10B9">
              <w:rPr>
                <w:rFonts w:ascii="Calibri" w:hAnsi="Calibri"/>
                <w:sz w:val="18"/>
                <w:szCs w:val="18"/>
              </w:rPr>
              <w:t>9</w:t>
            </w:r>
          </w:p>
        </w:tc>
        <w:tc>
          <w:tcPr>
            <w:tcW w:w="1200" w:type="dxa"/>
          </w:tcPr>
          <w:p w14:paraId="49F37FE4" w14:textId="2301EC98" w:rsidR="00143240" w:rsidRPr="002E10B9" w:rsidRDefault="00143240" w:rsidP="00A278F5">
            <w:pPr>
              <w:keepNext/>
              <w:jc w:val="center"/>
              <w:rPr>
                <w:rFonts w:ascii="Calibri" w:hAnsi="Calibri"/>
                <w:sz w:val="18"/>
                <w:szCs w:val="18"/>
              </w:rPr>
            </w:pPr>
            <w:r w:rsidRPr="002E10B9">
              <w:rPr>
                <w:rFonts w:ascii="Calibri" w:hAnsi="Calibri"/>
                <w:sz w:val="18"/>
                <w:szCs w:val="18"/>
              </w:rPr>
              <w:t>10</w:t>
            </w:r>
          </w:p>
        </w:tc>
        <w:tc>
          <w:tcPr>
            <w:tcW w:w="1229" w:type="dxa"/>
          </w:tcPr>
          <w:p w14:paraId="05DAB42F" w14:textId="1BDE57E4" w:rsidR="00143240" w:rsidRPr="002E10B9" w:rsidRDefault="00143240" w:rsidP="00A278F5">
            <w:pPr>
              <w:keepNext/>
              <w:jc w:val="center"/>
              <w:rPr>
                <w:rFonts w:ascii="Calibri" w:hAnsi="Calibri"/>
                <w:sz w:val="18"/>
                <w:szCs w:val="18"/>
              </w:rPr>
            </w:pPr>
            <w:r w:rsidRPr="002E10B9">
              <w:rPr>
                <w:rFonts w:ascii="Calibri" w:hAnsi="Calibri"/>
                <w:sz w:val="18"/>
                <w:szCs w:val="18"/>
              </w:rPr>
              <w:t>11</w:t>
            </w:r>
          </w:p>
        </w:tc>
      </w:tr>
      <w:tr w:rsidR="00143240" w:rsidRPr="004D570F" w14:paraId="0F2B7F72" w14:textId="144B4A3A" w:rsidTr="00143240">
        <w:trPr>
          <w:trHeight w:val="390"/>
        </w:trPr>
        <w:tc>
          <w:tcPr>
            <w:tcW w:w="1279" w:type="dxa"/>
            <w:shd w:val="clear" w:color="auto" w:fill="auto"/>
            <w:vAlign w:val="bottom"/>
          </w:tcPr>
          <w:p w14:paraId="2610DFB4" w14:textId="77777777" w:rsidR="00143240" w:rsidRPr="002E10B9" w:rsidRDefault="00143240" w:rsidP="00A278F5">
            <w:pPr>
              <w:keepNext/>
              <w:jc w:val="center"/>
              <w:rPr>
                <w:rFonts w:ascii="Calibri" w:hAnsi="Calibri"/>
                <w:sz w:val="18"/>
                <w:szCs w:val="18"/>
              </w:rPr>
            </w:pPr>
            <w:r w:rsidRPr="002E10B9">
              <w:rPr>
                <w:rFonts w:ascii="Calibri" w:hAnsi="Calibri"/>
                <w:sz w:val="18"/>
                <w:szCs w:val="18"/>
              </w:rPr>
              <w:t xml:space="preserve">SC System </w:t>
            </w:r>
          </w:p>
          <w:p w14:paraId="7062CD63" w14:textId="77777777" w:rsidR="00143240" w:rsidRPr="002E10B9" w:rsidRDefault="00143240" w:rsidP="00A278F5">
            <w:pPr>
              <w:keepNext/>
              <w:jc w:val="center"/>
              <w:rPr>
                <w:rFonts w:ascii="Calibri" w:hAnsi="Calibri"/>
                <w:sz w:val="18"/>
                <w:szCs w:val="18"/>
              </w:rPr>
            </w:pPr>
            <w:r w:rsidRPr="002E10B9">
              <w:rPr>
                <w:rFonts w:ascii="Calibri" w:hAnsi="Calibri"/>
                <w:sz w:val="18"/>
                <w:szCs w:val="18"/>
              </w:rPr>
              <w:t>Identification or Name</w:t>
            </w:r>
          </w:p>
        </w:tc>
        <w:tc>
          <w:tcPr>
            <w:tcW w:w="1260" w:type="dxa"/>
            <w:shd w:val="clear" w:color="auto" w:fill="auto"/>
            <w:vAlign w:val="bottom"/>
          </w:tcPr>
          <w:p w14:paraId="196E365E" w14:textId="77777777" w:rsidR="00143240" w:rsidRPr="002E10B9" w:rsidRDefault="00143240" w:rsidP="00A278F5">
            <w:pPr>
              <w:keepNext/>
              <w:jc w:val="center"/>
              <w:rPr>
                <w:rFonts w:ascii="Calibri" w:hAnsi="Calibri"/>
                <w:sz w:val="18"/>
                <w:szCs w:val="18"/>
              </w:rPr>
            </w:pPr>
            <w:r w:rsidRPr="002E10B9">
              <w:rPr>
                <w:rFonts w:ascii="Calibri" w:hAnsi="Calibri"/>
                <w:sz w:val="18"/>
                <w:szCs w:val="18"/>
              </w:rPr>
              <w:t xml:space="preserve">SC System </w:t>
            </w:r>
          </w:p>
          <w:p w14:paraId="3428811A" w14:textId="77777777" w:rsidR="00143240" w:rsidRPr="002E10B9" w:rsidRDefault="00143240" w:rsidP="00A278F5">
            <w:pPr>
              <w:keepNext/>
              <w:jc w:val="center"/>
              <w:rPr>
                <w:rFonts w:ascii="Calibri" w:hAnsi="Calibri"/>
                <w:sz w:val="18"/>
                <w:szCs w:val="18"/>
              </w:rPr>
            </w:pPr>
            <w:r w:rsidRPr="002E10B9">
              <w:rPr>
                <w:rFonts w:ascii="Calibri" w:hAnsi="Calibri"/>
                <w:sz w:val="18"/>
                <w:szCs w:val="18"/>
              </w:rPr>
              <w:t>Location or Area Served</w:t>
            </w:r>
          </w:p>
        </w:tc>
        <w:tc>
          <w:tcPr>
            <w:tcW w:w="1170" w:type="dxa"/>
            <w:shd w:val="clear" w:color="auto" w:fill="auto"/>
            <w:vAlign w:val="bottom"/>
          </w:tcPr>
          <w:p w14:paraId="03F3AC54" w14:textId="77777777" w:rsidR="00143240" w:rsidRPr="002E10B9" w:rsidRDefault="00143240"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Is the SC system a ducted system?</w:t>
            </w:r>
          </w:p>
        </w:tc>
        <w:tc>
          <w:tcPr>
            <w:tcW w:w="1080" w:type="dxa"/>
            <w:shd w:val="clear" w:color="auto" w:fill="auto"/>
            <w:vAlign w:val="bottom"/>
          </w:tcPr>
          <w:p w14:paraId="3626C6AB" w14:textId="7066A79C" w:rsidR="00143240" w:rsidRPr="002E10B9" w:rsidRDefault="00143240"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refrigerant containing component?</w:t>
            </w:r>
          </w:p>
        </w:tc>
        <w:tc>
          <w:tcPr>
            <w:tcW w:w="1080" w:type="dxa"/>
            <w:shd w:val="clear" w:color="auto" w:fill="auto"/>
            <w:vAlign w:val="bottom"/>
          </w:tcPr>
          <w:p w14:paraId="08A051C9" w14:textId="68A4CE87" w:rsidR="00143240" w:rsidRPr="002E10B9" w:rsidRDefault="00143240"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 xml:space="preserve">Installing new SC System component? </w:t>
            </w:r>
          </w:p>
        </w:tc>
        <w:tc>
          <w:tcPr>
            <w:tcW w:w="1170" w:type="dxa"/>
            <w:shd w:val="clear" w:color="auto" w:fill="auto"/>
            <w:vAlign w:val="bottom"/>
          </w:tcPr>
          <w:p w14:paraId="096E4053" w14:textId="77777777" w:rsidR="00143240" w:rsidRPr="002E10B9" w:rsidRDefault="00143240"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more than 40 feet of ducts?</w:t>
            </w:r>
          </w:p>
        </w:tc>
        <w:tc>
          <w:tcPr>
            <w:tcW w:w="1080" w:type="dxa"/>
            <w:shd w:val="clear" w:color="auto" w:fill="auto"/>
            <w:vAlign w:val="bottom"/>
          </w:tcPr>
          <w:p w14:paraId="65A65B62" w14:textId="77777777" w:rsidR="00143240" w:rsidRPr="002E10B9" w:rsidRDefault="00143240"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entirely new duct system?</w:t>
            </w:r>
          </w:p>
        </w:tc>
        <w:tc>
          <w:tcPr>
            <w:tcW w:w="1080" w:type="dxa"/>
            <w:shd w:val="clear" w:color="auto" w:fill="auto"/>
            <w:vAlign w:val="bottom"/>
          </w:tcPr>
          <w:p w14:paraId="3A0CB763" w14:textId="77777777" w:rsidR="00143240" w:rsidRPr="002E10B9" w:rsidRDefault="00143240"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 xml:space="preserve"> Installing entirely new SC system?</w:t>
            </w:r>
          </w:p>
        </w:tc>
        <w:tc>
          <w:tcPr>
            <w:tcW w:w="1800" w:type="dxa"/>
            <w:shd w:val="clear" w:color="auto" w:fill="auto"/>
            <w:vAlign w:val="bottom"/>
          </w:tcPr>
          <w:p w14:paraId="14E42350" w14:textId="25EFEC70" w:rsidR="00143240" w:rsidRPr="002E10B9" w:rsidRDefault="00143240" w:rsidP="00A278F5">
            <w:pPr>
              <w:keepNext/>
              <w:jc w:val="center"/>
              <w:rPr>
                <w:rFonts w:ascii="Calibri" w:hAnsi="Calibri"/>
                <w:sz w:val="18"/>
                <w:szCs w:val="18"/>
              </w:rPr>
            </w:pPr>
            <w:r w:rsidRPr="002E10B9">
              <w:rPr>
                <w:rFonts w:ascii="Calibri" w:hAnsi="Calibri"/>
                <w:sz w:val="18"/>
                <w:szCs w:val="18"/>
              </w:rPr>
              <w:t>Alteration Type</w:t>
            </w:r>
          </w:p>
        </w:tc>
        <w:tc>
          <w:tcPr>
            <w:tcW w:w="1200" w:type="dxa"/>
            <w:vAlign w:val="bottom"/>
          </w:tcPr>
          <w:p w14:paraId="65E36C2C" w14:textId="77777777" w:rsidR="00143240" w:rsidRPr="002E10B9" w:rsidRDefault="00143240" w:rsidP="00D37AE4">
            <w:pPr>
              <w:keepNext/>
              <w:jc w:val="center"/>
              <w:rPr>
                <w:rFonts w:ascii="Calibri" w:hAnsi="Calibri"/>
                <w:sz w:val="18"/>
                <w:szCs w:val="18"/>
              </w:rPr>
            </w:pPr>
            <w:r w:rsidRPr="002E10B9">
              <w:rPr>
                <w:rFonts w:ascii="Calibri" w:hAnsi="Calibri"/>
                <w:sz w:val="18"/>
                <w:szCs w:val="18"/>
              </w:rPr>
              <w:t>Altered</w:t>
            </w:r>
          </w:p>
          <w:p w14:paraId="0C9F12F8" w14:textId="3AD68F19" w:rsidR="00143240" w:rsidRPr="002E10B9" w:rsidRDefault="00143240" w:rsidP="00D37AE4">
            <w:pPr>
              <w:keepNext/>
              <w:jc w:val="center"/>
              <w:rPr>
                <w:rFonts w:ascii="Calibri" w:hAnsi="Calibri"/>
                <w:sz w:val="18"/>
                <w:szCs w:val="18"/>
              </w:rPr>
            </w:pPr>
            <w:r w:rsidRPr="002E10B9">
              <w:rPr>
                <w:rFonts w:ascii="Calibri" w:hAnsi="Calibri"/>
                <w:sz w:val="18"/>
                <w:szCs w:val="18"/>
              </w:rPr>
              <w:t>Heating Components</w:t>
            </w:r>
          </w:p>
        </w:tc>
        <w:tc>
          <w:tcPr>
            <w:tcW w:w="1229" w:type="dxa"/>
            <w:vAlign w:val="bottom"/>
          </w:tcPr>
          <w:p w14:paraId="719CA79A" w14:textId="77777777" w:rsidR="00143240" w:rsidRPr="002E10B9" w:rsidRDefault="00143240" w:rsidP="00D37AE4">
            <w:pPr>
              <w:keepNext/>
              <w:jc w:val="center"/>
              <w:rPr>
                <w:rFonts w:ascii="Calibri" w:hAnsi="Calibri"/>
                <w:sz w:val="18"/>
                <w:szCs w:val="18"/>
              </w:rPr>
            </w:pPr>
            <w:r w:rsidRPr="002E10B9">
              <w:rPr>
                <w:rFonts w:ascii="Calibri" w:hAnsi="Calibri"/>
                <w:sz w:val="18"/>
                <w:szCs w:val="18"/>
              </w:rPr>
              <w:t>Altered</w:t>
            </w:r>
          </w:p>
          <w:p w14:paraId="38826AE6" w14:textId="21D6B3D6" w:rsidR="00143240" w:rsidRPr="002E10B9" w:rsidRDefault="00143240" w:rsidP="00D37AE4">
            <w:pPr>
              <w:keepNext/>
              <w:jc w:val="center"/>
              <w:rPr>
                <w:rFonts w:ascii="Calibri" w:hAnsi="Calibri"/>
                <w:sz w:val="18"/>
                <w:szCs w:val="18"/>
              </w:rPr>
            </w:pPr>
            <w:r w:rsidRPr="002E10B9">
              <w:rPr>
                <w:rFonts w:ascii="Calibri" w:hAnsi="Calibri"/>
                <w:sz w:val="18"/>
                <w:szCs w:val="18"/>
              </w:rPr>
              <w:t>Cooling Components</w:t>
            </w:r>
          </w:p>
        </w:tc>
      </w:tr>
      <w:tr w:rsidR="00143240" w:rsidRPr="00543105" w14:paraId="485B51F4" w14:textId="5D63ADA7" w:rsidTr="00143240">
        <w:trPr>
          <w:trHeight w:val="432"/>
        </w:trPr>
        <w:tc>
          <w:tcPr>
            <w:tcW w:w="1279" w:type="dxa"/>
            <w:shd w:val="clear" w:color="auto" w:fill="auto"/>
          </w:tcPr>
          <w:p w14:paraId="75C001FA" w14:textId="48B60BA3" w:rsidR="00143240" w:rsidRPr="004D570F" w:rsidRDefault="00143240" w:rsidP="00784D90">
            <w:pPr>
              <w:keepNext/>
              <w:rPr>
                <w:rFonts w:ascii="Calibri" w:hAnsi="Calibri"/>
                <w:sz w:val="18"/>
                <w:szCs w:val="18"/>
              </w:rPr>
            </w:pPr>
            <w:r w:rsidRPr="00784D90">
              <w:rPr>
                <w:rFonts w:ascii="Calibri" w:hAnsi="Calibri"/>
                <w:sz w:val="18"/>
                <w:szCs w:val="18"/>
              </w:rPr>
              <w:t xml:space="preserve">&lt;&lt;auto filled text: referenced from </w:t>
            </w:r>
            <w:r w:rsidRPr="00B37132">
              <w:rPr>
                <w:rFonts w:ascii="Calibri" w:hAnsi="Calibri"/>
                <w:sz w:val="18"/>
                <w:szCs w:val="18"/>
                <w:highlight w:val="yellow"/>
              </w:rPr>
              <w:t>D01</w:t>
            </w:r>
            <w:r w:rsidRPr="00784D90">
              <w:rPr>
                <w:rFonts w:ascii="Calibri" w:hAnsi="Calibri"/>
                <w:sz w:val="18"/>
                <w:szCs w:val="18"/>
              </w:rPr>
              <w:t>&gt;&gt;</w:t>
            </w:r>
          </w:p>
        </w:tc>
        <w:tc>
          <w:tcPr>
            <w:tcW w:w="1260" w:type="dxa"/>
            <w:shd w:val="clear" w:color="auto" w:fill="auto"/>
          </w:tcPr>
          <w:p w14:paraId="6218BB12" w14:textId="29975BDB" w:rsidR="00143240" w:rsidRPr="004D570F" w:rsidRDefault="00143240" w:rsidP="00A278F5">
            <w:pPr>
              <w:keepNext/>
              <w:rPr>
                <w:rFonts w:ascii="Calibri" w:hAnsi="Calibri"/>
                <w:sz w:val="18"/>
                <w:szCs w:val="18"/>
              </w:rPr>
            </w:pPr>
            <w:r w:rsidRPr="00784D90">
              <w:rPr>
                <w:rFonts w:ascii="Calibri" w:hAnsi="Calibri"/>
                <w:sz w:val="18"/>
                <w:szCs w:val="18"/>
              </w:rPr>
              <w:t>&lt;&lt;aut</w:t>
            </w:r>
            <w:r>
              <w:rPr>
                <w:rFonts w:ascii="Calibri" w:hAnsi="Calibri"/>
                <w:sz w:val="18"/>
                <w:szCs w:val="18"/>
              </w:rPr>
              <w:t xml:space="preserve">o filled text: referenced from </w:t>
            </w:r>
            <w:r w:rsidRPr="00B37132">
              <w:rPr>
                <w:rFonts w:ascii="Calibri" w:hAnsi="Calibri"/>
                <w:sz w:val="18"/>
                <w:szCs w:val="18"/>
                <w:highlight w:val="yellow"/>
              </w:rPr>
              <w:t>D02</w:t>
            </w:r>
            <w:r w:rsidRPr="00784D90">
              <w:rPr>
                <w:rFonts w:ascii="Calibri" w:hAnsi="Calibri"/>
                <w:sz w:val="18"/>
                <w:szCs w:val="18"/>
              </w:rPr>
              <w:t>&gt;&gt;</w:t>
            </w:r>
          </w:p>
        </w:tc>
        <w:tc>
          <w:tcPr>
            <w:tcW w:w="1170" w:type="dxa"/>
            <w:shd w:val="clear" w:color="auto" w:fill="auto"/>
          </w:tcPr>
          <w:p w14:paraId="153CE025" w14:textId="77777777" w:rsidR="00143240" w:rsidRPr="00E32430" w:rsidRDefault="00143240" w:rsidP="00E32430">
            <w:pPr>
              <w:keepNext/>
              <w:rPr>
                <w:rFonts w:ascii="Calibri" w:hAnsi="Calibri"/>
                <w:sz w:val="18"/>
                <w:szCs w:val="18"/>
              </w:rPr>
            </w:pPr>
            <w:r>
              <w:rPr>
                <w:rFonts w:ascii="Calibri" w:hAnsi="Calibri"/>
                <w:sz w:val="18"/>
                <w:szCs w:val="18"/>
              </w:rPr>
              <w:t xml:space="preserve">&lt;&lt;calculated field: </w:t>
            </w:r>
            <w:r w:rsidRPr="00E32430">
              <w:rPr>
                <w:rFonts w:ascii="Calibri" w:hAnsi="Calibri"/>
                <w:sz w:val="18"/>
                <w:szCs w:val="18"/>
              </w:rPr>
              <w:t xml:space="preserve">if </w:t>
            </w:r>
            <w:r w:rsidRPr="00B37132">
              <w:rPr>
                <w:rFonts w:ascii="Calibri" w:hAnsi="Calibri"/>
                <w:sz w:val="18"/>
                <w:szCs w:val="18"/>
                <w:highlight w:val="yellow"/>
              </w:rPr>
              <w:t>D07</w:t>
            </w:r>
            <w:r w:rsidRPr="00E32430">
              <w:rPr>
                <w:rFonts w:ascii="Calibri" w:hAnsi="Calibri"/>
                <w:sz w:val="18"/>
                <w:szCs w:val="18"/>
              </w:rPr>
              <w:t>=</w:t>
            </w:r>
          </w:p>
          <w:p w14:paraId="656CA0D1" w14:textId="77777777" w:rsidR="00143240" w:rsidRDefault="00143240" w:rsidP="00E32430">
            <w:pPr>
              <w:keepNext/>
              <w:rPr>
                <w:rFonts w:ascii="Calibri" w:hAnsi="Calibri"/>
                <w:sz w:val="18"/>
                <w:szCs w:val="18"/>
              </w:rPr>
            </w:pPr>
            <w:r w:rsidRPr="00E32430">
              <w:rPr>
                <w:rFonts w:ascii="Calibri" w:hAnsi="Calibri"/>
                <w:sz w:val="18"/>
                <w:szCs w:val="18"/>
              </w:rPr>
              <w:t>DuctsNone, then value=</w:t>
            </w:r>
            <w:r>
              <w:rPr>
                <w:rFonts w:ascii="Calibri" w:hAnsi="Calibri"/>
                <w:sz w:val="18"/>
                <w:szCs w:val="18"/>
              </w:rPr>
              <w:t>no,</w:t>
            </w:r>
          </w:p>
          <w:p w14:paraId="0CBDB5FF" w14:textId="3DFE647F" w:rsidR="00143240" w:rsidRPr="004D570F" w:rsidRDefault="00143240" w:rsidP="00E32430">
            <w:pPr>
              <w:keepNext/>
              <w:rPr>
                <w:rFonts w:ascii="Calibri" w:hAnsi="Calibri"/>
                <w:sz w:val="18"/>
                <w:szCs w:val="18"/>
              </w:rPr>
            </w:pPr>
            <w:r>
              <w:rPr>
                <w:rFonts w:ascii="Calibri" w:hAnsi="Calibri"/>
                <w:sz w:val="18"/>
                <w:szCs w:val="18"/>
              </w:rPr>
              <w:t>else value=yes&gt;&gt;</w:t>
            </w:r>
          </w:p>
        </w:tc>
        <w:tc>
          <w:tcPr>
            <w:tcW w:w="1080" w:type="dxa"/>
            <w:shd w:val="clear" w:color="auto" w:fill="auto"/>
          </w:tcPr>
          <w:p w14:paraId="64FBBC32" w14:textId="63622424" w:rsidR="00143240" w:rsidRPr="004D570F" w:rsidRDefault="00143240" w:rsidP="00A278F5">
            <w:pPr>
              <w:keepNext/>
              <w:rPr>
                <w:rFonts w:ascii="Calibri" w:hAnsi="Calibri"/>
                <w:sz w:val="18"/>
                <w:szCs w:val="18"/>
              </w:rPr>
            </w:pPr>
            <w:r>
              <w:rPr>
                <w:rFonts w:ascii="Calibri" w:hAnsi="Calibri"/>
                <w:sz w:val="18"/>
                <w:szCs w:val="18"/>
              </w:rPr>
              <w:t>&lt;&lt;</w:t>
            </w:r>
            <w:r w:rsidRPr="007452FF">
              <w:rPr>
                <w:rFonts w:ascii="Calibri" w:hAnsi="Calibri"/>
                <w:sz w:val="18"/>
                <w:szCs w:val="18"/>
              </w:rPr>
              <w:t>user pick from list: "yes"; or "no"&gt;&gt;</w:t>
            </w:r>
          </w:p>
        </w:tc>
        <w:tc>
          <w:tcPr>
            <w:tcW w:w="1080" w:type="dxa"/>
            <w:shd w:val="clear" w:color="auto" w:fill="auto"/>
          </w:tcPr>
          <w:p w14:paraId="286FABB9" w14:textId="4B0F80FD" w:rsidR="00143240" w:rsidRPr="004D570F" w:rsidRDefault="00143240" w:rsidP="00A278F5">
            <w:pPr>
              <w:keepNext/>
              <w:rPr>
                <w:rFonts w:ascii="Calibri" w:hAnsi="Calibri"/>
                <w:sz w:val="18"/>
                <w:szCs w:val="18"/>
              </w:rPr>
            </w:pPr>
            <w:r>
              <w:rPr>
                <w:rFonts w:ascii="Calibri" w:hAnsi="Calibri"/>
                <w:sz w:val="18"/>
                <w:szCs w:val="18"/>
              </w:rPr>
              <w:t>&lt;&lt;</w:t>
            </w:r>
            <w:r w:rsidRPr="007452FF">
              <w:rPr>
                <w:rFonts w:ascii="Calibri" w:hAnsi="Calibri"/>
                <w:sz w:val="18"/>
                <w:szCs w:val="18"/>
              </w:rPr>
              <w:t>user pick from list: "yes"; or "no"&gt;&gt;</w:t>
            </w:r>
          </w:p>
        </w:tc>
        <w:tc>
          <w:tcPr>
            <w:tcW w:w="1170" w:type="dxa"/>
            <w:shd w:val="clear" w:color="auto" w:fill="auto"/>
          </w:tcPr>
          <w:p w14:paraId="55B0ACB2" w14:textId="77777777" w:rsidR="00143240" w:rsidRPr="004F3617" w:rsidRDefault="00143240" w:rsidP="004F3617">
            <w:pPr>
              <w:keepNext/>
              <w:rPr>
                <w:rFonts w:ascii="Calibri" w:hAnsi="Calibri"/>
                <w:sz w:val="16"/>
                <w:szCs w:val="16"/>
              </w:rPr>
            </w:pPr>
            <w:r w:rsidRPr="004F3617">
              <w:rPr>
                <w:rFonts w:ascii="Calibri" w:hAnsi="Calibri"/>
                <w:sz w:val="16"/>
                <w:szCs w:val="16"/>
              </w:rPr>
              <w:t xml:space="preserve">&lt;&lt;calculated field: if D10=≥40ft, then value=yes, else </w:t>
            </w:r>
          </w:p>
          <w:p w14:paraId="5F1B9EB7" w14:textId="75DE12D6" w:rsidR="00143240" w:rsidRPr="004D570F" w:rsidRDefault="00143240" w:rsidP="004F3617">
            <w:pPr>
              <w:keepNext/>
              <w:rPr>
                <w:rFonts w:ascii="Calibri" w:hAnsi="Calibri"/>
                <w:sz w:val="18"/>
                <w:szCs w:val="18"/>
              </w:rPr>
            </w:pPr>
            <w:r w:rsidRPr="004F3617">
              <w:rPr>
                <w:rFonts w:ascii="Calibri" w:hAnsi="Calibri"/>
                <w:sz w:val="16"/>
                <w:szCs w:val="16"/>
              </w:rPr>
              <w:t>value = no&gt;&gt;</w:t>
            </w:r>
          </w:p>
        </w:tc>
        <w:tc>
          <w:tcPr>
            <w:tcW w:w="1080" w:type="dxa"/>
            <w:shd w:val="clear" w:color="auto" w:fill="auto"/>
          </w:tcPr>
          <w:p w14:paraId="41A4A966" w14:textId="66298F11" w:rsidR="00143240" w:rsidRPr="004D570F" w:rsidRDefault="00143240" w:rsidP="00A278F5">
            <w:pPr>
              <w:keepNext/>
              <w:rPr>
                <w:rFonts w:ascii="Calibri" w:hAnsi="Calibri"/>
                <w:sz w:val="18"/>
                <w:szCs w:val="18"/>
              </w:rPr>
            </w:pPr>
            <w:r>
              <w:rPr>
                <w:rFonts w:ascii="Calibri" w:hAnsi="Calibri"/>
                <w:sz w:val="18"/>
                <w:szCs w:val="18"/>
              </w:rPr>
              <w:t>&lt;&lt;</w:t>
            </w:r>
            <w:r w:rsidRPr="007452FF">
              <w:rPr>
                <w:rFonts w:ascii="Calibri" w:hAnsi="Calibri"/>
                <w:sz w:val="18"/>
                <w:szCs w:val="18"/>
              </w:rPr>
              <w:t>user pick from list: "yes"; or "no"&gt;&gt;</w:t>
            </w:r>
          </w:p>
        </w:tc>
        <w:tc>
          <w:tcPr>
            <w:tcW w:w="1080" w:type="dxa"/>
            <w:shd w:val="clear" w:color="auto" w:fill="auto"/>
          </w:tcPr>
          <w:p w14:paraId="65037C81" w14:textId="63626D2B" w:rsidR="00143240" w:rsidRPr="004D570F" w:rsidRDefault="00143240" w:rsidP="00A278F5">
            <w:pPr>
              <w:keepNext/>
              <w:rPr>
                <w:rFonts w:ascii="Calibri" w:hAnsi="Calibri"/>
                <w:sz w:val="18"/>
                <w:szCs w:val="18"/>
              </w:rPr>
            </w:pPr>
            <w:r>
              <w:rPr>
                <w:rFonts w:ascii="Calibri" w:hAnsi="Calibri"/>
                <w:sz w:val="18"/>
                <w:szCs w:val="18"/>
              </w:rPr>
              <w:t>&lt;&lt;</w:t>
            </w:r>
            <w:r w:rsidRPr="007452FF">
              <w:rPr>
                <w:rFonts w:ascii="Calibri" w:hAnsi="Calibri"/>
                <w:sz w:val="18"/>
                <w:szCs w:val="18"/>
              </w:rPr>
              <w:t>user pick from list: "yes"; or "no"&gt;&gt;</w:t>
            </w:r>
          </w:p>
        </w:tc>
        <w:tc>
          <w:tcPr>
            <w:tcW w:w="1800" w:type="dxa"/>
            <w:shd w:val="clear" w:color="auto" w:fill="auto"/>
          </w:tcPr>
          <w:p w14:paraId="51CC4185" w14:textId="02C0528B" w:rsidR="00143240" w:rsidRPr="008022E4" w:rsidRDefault="00143240" w:rsidP="00A278F5">
            <w:pPr>
              <w:rPr>
                <w:rFonts w:asciiTheme="minorHAnsi" w:hAnsiTheme="minorHAnsi"/>
                <w:sz w:val="16"/>
                <w:szCs w:val="16"/>
              </w:rPr>
            </w:pPr>
            <w:r w:rsidRPr="008022E4">
              <w:rPr>
                <w:rFonts w:asciiTheme="minorHAnsi" w:hAnsiTheme="minorHAnsi"/>
                <w:sz w:val="16"/>
                <w:szCs w:val="16"/>
              </w:rPr>
              <w:t>&lt;&lt;  Calculated field: determine the correct result for "alteration type" for entry in this field by</w:t>
            </w:r>
            <w:r>
              <w:rPr>
                <w:rFonts w:asciiTheme="minorHAnsi" w:hAnsiTheme="minorHAnsi"/>
                <w:sz w:val="16"/>
                <w:szCs w:val="16"/>
              </w:rPr>
              <w:t xml:space="preserve"> the user responses in </w:t>
            </w:r>
            <w:r w:rsidRPr="00675986">
              <w:rPr>
                <w:rFonts w:asciiTheme="minorHAnsi" w:hAnsiTheme="minorHAnsi"/>
                <w:sz w:val="16"/>
                <w:szCs w:val="16"/>
                <w:highlight w:val="yellow"/>
              </w:rPr>
              <w:t>E03, E04, E05, E06, E07, E08</w:t>
            </w:r>
            <w:r>
              <w:rPr>
                <w:rFonts w:asciiTheme="minorHAnsi" w:hAnsiTheme="minorHAnsi"/>
                <w:sz w:val="16"/>
                <w:szCs w:val="16"/>
              </w:rPr>
              <w:t xml:space="preserve"> and use of "</w:t>
            </w:r>
            <w:r w:rsidRPr="008022E4">
              <w:rPr>
                <w:rFonts w:asciiTheme="minorHAnsi" w:hAnsiTheme="minorHAnsi"/>
                <w:sz w:val="16"/>
                <w:szCs w:val="16"/>
              </w:rPr>
              <w:t>Logic Table for Determining Alteration Type and</w:t>
            </w:r>
            <w:r>
              <w:rPr>
                <w:rFonts w:asciiTheme="minorHAnsi" w:hAnsiTheme="minorHAnsi"/>
                <w:sz w:val="16"/>
                <w:szCs w:val="16"/>
              </w:rPr>
              <w:t xml:space="preserve"> HERS Verification Requirements"</w:t>
            </w:r>
            <w:r w:rsidRPr="008022E4">
              <w:rPr>
                <w:rFonts w:asciiTheme="minorHAnsi" w:hAnsiTheme="minorHAnsi"/>
                <w:sz w:val="16"/>
                <w:szCs w:val="16"/>
              </w:rPr>
              <w:t xml:space="preserve"> (</w:t>
            </w:r>
            <w:r>
              <w:rPr>
                <w:rFonts w:asciiTheme="minorHAnsi" w:hAnsiTheme="minorHAnsi"/>
                <w:sz w:val="16"/>
                <w:szCs w:val="16"/>
              </w:rPr>
              <w:t xml:space="preserve">logic table is </w:t>
            </w:r>
            <w:r w:rsidRPr="008022E4">
              <w:rPr>
                <w:rFonts w:asciiTheme="minorHAnsi" w:hAnsiTheme="minorHAnsi"/>
                <w:sz w:val="16"/>
                <w:szCs w:val="16"/>
              </w:rPr>
              <w:t>inserted below this section); con</w:t>
            </w:r>
            <w:r>
              <w:rPr>
                <w:rFonts w:asciiTheme="minorHAnsi" w:hAnsiTheme="minorHAnsi"/>
                <w:sz w:val="16"/>
                <w:szCs w:val="16"/>
              </w:rPr>
              <w:t xml:space="preserve">strain user input for fields </w:t>
            </w:r>
            <w:r w:rsidRPr="00675986">
              <w:rPr>
                <w:rFonts w:asciiTheme="minorHAnsi" w:hAnsiTheme="minorHAnsi"/>
                <w:sz w:val="16"/>
                <w:szCs w:val="16"/>
                <w:highlight w:val="yellow"/>
              </w:rPr>
              <w:t>E03, E04, E05, E06, E07, E08</w:t>
            </w:r>
            <w:r w:rsidRPr="008022E4">
              <w:rPr>
                <w:rFonts w:asciiTheme="minorHAnsi" w:hAnsiTheme="minorHAnsi"/>
                <w:sz w:val="16"/>
                <w:szCs w:val="16"/>
              </w:rPr>
              <w:t xml:space="preserve"> to allow only the available combinations of responses given in the Logic Table in rows a through </w:t>
            </w:r>
            <w:r w:rsidRPr="00675986">
              <w:rPr>
                <w:rFonts w:asciiTheme="minorHAnsi" w:hAnsiTheme="minorHAnsi"/>
                <w:sz w:val="16"/>
                <w:szCs w:val="16"/>
                <w:highlight w:val="yellow"/>
              </w:rPr>
              <w:t>t</w:t>
            </w:r>
            <w:r w:rsidRPr="008022E4">
              <w:rPr>
                <w:rFonts w:asciiTheme="minorHAnsi" w:hAnsiTheme="minorHAnsi"/>
                <w:sz w:val="16"/>
                <w:szCs w:val="16"/>
              </w:rPr>
              <w:t>;  alteration types are:</w:t>
            </w:r>
          </w:p>
          <w:p w14:paraId="23FA714C" w14:textId="77777777" w:rsidR="00143240" w:rsidRPr="008022E4" w:rsidRDefault="00143240" w:rsidP="00A278F5">
            <w:pPr>
              <w:rPr>
                <w:rFonts w:asciiTheme="minorHAnsi" w:hAnsiTheme="minorHAnsi"/>
                <w:sz w:val="16"/>
                <w:szCs w:val="16"/>
              </w:rPr>
            </w:pPr>
            <w:r w:rsidRPr="008022E4">
              <w:rPr>
                <w:rFonts w:asciiTheme="minorHAnsi" w:hAnsiTheme="minorHAnsi"/>
                <w:sz w:val="16"/>
                <w:szCs w:val="16"/>
              </w:rPr>
              <w:t xml:space="preserve">*Extension </w:t>
            </w:r>
            <w:r>
              <w:rPr>
                <w:rFonts w:asciiTheme="minorHAnsi" w:hAnsiTheme="minorHAnsi"/>
                <w:sz w:val="16"/>
                <w:szCs w:val="16"/>
              </w:rPr>
              <w:t>of Existing Duct System</w:t>
            </w:r>
            <w:r w:rsidRPr="008022E4">
              <w:rPr>
                <w:rFonts w:asciiTheme="minorHAnsi" w:hAnsiTheme="minorHAnsi"/>
                <w:sz w:val="16"/>
                <w:szCs w:val="16"/>
              </w:rPr>
              <w:t xml:space="preserve">; </w:t>
            </w:r>
          </w:p>
          <w:p w14:paraId="59D92C40" w14:textId="77777777" w:rsidR="00143240" w:rsidRPr="008022E4" w:rsidRDefault="00143240" w:rsidP="00A278F5">
            <w:pPr>
              <w:rPr>
                <w:rFonts w:asciiTheme="minorHAnsi" w:hAnsiTheme="minorHAnsi"/>
                <w:sz w:val="16"/>
                <w:szCs w:val="16"/>
              </w:rPr>
            </w:pPr>
            <w:r w:rsidRPr="008022E4">
              <w:rPr>
                <w:rFonts w:asciiTheme="minorHAnsi" w:hAnsiTheme="minorHAnsi"/>
                <w:sz w:val="16"/>
                <w:szCs w:val="16"/>
              </w:rPr>
              <w:t>*Altered Sp</w:t>
            </w:r>
            <w:r>
              <w:rPr>
                <w:rFonts w:asciiTheme="minorHAnsi" w:hAnsiTheme="minorHAnsi"/>
                <w:sz w:val="16"/>
                <w:szCs w:val="16"/>
              </w:rPr>
              <w:t>ace Conditioning System</w:t>
            </w:r>
            <w:r w:rsidRPr="008022E4">
              <w:rPr>
                <w:rFonts w:asciiTheme="minorHAnsi" w:hAnsiTheme="minorHAnsi"/>
                <w:sz w:val="16"/>
                <w:szCs w:val="16"/>
              </w:rPr>
              <w:t xml:space="preserve">; </w:t>
            </w:r>
          </w:p>
          <w:p w14:paraId="7B838390" w14:textId="77777777" w:rsidR="00143240" w:rsidRPr="008022E4" w:rsidRDefault="00143240" w:rsidP="00A278F5">
            <w:pPr>
              <w:rPr>
                <w:rFonts w:asciiTheme="minorHAnsi" w:hAnsiTheme="minorHAnsi"/>
                <w:sz w:val="16"/>
                <w:szCs w:val="16"/>
              </w:rPr>
            </w:pPr>
            <w:r w:rsidRPr="008022E4">
              <w:rPr>
                <w:rFonts w:asciiTheme="minorHAnsi" w:hAnsiTheme="minorHAnsi"/>
                <w:sz w:val="16"/>
                <w:szCs w:val="16"/>
              </w:rPr>
              <w:t>*Entirely New or Complete Replacement Duct System with or with</w:t>
            </w:r>
            <w:r>
              <w:rPr>
                <w:rFonts w:asciiTheme="minorHAnsi" w:hAnsiTheme="minorHAnsi"/>
                <w:sz w:val="16"/>
                <w:szCs w:val="16"/>
              </w:rPr>
              <w:t>out Equipment Changeout;</w:t>
            </w:r>
          </w:p>
          <w:p w14:paraId="7F5B363A" w14:textId="77777777" w:rsidR="00143240" w:rsidRDefault="00143240" w:rsidP="00A278F5">
            <w:pPr>
              <w:rPr>
                <w:rFonts w:asciiTheme="minorHAnsi" w:hAnsiTheme="minorHAnsi"/>
                <w:sz w:val="16"/>
                <w:szCs w:val="16"/>
              </w:rPr>
            </w:pPr>
            <w:r w:rsidRPr="008022E4">
              <w:rPr>
                <w:rFonts w:asciiTheme="minorHAnsi" w:hAnsiTheme="minorHAnsi"/>
                <w:sz w:val="16"/>
                <w:szCs w:val="16"/>
              </w:rPr>
              <w:t>*Entirely New or Complete Replacement Sp</w:t>
            </w:r>
            <w:r>
              <w:rPr>
                <w:rFonts w:asciiTheme="minorHAnsi" w:hAnsiTheme="minorHAnsi"/>
                <w:sz w:val="16"/>
                <w:szCs w:val="16"/>
              </w:rPr>
              <w:t>ace Conditioning System</w:t>
            </w:r>
          </w:p>
          <w:p w14:paraId="693C4621" w14:textId="77777777" w:rsidR="00143240" w:rsidRPr="00352B76" w:rsidRDefault="00143240" w:rsidP="00A278F5">
            <w:pPr>
              <w:rPr>
                <w:rFonts w:ascii="Calibri" w:hAnsi="Calibri"/>
              </w:rPr>
            </w:pPr>
            <w:r>
              <w:rPr>
                <w:rFonts w:asciiTheme="minorHAnsi" w:hAnsiTheme="minorHAnsi"/>
                <w:sz w:val="16"/>
                <w:szCs w:val="16"/>
              </w:rPr>
              <w:t>*</w:t>
            </w:r>
            <w:r w:rsidRPr="00862A62">
              <w:rPr>
                <w:rFonts w:asciiTheme="minorHAnsi" w:hAnsiTheme="minorHAnsi" w:cs="Calibri"/>
                <w:color w:val="000000"/>
                <w:sz w:val="16"/>
                <w:szCs w:val="16"/>
              </w:rPr>
              <w:t xml:space="preserve"> </w:t>
            </w:r>
            <w:r>
              <w:rPr>
                <w:rFonts w:asciiTheme="minorHAnsi" w:hAnsiTheme="minorHAnsi" w:cs="Calibri"/>
                <w:color w:val="000000"/>
                <w:sz w:val="16"/>
                <w:szCs w:val="16"/>
              </w:rPr>
              <w:t>N</w:t>
            </w:r>
            <w:r w:rsidRPr="00862A62">
              <w:rPr>
                <w:rFonts w:asciiTheme="minorHAnsi" w:hAnsiTheme="minorHAnsi" w:cs="Calibri"/>
                <w:color w:val="000000"/>
                <w:sz w:val="16"/>
                <w:szCs w:val="16"/>
              </w:rPr>
              <w:t xml:space="preserve">o alteration </w:t>
            </w:r>
            <w:r>
              <w:rPr>
                <w:rFonts w:asciiTheme="minorHAnsi" w:hAnsiTheme="minorHAnsi" w:cs="Calibri"/>
                <w:color w:val="000000"/>
                <w:sz w:val="16"/>
                <w:szCs w:val="16"/>
              </w:rPr>
              <w:t>P</w:t>
            </w:r>
            <w:r w:rsidRPr="00862A62">
              <w:rPr>
                <w:rFonts w:asciiTheme="minorHAnsi" w:hAnsiTheme="minorHAnsi" w:cs="Calibri"/>
                <w:color w:val="000000"/>
                <w:sz w:val="16"/>
                <w:szCs w:val="16"/>
              </w:rPr>
              <w:t>erformed</w:t>
            </w:r>
            <w:r w:rsidRPr="008022E4">
              <w:rPr>
                <w:rFonts w:asciiTheme="minorHAnsi" w:hAnsiTheme="minorHAnsi"/>
                <w:sz w:val="16"/>
                <w:szCs w:val="16"/>
              </w:rPr>
              <w:t xml:space="preserve"> &gt;&gt;</w:t>
            </w:r>
          </w:p>
        </w:tc>
        <w:tc>
          <w:tcPr>
            <w:tcW w:w="1200" w:type="dxa"/>
          </w:tcPr>
          <w:p w14:paraId="56075DCA" w14:textId="77777777" w:rsidR="00143240" w:rsidRPr="000E5CA2" w:rsidRDefault="00143240" w:rsidP="001216F2">
            <w:pPr>
              <w:rPr>
                <w:rFonts w:asciiTheme="minorHAnsi" w:hAnsiTheme="minorHAnsi"/>
                <w:sz w:val="16"/>
                <w:szCs w:val="16"/>
              </w:rPr>
            </w:pPr>
            <w:r w:rsidRPr="000E5CA2">
              <w:rPr>
                <w:rFonts w:asciiTheme="minorHAnsi" w:hAnsiTheme="minorHAnsi"/>
                <w:sz w:val="16"/>
                <w:szCs w:val="16"/>
              </w:rPr>
              <w:t xml:space="preserve">&lt;&lt;Calculated field: if </w:t>
            </w:r>
            <w:r w:rsidRPr="000E5CA2">
              <w:rPr>
                <w:rFonts w:asciiTheme="minorHAnsi" w:hAnsiTheme="minorHAnsi"/>
                <w:sz w:val="16"/>
                <w:szCs w:val="16"/>
                <w:highlight w:val="yellow"/>
              </w:rPr>
              <w:t>E09</w:t>
            </w:r>
            <w:r w:rsidRPr="000E5CA2">
              <w:rPr>
                <w:rFonts w:asciiTheme="minorHAnsi" w:hAnsiTheme="minorHAnsi"/>
                <w:sz w:val="16"/>
                <w:szCs w:val="16"/>
              </w:rPr>
              <w:t>=</w:t>
            </w:r>
            <w:r w:rsidRPr="000E5CA2">
              <w:t xml:space="preserve"> </w:t>
            </w:r>
            <w:r w:rsidRPr="000E5CA2">
              <w:rPr>
                <w:rFonts w:asciiTheme="minorHAnsi" w:hAnsiTheme="minorHAnsi"/>
                <w:sz w:val="16"/>
                <w:szCs w:val="16"/>
              </w:rPr>
              <w:t>No alteration Performed, then value in this field=</w:t>
            </w:r>
            <w:r w:rsidRPr="000E5CA2">
              <w:t xml:space="preserve"> </w:t>
            </w:r>
            <w:r w:rsidRPr="000E5CA2">
              <w:rPr>
                <w:rFonts w:asciiTheme="minorHAnsi" w:hAnsiTheme="minorHAnsi"/>
                <w:sz w:val="16"/>
                <w:szCs w:val="16"/>
              </w:rPr>
              <w:t xml:space="preserve">no heating component altered, </w:t>
            </w:r>
          </w:p>
          <w:p w14:paraId="32498873" w14:textId="73A5F688" w:rsidR="00143240" w:rsidRPr="001216F2" w:rsidRDefault="00143240" w:rsidP="001216F2">
            <w:pPr>
              <w:rPr>
                <w:rFonts w:asciiTheme="minorHAnsi" w:hAnsiTheme="minorHAnsi"/>
                <w:sz w:val="16"/>
                <w:szCs w:val="16"/>
              </w:rPr>
            </w:pPr>
            <w:r w:rsidRPr="000E5CA2">
              <w:rPr>
                <w:rFonts w:asciiTheme="minorHAnsi" w:hAnsiTheme="minorHAnsi"/>
                <w:sz w:val="16"/>
                <w:szCs w:val="16"/>
              </w:rPr>
              <w:t>else prompt user to pick as many as are</w:t>
            </w:r>
            <w:r w:rsidRPr="001216F2">
              <w:rPr>
                <w:rFonts w:asciiTheme="minorHAnsi" w:hAnsiTheme="minorHAnsi"/>
                <w:sz w:val="16"/>
                <w:szCs w:val="16"/>
              </w:rPr>
              <w:t xml:space="preserve"> applicable from list: </w:t>
            </w:r>
          </w:p>
          <w:p w14:paraId="29A79DDE" w14:textId="46803C60" w:rsidR="008521FE" w:rsidRDefault="00143240" w:rsidP="001216F2">
            <w:pPr>
              <w:rPr>
                <w:rFonts w:asciiTheme="minorHAnsi" w:hAnsiTheme="minorHAnsi"/>
                <w:sz w:val="16"/>
                <w:szCs w:val="16"/>
              </w:rPr>
            </w:pPr>
            <w:r w:rsidRPr="001216F2">
              <w:rPr>
                <w:rFonts w:asciiTheme="minorHAnsi" w:hAnsiTheme="minorHAnsi"/>
                <w:sz w:val="16"/>
                <w:szCs w:val="16"/>
              </w:rPr>
              <w:t>*gas furnace AHU;</w:t>
            </w:r>
          </w:p>
          <w:p w14:paraId="6D379150" w14:textId="17E4F095" w:rsidR="008521FE" w:rsidRDefault="008521FE" w:rsidP="00F57D7A">
            <w:pPr>
              <w:rPr>
                <w:rFonts w:asciiTheme="minorHAnsi" w:hAnsiTheme="minorHAnsi"/>
                <w:sz w:val="16"/>
                <w:szCs w:val="16"/>
              </w:rPr>
            </w:pPr>
            <w:r>
              <w:rPr>
                <w:rFonts w:asciiTheme="minorHAnsi" w:hAnsiTheme="minorHAnsi"/>
                <w:sz w:val="16"/>
                <w:szCs w:val="16"/>
              </w:rPr>
              <w:t>*</w:t>
            </w:r>
            <w:r w:rsidR="003C7394">
              <w:rPr>
                <w:rFonts w:asciiTheme="minorHAnsi" w:hAnsiTheme="minorHAnsi"/>
                <w:sz w:val="16"/>
                <w:szCs w:val="16"/>
              </w:rPr>
              <w:t>wall f</w:t>
            </w:r>
            <w:r w:rsidR="00F57D7A">
              <w:rPr>
                <w:rFonts w:asciiTheme="minorHAnsi" w:hAnsiTheme="minorHAnsi"/>
                <w:sz w:val="16"/>
                <w:szCs w:val="16"/>
              </w:rPr>
              <w:t>urnace</w:t>
            </w:r>
          </w:p>
          <w:p w14:paraId="29FAA092" w14:textId="11DAA48B" w:rsidR="00143240" w:rsidRPr="001216F2" w:rsidRDefault="008521FE" w:rsidP="001216F2">
            <w:pPr>
              <w:rPr>
                <w:rFonts w:asciiTheme="minorHAnsi" w:hAnsiTheme="minorHAnsi"/>
                <w:sz w:val="16"/>
                <w:szCs w:val="16"/>
              </w:rPr>
            </w:pPr>
            <w:r w:rsidRPr="001216F2">
              <w:rPr>
                <w:rFonts w:asciiTheme="minorHAnsi" w:hAnsiTheme="minorHAnsi"/>
                <w:sz w:val="16"/>
                <w:szCs w:val="16"/>
              </w:rPr>
              <w:t>*</w:t>
            </w:r>
            <w:r w:rsidR="00E606D4">
              <w:rPr>
                <w:rFonts w:asciiTheme="minorHAnsi" w:hAnsiTheme="minorHAnsi"/>
                <w:sz w:val="16"/>
                <w:szCs w:val="16"/>
              </w:rPr>
              <w:t xml:space="preserve">indoor </w:t>
            </w:r>
            <w:r w:rsidR="00143240" w:rsidRPr="001216F2">
              <w:rPr>
                <w:rFonts w:asciiTheme="minorHAnsi" w:hAnsiTheme="minorHAnsi"/>
                <w:sz w:val="16"/>
                <w:szCs w:val="16"/>
              </w:rPr>
              <w:t>fancoil AHU;</w:t>
            </w:r>
          </w:p>
          <w:p w14:paraId="0EEED197"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*outdoor condensing unit;</w:t>
            </w:r>
          </w:p>
          <w:p w14:paraId="7AEB4B71"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*indoor coil;</w:t>
            </w:r>
          </w:p>
          <w:p w14:paraId="1C7961C2" w14:textId="23B8D839" w:rsidR="00E70D31" w:rsidRPr="001216F2" w:rsidRDefault="00143240" w:rsidP="001216F2">
            <w:pPr>
              <w:rPr>
                <w:rFonts w:asciiTheme="minorHAnsi" w:hAnsiTheme="minorHAnsi"/>
                <w:sz w:val="16"/>
                <w:szCs w:val="16"/>
              </w:rPr>
            </w:pPr>
            <w:r w:rsidRPr="00DF27FC">
              <w:rPr>
                <w:rFonts w:asciiTheme="minorHAnsi" w:hAnsiTheme="minorHAnsi"/>
                <w:sz w:val="16"/>
                <w:szCs w:val="16"/>
                <w:highlight w:val="yellow"/>
              </w:rPr>
              <w:t>*boiler;</w:t>
            </w:r>
          </w:p>
          <w:p w14:paraId="165370EE"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*TXV or EXV;</w:t>
            </w:r>
          </w:p>
          <w:p w14:paraId="1A201582"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*compressor;</w:t>
            </w:r>
          </w:p>
          <w:p w14:paraId="5BE5D4CC"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*refrigerant lineset;</w:t>
            </w:r>
          </w:p>
          <w:p w14:paraId="293A695A" w14:textId="69A3D1E7" w:rsidR="00143240" w:rsidRPr="008022E4" w:rsidRDefault="00143240" w:rsidP="001216F2">
            <w:pPr>
              <w:rPr>
                <w:rFonts w:asciiTheme="minorHAnsi" w:hAnsiTheme="minorHAnsi"/>
                <w:sz w:val="16"/>
                <w:szCs w:val="16"/>
              </w:rPr>
            </w:pPr>
            <w:r>
              <w:rPr>
                <w:rFonts w:asciiTheme="minorHAnsi" w:hAnsiTheme="minorHAnsi"/>
                <w:sz w:val="16"/>
                <w:szCs w:val="16"/>
              </w:rPr>
              <w:t>*no heating component altered</w:t>
            </w:r>
            <w:r w:rsidRPr="001216F2">
              <w:rPr>
                <w:rFonts w:asciiTheme="minorHAnsi" w:hAnsiTheme="minorHAnsi"/>
                <w:sz w:val="16"/>
                <w:szCs w:val="16"/>
              </w:rPr>
              <w:t>&gt;&gt;</w:t>
            </w:r>
          </w:p>
        </w:tc>
        <w:tc>
          <w:tcPr>
            <w:tcW w:w="1229" w:type="dxa"/>
          </w:tcPr>
          <w:p w14:paraId="40EFABAE" w14:textId="77777777" w:rsidR="00143240" w:rsidRPr="000E5CA2" w:rsidRDefault="00143240" w:rsidP="001216F2">
            <w:pPr>
              <w:rPr>
                <w:rFonts w:asciiTheme="minorHAnsi" w:hAnsiTheme="minorHAnsi"/>
                <w:sz w:val="16"/>
                <w:szCs w:val="16"/>
              </w:rPr>
            </w:pPr>
            <w:r w:rsidRPr="001216F2">
              <w:rPr>
                <w:rFonts w:asciiTheme="minorHAnsi" w:hAnsiTheme="minorHAnsi"/>
                <w:sz w:val="16"/>
                <w:szCs w:val="16"/>
              </w:rPr>
              <w:t>&lt;</w:t>
            </w:r>
            <w:r w:rsidRPr="000E5CA2">
              <w:rPr>
                <w:rFonts w:asciiTheme="minorHAnsi" w:hAnsiTheme="minorHAnsi"/>
                <w:sz w:val="16"/>
                <w:szCs w:val="16"/>
              </w:rPr>
              <w:t>&lt;</w:t>
            </w:r>
            <w:r w:rsidRPr="000E5CA2">
              <w:t xml:space="preserve"> </w:t>
            </w:r>
            <w:r w:rsidRPr="000E5CA2">
              <w:rPr>
                <w:rFonts w:asciiTheme="minorHAnsi" w:hAnsiTheme="minorHAnsi"/>
                <w:sz w:val="16"/>
                <w:szCs w:val="16"/>
              </w:rPr>
              <w:t xml:space="preserve">Calculated field: if </w:t>
            </w:r>
            <w:r w:rsidRPr="000E5CA2">
              <w:rPr>
                <w:rFonts w:asciiTheme="minorHAnsi" w:hAnsiTheme="minorHAnsi"/>
                <w:sz w:val="16"/>
                <w:szCs w:val="16"/>
                <w:highlight w:val="yellow"/>
              </w:rPr>
              <w:t>E09</w:t>
            </w:r>
            <w:r w:rsidRPr="000E5CA2">
              <w:rPr>
                <w:rFonts w:asciiTheme="minorHAnsi" w:hAnsiTheme="minorHAnsi"/>
                <w:sz w:val="16"/>
                <w:szCs w:val="16"/>
              </w:rPr>
              <w:t xml:space="preserve">= No alteration Performed, then value in this field= no cooling component altered, </w:t>
            </w:r>
          </w:p>
          <w:p w14:paraId="2CBC39A5" w14:textId="4599F7D2" w:rsidR="00143240" w:rsidRPr="001216F2" w:rsidRDefault="00143240" w:rsidP="001216F2">
            <w:pPr>
              <w:rPr>
                <w:rFonts w:asciiTheme="minorHAnsi" w:hAnsiTheme="minorHAnsi"/>
                <w:sz w:val="16"/>
                <w:szCs w:val="16"/>
              </w:rPr>
            </w:pPr>
            <w:r w:rsidRPr="000E5CA2">
              <w:rPr>
                <w:rFonts w:asciiTheme="minorHAnsi" w:hAnsiTheme="minorHAnsi"/>
                <w:sz w:val="16"/>
                <w:szCs w:val="16"/>
              </w:rPr>
              <w:t>else prompt user to pick as many as are</w:t>
            </w:r>
            <w:r w:rsidRPr="001216F2">
              <w:rPr>
                <w:rFonts w:asciiTheme="minorHAnsi" w:hAnsiTheme="minorHAnsi"/>
                <w:sz w:val="16"/>
                <w:szCs w:val="16"/>
              </w:rPr>
              <w:t xml:space="preserve"> applicable from list: </w:t>
            </w:r>
          </w:p>
          <w:p w14:paraId="4BFC4C60" w14:textId="77777777" w:rsidR="00143240" w:rsidRDefault="00143240" w:rsidP="001216F2">
            <w:pPr>
              <w:rPr>
                <w:rFonts w:asciiTheme="minorHAnsi" w:hAnsiTheme="minorHAnsi"/>
                <w:sz w:val="16"/>
                <w:szCs w:val="16"/>
              </w:rPr>
            </w:pPr>
            <w:r w:rsidRPr="001216F2">
              <w:rPr>
                <w:rFonts w:asciiTheme="minorHAnsi" w:hAnsiTheme="minorHAnsi"/>
                <w:sz w:val="16"/>
                <w:szCs w:val="16"/>
              </w:rPr>
              <w:t>*outdoor condensing unit,</w:t>
            </w:r>
          </w:p>
          <w:p w14:paraId="41A9232F" w14:textId="10B79912" w:rsidR="002D7AB2" w:rsidRPr="001216F2" w:rsidRDefault="002D7AB2" w:rsidP="001216F2">
            <w:pPr>
              <w:rPr>
                <w:rFonts w:asciiTheme="minorHAnsi" w:hAnsiTheme="minorHAnsi"/>
                <w:sz w:val="16"/>
                <w:szCs w:val="16"/>
              </w:rPr>
            </w:pPr>
            <w:r>
              <w:rPr>
                <w:rFonts w:asciiTheme="minorHAnsi" w:hAnsiTheme="minorHAnsi"/>
                <w:sz w:val="16"/>
                <w:szCs w:val="16"/>
              </w:rPr>
              <w:t>*outdoor package unit</w:t>
            </w:r>
          </w:p>
          <w:p w14:paraId="290AEC1F"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*indoor fancoil AHU,</w:t>
            </w:r>
          </w:p>
          <w:p w14:paraId="231134A9"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*indoor coil,</w:t>
            </w:r>
          </w:p>
          <w:p w14:paraId="661DF13D"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*TXV or EXV,</w:t>
            </w:r>
          </w:p>
          <w:p w14:paraId="25BC93B1"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*Compressor,</w:t>
            </w:r>
          </w:p>
          <w:p w14:paraId="4E7AC1AB" w14:textId="77777777" w:rsidR="00143240" w:rsidRPr="001216F2" w:rsidRDefault="00143240" w:rsidP="001216F2">
            <w:pPr>
              <w:rPr>
                <w:rFonts w:asciiTheme="minorHAnsi" w:hAnsiTheme="minorHAnsi"/>
                <w:sz w:val="16"/>
                <w:szCs w:val="16"/>
              </w:rPr>
            </w:pPr>
            <w:r w:rsidRPr="001216F2">
              <w:rPr>
                <w:rFonts w:asciiTheme="minorHAnsi" w:hAnsiTheme="minorHAnsi"/>
                <w:sz w:val="16"/>
                <w:szCs w:val="16"/>
              </w:rPr>
              <w:t>*refrigerant lineset,</w:t>
            </w:r>
          </w:p>
          <w:p w14:paraId="3D756150" w14:textId="326B2027" w:rsidR="00143240" w:rsidRPr="008022E4" w:rsidRDefault="00143240" w:rsidP="00995955">
            <w:pPr>
              <w:rPr>
                <w:rFonts w:asciiTheme="minorHAnsi" w:hAnsiTheme="minorHAnsi"/>
                <w:sz w:val="16"/>
                <w:szCs w:val="16"/>
              </w:rPr>
            </w:pPr>
            <w:r>
              <w:rPr>
                <w:rFonts w:asciiTheme="minorHAnsi" w:hAnsiTheme="minorHAnsi"/>
                <w:sz w:val="16"/>
                <w:szCs w:val="16"/>
              </w:rPr>
              <w:t>*no cooling component altered</w:t>
            </w:r>
            <w:r w:rsidRPr="001216F2">
              <w:rPr>
                <w:rFonts w:asciiTheme="minorHAnsi" w:hAnsiTheme="minorHAnsi"/>
                <w:sz w:val="16"/>
                <w:szCs w:val="16"/>
              </w:rPr>
              <w:t>&gt;&gt;</w:t>
            </w:r>
          </w:p>
        </w:tc>
      </w:tr>
    </w:tbl>
    <w:p w14:paraId="7263E20B" w14:textId="1362525D" w:rsidR="007B2A3B" w:rsidRDefault="007B2A3B" w:rsidP="007B2A3B">
      <w:pPr>
        <w:rPr>
          <w:rFonts w:ascii="Calibri" w:hAnsi="Calibri"/>
          <w:sz w:val="18"/>
          <w:szCs w:val="18"/>
        </w:rPr>
      </w:pPr>
    </w:p>
    <w:tbl>
      <w:tblPr>
        <w:tblW w:w="5000" w:type="pct"/>
        <w:tblLayout w:type="fixed"/>
        <w:tblLook w:val="0000" w:firstRow="0" w:lastRow="0" w:firstColumn="0" w:lastColumn="0" w:noHBand="0" w:noVBand="0"/>
      </w:tblPr>
      <w:tblGrid>
        <w:gridCol w:w="258"/>
        <w:gridCol w:w="1487"/>
        <w:gridCol w:w="1486"/>
        <w:gridCol w:w="1485"/>
        <w:gridCol w:w="1486"/>
        <w:gridCol w:w="1485"/>
        <w:gridCol w:w="1486"/>
        <w:gridCol w:w="1804"/>
        <w:gridCol w:w="1035"/>
        <w:gridCol w:w="2604"/>
      </w:tblGrid>
      <w:tr w:rsidR="007B2A3B" w:rsidRPr="00862A62" w14:paraId="44DBDE1B" w14:textId="77777777" w:rsidTr="00A278F5">
        <w:trPr>
          <w:trHeight w:val="218"/>
        </w:trPr>
        <w:tc>
          <w:tcPr>
            <w:tcW w:w="14616" w:type="dxa"/>
            <w:gridSpan w:val="10"/>
            <w:tcBorders>
              <w:top w:val="single" w:sz="4" w:space="0" w:color="auto"/>
              <w:left w:val="single" w:sz="4" w:space="0" w:color="auto"/>
              <w:bottom w:val="nil"/>
              <w:right w:val="single" w:sz="4" w:space="0" w:color="auto"/>
            </w:tcBorders>
            <w:vAlign w:val="center"/>
          </w:tcPr>
          <w:p w14:paraId="7CE3A91E" w14:textId="77777777" w:rsidR="007B2A3B" w:rsidRPr="00862A62" w:rsidRDefault="007B2A3B" w:rsidP="00A278F5">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t>Logic Table for Determining Alteration Type and HERS Verification Requirements (this table not shown on the completed document)</w:t>
            </w:r>
          </w:p>
        </w:tc>
      </w:tr>
      <w:tr w:rsidR="007B2A3B" w:rsidRPr="00862A62" w14:paraId="6A08B5A7" w14:textId="77777777" w:rsidTr="00A278F5">
        <w:trPr>
          <w:trHeight w:val="218"/>
        </w:trPr>
        <w:tc>
          <w:tcPr>
            <w:tcW w:w="258" w:type="dxa"/>
            <w:tcBorders>
              <w:top w:val="nil"/>
              <w:left w:val="single" w:sz="4" w:space="0" w:color="auto"/>
              <w:bottom w:val="nil"/>
              <w:right w:val="nil"/>
            </w:tcBorders>
            <w:vAlign w:val="center"/>
          </w:tcPr>
          <w:p w14:paraId="41E4958A" w14:textId="77777777" w:rsidR="007B2A3B" w:rsidRPr="00862A62" w:rsidRDefault="007B2A3B" w:rsidP="00A278F5">
            <w:pPr>
              <w:keepNext/>
              <w:autoSpaceDE w:val="0"/>
              <w:autoSpaceDN w:val="0"/>
              <w:adjustRightInd w:val="0"/>
              <w:jc w:val="center"/>
              <w:rPr>
                <w:rFonts w:ascii="Calibri" w:hAnsi="Calibri" w:cs="Calibri"/>
                <w:color w:val="000000"/>
                <w:sz w:val="24"/>
                <w:szCs w:val="24"/>
              </w:rPr>
            </w:pPr>
          </w:p>
        </w:tc>
        <w:tc>
          <w:tcPr>
            <w:tcW w:w="1487" w:type="dxa"/>
            <w:tcBorders>
              <w:top w:val="single" w:sz="6" w:space="0" w:color="auto"/>
              <w:left w:val="single" w:sz="6" w:space="0" w:color="auto"/>
              <w:bottom w:val="single" w:sz="6" w:space="0" w:color="auto"/>
              <w:right w:val="single" w:sz="6" w:space="0" w:color="auto"/>
            </w:tcBorders>
            <w:vAlign w:val="center"/>
          </w:tcPr>
          <w:p w14:paraId="79499FE7"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86" w:type="dxa"/>
            <w:tcBorders>
              <w:top w:val="single" w:sz="6" w:space="0" w:color="auto"/>
              <w:left w:val="single" w:sz="6" w:space="0" w:color="auto"/>
              <w:bottom w:val="single" w:sz="6" w:space="0" w:color="auto"/>
              <w:right w:val="single" w:sz="6" w:space="0" w:color="auto"/>
            </w:tcBorders>
            <w:vAlign w:val="center"/>
          </w:tcPr>
          <w:p w14:paraId="188859C8"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85" w:type="dxa"/>
            <w:tcBorders>
              <w:top w:val="single" w:sz="6" w:space="0" w:color="auto"/>
              <w:left w:val="single" w:sz="6" w:space="0" w:color="auto"/>
              <w:bottom w:val="single" w:sz="6" w:space="0" w:color="auto"/>
              <w:right w:val="single" w:sz="6" w:space="0" w:color="auto"/>
            </w:tcBorders>
            <w:vAlign w:val="center"/>
          </w:tcPr>
          <w:p w14:paraId="41E900AF"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86" w:type="dxa"/>
            <w:tcBorders>
              <w:top w:val="single" w:sz="6" w:space="0" w:color="auto"/>
              <w:left w:val="single" w:sz="6" w:space="0" w:color="auto"/>
              <w:bottom w:val="single" w:sz="6" w:space="0" w:color="auto"/>
              <w:right w:val="single" w:sz="6" w:space="0" w:color="auto"/>
            </w:tcBorders>
            <w:vAlign w:val="center"/>
          </w:tcPr>
          <w:p w14:paraId="22CC07CD"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85" w:type="dxa"/>
            <w:tcBorders>
              <w:top w:val="single" w:sz="6" w:space="0" w:color="auto"/>
              <w:left w:val="single" w:sz="6" w:space="0" w:color="auto"/>
              <w:bottom w:val="single" w:sz="6" w:space="0" w:color="auto"/>
              <w:right w:val="single" w:sz="6" w:space="0" w:color="auto"/>
            </w:tcBorders>
            <w:vAlign w:val="center"/>
          </w:tcPr>
          <w:p w14:paraId="08540F3B"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86" w:type="dxa"/>
            <w:tcBorders>
              <w:top w:val="single" w:sz="6" w:space="0" w:color="auto"/>
              <w:left w:val="single" w:sz="6" w:space="0" w:color="auto"/>
              <w:bottom w:val="single" w:sz="6" w:space="0" w:color="auto"/>
              <w:right w:val="single" w:sz="6" w:space="0" w:color="auto"/>
            </w:tcBorders>
            <w:vAlign w:val="center"/>
          </w:tcPr>
          <w:p w14:paraId="1BD8F00D"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804" w:type="dxa"/>
            <w:tcBorders>
              <w:top w:val="single" w:sz="6" w:space="0" w:color="auto"/>
              <w:left w:val="single" w:sz="6" w:space="0" w:color="auto"/>
              <w:bottom w:val="nil"/>
              <w:right w:val="single" w:sz="6" w:space="0" w:color="auto"/>
            </w:tcBorders>
            <w:vAlign w:val="center"/>
          </w:tcPr>
          <w:p w14:paraId="6C7DDD3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35" w:type="dxa"/>
            <w:tcBorders>
              <w:top w:val="single" w:sz="6" w:space="0" w:color="auto"/>
              <w:left w:val="single" w:sz="6" w:space="0" w:color="auto"/>
              <w:bottom w:val="nil"/>
              <w:right w:val="single" w:sz="6" w:space="0" w:color="auto"/>
            </w:tcBorders>
            <w:vAlign w:val="center"/>
          </w:tcPr>
          <w:p w14:paraId="339D68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604" w:type="dxa"/>
            <w:tcBorders>
              <w:top w:val="single" w:sz="6" w:space="0" w:color="auto"/>
              <w:left w:val="single" w:sz="6" w:space="0" w:color="auto"/>
              <w:bottom w:val="nil"/>
              <w:right w:val="single" w:sz="4" w:space="0" w:color="auto"/>
            </w:tcBorders>
            <w:vAlign w:val="center"/>
          </w:tcPr>
          <w:p w14:paraId="38AD43A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7B2A3B" w:rsidRPr="00862A62" w14:paraId="2AF1BB51" w14:textId="77777777" w:rsidTr="00A278F5">
        <w:trPr>
          <w:trHeight w:val="1470"/>
        </w:trPr>
        <w:tc>
          <w:tcPr>
            <w:tcW w:w="258" w:type="dxa"/>
            <w:tcBorders>
              <w:top w:val="single" w:sz="6" w:space="0" w:color="auto"/>
              <w:left w:val="single" w:sz="4" w:space="0" w:color="auto"/>
              <w:bottom w:val="nil"/>
              <w:right w:val="nil"/>
            </w:tcBorders>
            <w:vAlign w:val="bottom"/>
          </w:tcPr>
          <w:p w14:paraId="6B2DC805" w14:textId="77777777" w:rsidR="007B2A3B" w:rsidRPr="00862A62" w:rsidRDefault="007B2A3B" w:rsidP="00A278F5">
            <w:pPr>
              <w:keepNext/>
              <w:autoSpaceDE w:val="0"/>
              <w:autoSpaceDN w:val="0"/>
              <w:adjustRightInd w:val="0"/>
              <w:jc w:val="center"/>
              <w:rPr>
                <w:rFonts w:ascii="Calibri" w:hAnsi="Calibri" w:cs="Calibri"/>
                <w:color w:val="000000"/>
                <w:sz w:val="16"/>
                <w:szCs w:val="16"/>
              </w:rPr>
            </w:pPr>
          </w:p>
        </w:tc>
        <w:tc>
          <w:tcPr>
            <w:tcW w:w="1487" w:type="dxa"/>
            <w:tcBorders>
              <w:top w:val="single" w:sz="6" w:space="0" w:color="auto"/>
              <w:left w:val="single" w:sz="6" w:space="0" w:color="auto"/>
              <w:bottom w:val="single" w:sz="6" w:space="0" w:color="auto"/>
              <w:right w:val="single" w:sz="6" w:space="0" w:color="auto"/>
            </w:tcBorders>
            <w:vAlign w:val="bottom"/>
          </w:tcPr>
          <w:p w14:paraId="565F476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86" w:type="dxa"/>
            <w:tcBorders>
              <w:top w:val="single" w:sz="6" w:space="0" w:color="auto"/>
              <w:left w:val="single" w:sz="6" w:space="0" w:color="auto"/>
              <w:bottom w:val="single" w:sz="6" w:space="0" w:color="auto"/>
              <w:right w:val="single" w:sz="6" w:space="0" w:color="auto"/>
            </w:tcBorders>
            <w:vAlign w:val="bottom"/>
          </w:tcPr>
          <w:p w14:paraId="2043F1B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85" w:type="dxa"/>
            <w:tcBorders>
              <w:top w:val="single" w:sz="6" w:space="0" w:color="auto"/>
              <w:left w:val="single" w:sz="6" w:space="0" w:color="auto"/>
              <w:bottom w:val="single" w:sz="6" w:space="0" w:color="auto"/>
              <w:right w:val="single" w:sz="6" w:space="0" w:color="auto"/>
            </w:tcBorders>
            <w:vAlign w:val="bottom"/>
          </w:tcPr>
          <w:p w14:paraId="699DFB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new components?  (packaged unit, or condensing unit, or cooling/heating coil, or air-handling unit, etc)</w:t>
            </w:r>
          </w:p>
        </w:tc>
        <w:tc>
          <w:tcPr>
            <w:tcW w:w="1486" w:type="dxa"/>
            <w:tcBorders>
              <w:top w:val="single" w:sz="6" w:space="0" w:color="auto"/>
              <w:left w:val="single" w:sz="6" w:space="0" w:color="auto"/>
              <w:bottom w:val="single" w:sz="6" w:space="0" w:color="auto"/>
              <w:right w:val="single" w:sz="6" w:space="0" w:color="auto"/>
            </w:tcBorders>
            <w:vAlign w:val="bottom"/>
          </w:tcPr>
          <w:p w14:paraId="6CC0E37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more than 40 linear feet of new or replacement ducts?</w:t>
            </w:r>
          </w:p>
        </w:tc>
        <w:tc>
          <w:tcPr>
            <w:tcW w:w="1485" w:type="dxa"/>
            <w:tcBorders>
              <w:top w:val="single" w:sz="6" w:space="0" w:color="auto"/>
              <w:left w:val="single" w:sz="6" w:space="0" w:color="auto"/>
              <w:bottom w:val="single" w:sz="6" w:space="0" w:color="auto"/>
              <w:right w:val="single" w:sz="6" w:space="0" w:color="auto"/>
            </w:tcBorders>
            <w:vAlign w:val="bottom"/>
          </w:tcPr>
          <w:p w14:paraId="3EE4484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  of the duct system new or replaced?</w:t>
            </w:r>
          </w:p>
        </w:tc>
        <w:tc>
          <w:tcPr>
            <w:tcW w:w="1486" w:type="dxa"/>
            <w:tcBorders>
              <w:top w:val="single" w:sz="6" w:space="0" w:color="auto"/>
              <w:left w:val="single" w:sz="6" w:space="0" w:color="auto"/>
              <w:bottom w:val="single" w:sz="6" w:space="0" w:color="auto"/>
              <w:right w:val="single" w:sz="6" w:space="0" w:color="auto"/>
            </w:tcBorders>
            <w:vAlign w:val="bottom"/>
          </w:tcPr>
          <w:p w14:paraId="56B53D5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 the system's components and ducts new or replaced? (entirely new system)</w:t>
            </w:r>
          </w:p>
        </w:tc>
        <w:tc>
          <w:tcPr>
            <w:tcW w:w="1804" w:type="dxa"/>
            <w:tcBorders>
              <w:top w:val="single" w:sz="6" w:space="0" w:color="auto"/>
              <w:left w:val="single" w:sz="6" w:space="0" w:color="auto"/>
              <w:bottom w:val="single" w:sz="6" w:space="0" w:color="auto"/>
              <w:right w:val="single" w:sz="6" w:space="0" w:color="auto"/>
            </w:tcBorders>
            <w:vAlign w:val="bottom"/>
          </w:tcPr>
          <w:p w14:paraId="01FEBD8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35" w:type="dxa"/>
            <w:tcBorders>
              <w:top w:val="single" w:sz="6" w:space="0" w:color="auto"/>
              <w:left w:val="single" w:sz="6" w:space="0" w:color="auto"/>
              <w:bottom w:val="single" w:sz="6" w:space="0" w:color="auto"/>
              <w:right w:val="single" w:sz="6" w:space="0" w:color="auto"/>
            </w:tcBorders>
            <w:vAlign w:val="bottom"/>
          </w:tcPr>
          <w:p w14:paraId="24BA6B4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604" w:type="dxa"/>
            <w:tcBorders>
              <w:top w:val="single" w:sz="6" w:space="0" w:color="auto"/>
              <w:left w:val="single" w:sz="6" w:space="0" w:color="auto"/>
              <w:bottom w:val="single" w:sz="6" w:space="0" w:color="auto"/>
              <w:right w:val="single" w:sz="4" w:space="0" w:color="auto"/>
            </w:tcBorders>
            <w:vAlign w:val="bottom"/>
          </w:tcPr>
          <w:p w14:paraId="1EB1ED85" w14:textId="77777777" w:rsidR="007B2A3B" w:rsidRPr="00862A62" w:rsidRDefault="007B2A3B" w:rsidP="00A278F5">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7B2A3B" w:rsidRPr="00862A62" w14:paraId="4862E701"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6ABEE8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87" w:type="dxa"/>
            <w:tcBorders>
              <w:top w:val="single" w:sz="6" w:space="0" w:color="auto"/>
              <w:left w:val="single" w:sz="6" w:space="0" w:color="auto"/>
              <w:bottom w:val="single" w:sz="6" w:space="0" w:color="auto"/>
              <w:right w:val="single" w:sz="6" w:space="0" w:color="auto"/>
            </w:tcBorders>
            <w:vAlign w:val="center"/>
          </w:tcPr>
          <w:p w14:paraId="5CE9FA7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173BAAF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671B5F0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2018CB4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723B772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6E56DF8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15C9CEC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7A0D89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745051E6"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refrigerant containing component - mini-split or packaged AC</w:t>
            </w:r>
          </w:p>
        </w:tc>
      </w:tr>
      <w:tr w:rsidR="007B2A3B" w:rsidRPr="00862A62" w14:paraId="4AE8CCD2"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544F459"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87" w:type="dxa"/>
            <w:tcBorders>
              <w:top w:val="single" w:sz="6" w:space="0" w:color="auto"/>
              <w:left w:val="single" w:sz="6" w:space="0" w:color="auto"/>
              <w:bottom w:val="single" w:sz="6" w:space="0" w:color="auto"/>
              <w:right w:val="single" w:sz="6" w:space="0" w:color="auto"/>
            </w:tcBorders>
            <w:vAlign w:val="center"/>
          </w:tcPr>
          <w:p w14:paraId="115EABC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77F113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7680AC5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160E3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CF7C6C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892B3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7EEB572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257C63A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30085670"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mini-split system component</w:t>
            </w:r>
          </w:p>
        </w:tc>
      </w:tr>
      <w:tr w:rsidR="007B2A3B" w:rsidRPr="00862A62" w14:paraId="59123E58"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0066EBA"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87" w:type="dxa"/>
            <w:tcBorders>
              <w:top w:val="single" w:sz="6" w:space="0" w:color="auto"/>
              <w:left w:val="single" w:sz="6" w:space="0" w:color="auto"/>
              <w:bottom w:val="single" w:sz="6" w:space="0" w:color="auto"/>
              <w:right w:val="single" w:sz="6" w:space="0" w:color="auto"/>
            </w:tcBorders>
            <w:vAlign w:val="center"/>
          </w:tcPr>
          <w:p w14:paraId="71D2B89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C01B0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27ECABF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8D197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6916A6B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2505EA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6F11A3D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12C8507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29C3D6C0"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hydronic AHU or furnace</w:t>
            </w:r>
          </w:p>
        </w:tc>
      </w:tr>
      <w:tr w:rsidR="007B2A3B" w:rsidRPr="00862A62" w14:paraId="595F16CC"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EE9175"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87" w:type="dxa"/>
            <w:tcBorders>
              <w:top w:val="single" w:sz="6" w:space="0" w:color="auto"/>
              <w:left w:val="single" w:sz="6" w:space="0" w:color="auto"/>
              <w:bottom w:val="single" w:sz="6" w:space="0" w:color="auto"/>
              <w:right w:val="single" w:sz="6" w:space="0" w:color="auto"/>
            </w:tcBorders>
            <w:vAlign w:val="center"/>
          </w:tcPr>
          <w:p w14:paraId="7A4F070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4CD62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165BA72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552961A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2F9545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C97171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1B5C8E1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48C2E0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771AC75C"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duct alteration</w:t>
            </w:r>
          </w:p>
        </w:tc>
      </w:tr>
      <w:tr w:rsidR="007B2A3B" w:rsidRPr="00862A62" w14:paraId="5A7CD179"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FA6C0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87" w:type="dxa"/>
            <w:tcBorders>
              <w:top w:val="single" w:sz="6" w:space="0" w:color="auto"/>
              <w:left w:val="single" w:sz="6" w:space="0" w:color="auto"/>
              <w:bottom w:val="single" w:sz="6" w:space="0" w:color="auto"/>
              <w:right w:val="single" w:sz="6" w:space="0" w:color="auto"/>
            </w:tcBorders>
            <w:vAlign w:val="center"/>
          </w:tcPr>
          <w:p w14:paraId="350FDD5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CAAB89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7C78EB0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45DD216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4F57D06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76E3B5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18AA2F14"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53DCE0D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5BAB6CE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split system</w:t>
            </w:r>
          </w:p>
        </w:tc>
      </w:tr>
      <w:tr w:rsidR="007B2A3B" w:rsidRPr="00862A62" w14:paraId="35F01B64"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17CF1B7"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87" w:type="dxa"/>
            <w:tcBorders>
              <w:top w:val="single" w:sz="6" w:space="0" w:color="auto"/>
              <w:left w:val="single" w:sz="6" w:space="0" w:color="auto"/>
              <w:bottom w:val="single" w:sz="6" w:space="0" w:color="auto"/>
              <w:right w:val="single" w:sz="6" w:space="0" w:color="auto"/>
            </w:tcBorders>
            <w:vAlign w:val="center"/>
          </w:tcPr>
          <w:p w14:paraId="3151BC6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27B52A0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6C1A7B3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EF5CA4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465EE1F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41105D9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2BE3F414"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631764E7" w14:textId="2FC19F6C" w:rsidR="007B2A3B" w:rsidRPr="00862A62" w:rsidRDefault="007B2A3B" w:rsidP="00281D53">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w:t>
            </w:r>
            <w:r w:rsidRPr="00591E85">
              <w:rPr>
                <w:rFonts w:asciiTheme="minorHAnsi" w:hAnsiTheme="minorHAnsi" w:cs="Calibri"/>
                <w:color w:val="000000"/>
                <w:sz w:val="16"/>
                <w:szCs w:val="16"/>
              </w:rPr>
              <w:t xml:space="preserve">C </w:t>
            </w:r>
          </w:p>
        </w:tc>
        <w:tc>
          <w:tcPr>
            <w:tcW w:w="2604" w:type="dxa"/>
            <w:tcBorders>
              <w:top w:val="single" w:sz="6" w:space="0" w:color="auto"/>
              <w:left w:val="single" w:sz="6" w:space="0" w:color="auto"/>
              <w:bottom w:val="single" w:sz="6" w:space="0" w:color="auto"/>
              <w:right w:val="single" w:sz="4" w:space="0" w:color="auto"/>
            </w:tcBorders>
            <w:vAlign w:val="center"/>
          </w:tcPr>
          <w:p w14:paraId="1386D04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components</w:t>
            </w:r>
          </w:p>
        </w:tc>
      </w:tr>
      <w:tr w:rsidR="007B2A3B" w:rsidRPr="00862A62" w14:paraId="5AF95EE8"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75793A2"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87" w:type="dxa"/>
            <w:tcBorders>
              <w:top w:val="single" w:sz="6" w:space="0" w:color="auto"/>
              <w:left w:val="single" w:sz="6" w:space="0" w:color="auto"/>
              <w:bottom w:val="single" w:sz="6" w:space="0" w:color="auto"/>
              <w:right w:val="single" w:sz="6" w:space="0" w:color="auto"/>
            </w:tcBorders>
            <w:vAlign w:val="center"/>
          </w:tcPr>
          <w:p w14:paraId="55C7928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44E303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269CBD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631977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178C49B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7BF4754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6C44EEE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2B8EDFC7"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232B9B8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compinent + altered ducts</w:t>
            </w:r>
          </w:p>
        </w:tc>
      </w:tr>
      <w:tr w:rsidR="007B2A3B" w:rsidRPr="00862A62" w14:paraId="1972CCF9"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BAC938"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87" w:type="dxa"/>
            <w:tcBorders>
              <w:top w:val="single" w:sz="6" w:space="0" w:color="auto"/>
              <w:left w:val="single" w:sz="6" w:space="0" w:color="auto"/>
              <w:bottom w:val="single" w:sz="6" w:space="0" w:color="auto"/>
              <w:right w:val="single" w:sz="6" w:space="0" w:color="auto"/>
            </w:tcBorders>
            <w:vAlign w:val="center"/>
          </w:tcPr>
          <w:p w14:paraId="37C6222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7188CC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13DD95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6D01A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68860F5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7A0769C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971C3B9"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6C6E4E2C"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5EB9D02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alteration to refrigerant containing component + altered ducts   </w:t>
            </w:r>
          </w:p>
        </w:tc>
      </w:tr>
      <w:tr w:rsidR="007B2A3B" w:rsidRPr="00862A62" w14:paraId="1864BA12" w14:textId="77777777" w:rsidTr="00A278F5">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42E2267"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i</w:t>
            </w:r>
          </w:p>
        </w:tc>
        <w:tc>
          <w:tcPr>
            <w:tcW w:w="1487" w:type="dxa"/>
            <w:tcBorders>
              <w:top w:val="single" w:sz="6" w:space="0" w:color="auto"/>
              <w:left w:val="single" w:sz="6" w:space="0" w:color="auto"/>
              <w:bottom w:val="single" w:sz="6" w:space="0" w:color="auto"/>
              <w:right w:val="single" w:sz="6" w:space="0" w:color="auto"/>
            </w:tcBorders>
            <w:vAlign w:val="center"/>
          </w:tcPr>
          <w:p w14:paraId="58EAC13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103B8E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46D9E9F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0F14C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423A92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571E1BA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918D779"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090F21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247430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 system without equipment changeout</w:t>
            </w:r>
          </w:p>
        </w:tc>
      </w:tr>
      <w:tr w:rsidR="007B2A3B" w:rsidRPr="00862A62" w14:paraId="4C831296" w14:textId="77777777" w:rsidTr="00A278F5">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B42F95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87" w:type="dxa"/>
            <w:tcBorders>
              <w:top w:val="single" w:sz="6" w:space="0" w:color="auto"/>
              <w:left w:val="single" w:sz="6" w:space="0" w:color="auto"/>
              <w:bottom w:val="single" w:sz="6" w:space="0" w:color="auto"/>
              <w:right w:val="single" w:sz="6" w:space="0" w:color="auto"/>
            </w:tcBorders>
            <w:vAlign w:val="center"/>
          </w:tcPr>
          <w:p w14:paraId="036540C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5E73AE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16E8D75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7D998A9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667350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06A036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E11EA5A"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5058474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65B42F2F"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new duct system</w:t>
            </w:r>
          </w:p>
        </w:tc>
      </w:tr>
      <w:tr w:rsidR="007B2A3B" w:rsidRPr="00862A62" w14:paraId="620FA2B0" w14:textId="77777777" w:rsidTr="00A278F5">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5B6CEFA3"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87" w:type="dxa"/>
            <w:tcBorders>
              <w:top w:val="single" w:sz="6" w:space="0" w:color="auto"/>
              <w:left w:val="single" w:sz="6" w:space="0" w:color="auto"/>
              <w:bottom w:val="single" w:sz="6" w:space="0" w:color="auto"/>
              <w:right w:val="single" w:sz="6" w:space="0" w:color="auto"/>
            </w:tcBorders>
            <w:vAlign w:val="center"/>
          </w:tcPr>
          <w:p w14:paraId="7D3236A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A686B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62EB5A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79EC5B5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7B78951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5BFC324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75228E8F"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49C3F4F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7D989817"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new duct system</w:t>
            </w:r>
          </w:p>
        </w:tc>
      </w:tr>
      <w:tr w:rsidR="007B2A3B" w:rsidRPr="00862A62" w14:paraId="554E6C93" w14:textId="77777777" w:rsidTr="00A278F5">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CE12F3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87" w:type="dxa"/>
            <w:tcBorders>
              <w:top w:val="single" w:sz="6" w:space="0" w:color="auto"/>
              <w:left w:val="single" w:sz="6" w:space="0" w:color="auto"/>
              <w:bottom w:val="single" w:sz="6" w:space="0" w:color="auto"/>
              <w:right w:val="single" w:sz="6" w:space="0" w:color="auto"/>
            </w:tcBorders>
            <w:vAlign w:val="center"/>
          </w:tcPr>
          <w:p w14:paraId="35DC9BA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B4B631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4625C0B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15E6E3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EB70F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1FED5F3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706A6F95"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3E47A695"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5DCE7AE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 +  new duct system</w:t>
            </w:r>
          </w:p>
        </w:tc>
      </w:tr>
      <w:tr w:rsidR="007B2A3B" w:rsidRPr="00862A62" w14:paraId="16B4C0D1"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CA83020"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m</w:t>
            </w:r>
          </w:p>
        </w:tc>
        <w:tc>
          <w:tcPr>
            <w:tcW w:w="1487" w:type="dxa"/>
            <w:tcBorders>
              <w:top w:val="single" w:sz="6" w:space="0" w:color="auto"/>
              <w:left w:val="single" w:sz="6" w:space="0" w:color="auto"/>
              <w:bottom w:val="single" w:sz="6" w:space="0" w:color="auto"/>
              <w:right w:val="single" w:sz="6" w:space="0" w:color="auto"/>
            </w:tcBorders>
            <w:vAlign w:val="center"/>
          </w:tcPr>
          <w:p w14:paraId="1B4B049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27FC850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1D8730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66C214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5D466BD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71A36A3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252EEE1E"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1471AD7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6818B3C0"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ductless hydronic heating system</w:t>
            </w:r>
          </w:p>
        </w:tc>
      </w:tr>
      <w:tr w:rsidR="007B2A3B" w:rsidRPr="00862A62" w14:paraId="5B755938"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55D34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n</w:t>
            </w:r>
          </w:p>
        </w:tc>
        <w:tc>
          <w:tcPr>
            <w:tcW w:w="1487" w:type="dxa"/>
            <w:tcBorders>
              <w:top w:val="single" w:sz="6" w:space="0" w:color="auto"/>
              <w:left w:val="single" w:sz="6" w:space="0" w:color="auto"/>
              <w:bottom w:val="single" w:sz="6" w:space="0" w:color="auto"/>
              <w:right w:val="single" w:sz="6" w:space="0" w:color="auto"/>
            </w:tcBorders>
            <w:vAlign w:val="center"/>
          </w:tcPr>
          <w:p w14:paraId="0A969A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4EA51B8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2F1D842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1A628C0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51A3B30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1018DBE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24B81EA2"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467BE2C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19B8A3EC" w14:textId="07C59B43"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mini-split (weigh-in); or new room </w:t>
            </w:r>
            <w:r w:rsidR="00453F11" w:rsidRPr="00862A62">
              <w:rPr>
                <w:rFonts w:asciiTheme="minorHAnsi" w:hAnsiTheme="minorHAnsi" w:cs="Calibri"/>
                <w:color w:val="000000"/>
                <w:sz w:val="16"/>
                <w:szCs w:val="16"/>
              </w:rPr>
              <w:t>packaged</w:t>
            </w:r>
            <w:r w:rsidRPr="00862A62">
              <w:rPr>
                <w:rFonts w:asciiTheme="minorHAnsi" w:hAnsiTheme="minorHAnsi" w:cs="Calibri"/>
                <w:color w:val="000000"/>
                <w:sz w:val="16"/>
                <w:szCs w:val="16"/>
              </w:rPr>
              <w:t xml:space="preserve"> AC (factory charged)</w:t>
            </w:r>
          </w:p>
        </w:tc>
      </w:tr>
      <w:tr w:rsidR="007B2A3B" w:rsidRPr="00862A62" w14:paraId="32CB6988"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FEC93EF"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87" w:type="dxa"/>
            <w:tcBorders>
              <w:top w:val="single" w:sz="6" w:space="0" w:color="auto"/>
              <w:left w:val="single" w:sz="6" w:space="0" w:color="auto"/>
              <w:bottom w:val="single" w:sz="6" w:space="0" w:color="auto"/>
              <w:right w:val="single" w:sz="6" w:space="0" w:color="auto"/>
            </w:tcBorders>
            <w:vAlign w:val="center"/>
          </w:tcPr>
          <w:p w14:paraId="71F4027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90EF2A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D80F5A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275BAAA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2ADC2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5F0A699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2D8159D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566150DF"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6E684FD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ducted hydronic heating system</w:t>
            </w:r>
          </w:p>
        </w:tc>
      </w:tr>
      <w:tr w:rsidR="007B2A3B" w:rsidRPr="00862A62" w14:paraId="2DCBF244" w14:textId="77777777" w:rsidTr="00A278F5">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09C6770"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87" w:type="dxa"/>
            <w:tcBorders>
              <w:top w:val="single" w:sz="6" w:space="0" w:color="auto"/>
              <w:left w:val="single" w:sz="6" w:space="0" w:color="auto"/>
              <w:bottom w:val="single" w:sz="6" w:space="0" w:color="auto"/>
              <w:right w:val="single" w:sz="6" w:space="0" w:color="auto"/>
            </w:tcBorders>
            <w:vAlign w:val="center"/>
          </w:tcPr>
          <w:p w14:paraId="4B39162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81356D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48F7684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5668FE8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14FA6A5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5CEAD3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44D85C3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3B55A0A3"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5F006913"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split system</w:t>
            </w:r>
          </w:p>
        </w:tc>
      </w:tr>
      <w:tr w:rsidR="007B2A3B" w:rsidRPr="00862A62" w14:paraId="2BE455C6"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419F7EB"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87" w:type="dxa"/>
            <w:tcBorders>
              <w:top w:val="single" w:sz="6" w:space="0" w:color="auto"/>
              <w:left w:val="single" w:sz="6" w:space="0" w:color="auto"/>
              <w:bottom w:val="single" w:sz="6" w:space="0" w:color="auto"/>
              <w:right w:val="single" w:sz="6" w:space="0" w:color="auto"/>
            </w:tcBorders>
            <w:vAlign w:val="center"/>
          </w:tcPr>
          <w:p w14:paraId="7348A45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4D5CA1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58B6B37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740EBCC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746D30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1BE9A0D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6CCC674B"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35" w:type="dxa"/>
            <w:tcBorders>
              <w:top w:val="single" w:sz="6" w:space="0" w:color="auto"/>
              <w:left w:val="single" w:sz="6" w:space="0" w:color="auto"/>
              <w:bottom w:val="single" w:sz="6" w:space="0" w:color="auto"/>
              <w:right w:val="single" w:sz="6" w:space="0" w:color="auto"/>
            </w:tcBorders>
            <w:vAlign w:val="center"/>
          </w:tcPr>
          <w:p w14:paraId="78A3868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346BF00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altered ducts</w:t>
            </w:r>
          </w:p>
        </w:tc>
      </w:tr>
      <w:tr w:rsidR="007B2A3B" w:rsidRPr="00862A62" w14:paraId="1C6F3598"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BB51D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87" w:type="dxa"/>
            <w:tcBorders>
              <w:top w:val="single" w:sz="6" w:space="0" w:color="auto"/>
              <w:left w:val="single" w:sz="6" w:space="0" w:color="auto"/>
              <w:bottom w:val="single" w:sz="6" w:space="0" w:color="auto"/>
              <w:right w:val="single" w:sz="6" w:space="0" w:color="auto"/>
            </w:tcBorders>
            <w:vAlign w:val="center"/>
          </w:tcPr>
          <w:p w14:paraId="3A40695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5415472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4F569CB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48C82A7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42122AB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4DFC8DC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6CD733E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16EFECE2"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0D5F4F3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7B2A3B" w:rsidRPr="00862A62" w14:paraId="07387ED0"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67D3AB"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87" w:type="dxa"/>
            <w:tcBorders>
              <w:top w:val="single" w:sz="6" w:space="0" w:color="auto"/>
              <w:left w:val="single" w:sz="6" w:space="0" w:color="auto"/>
              <w:bottom w:val="single" w:sz="6" w:space="0" w:color="auto"/>
              <w:right w:val="single" w:sz="6" w:space="0" w:color="auto"/>
            </w:tcBorders>
            <w:vAlign w:val="center"/>
          </w:tcPr>
          <w:p w14:paraId="373043F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51ABB2A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42F136F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AD65F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4D0B12D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CDF2E0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58F6A866"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09A73EAE"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701C42B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7B2A3B" w:rsidRPr="00862A62" w14:paraId="4967D8CF" w14:textId="77777777" w:rsidTr="00A278F5">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D65AFAE"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87" w:type="dxa"/>
            <w:tcBorders>
              <w:top w:val="single" w:sz="6" w:space="0" w:color="auto"/>
              <w:left w:val="single" w:sz="6" w:space="0" w:color="auto"/>
              <w:bottom w:val="single" w:sz="6" w:space="0" w:color="auto"/>
              <w:right w:val="single" w:sz="6" w:space="0" w:color="auto"/>
            </w:tcBorders>
            <w:vAlign w:val="center"/>
          </w:tcPr>
          <w:p w14:paraId="61116FF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7500403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25ABC19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92E884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192E33F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1C8CDC2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62E6B84E"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4839770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5F9746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40 ft of ducts</w:t>
            </w:r>
          </w:p>
        </w:tc>
      </w:tr>
      <w:tr w:rsidR="007B2A3B" w:rsidRPr="00862A62" w14:paraId="4A76E6B8" w14:textId="77777777" w:rsidTr="00A278F5">
        <w:trPr>
          <w:trHeight w:val="295"/>
        </w:trPr>
        <w:tc>
          <w:tcPr>
            <w:tcW w:w="14616" w:type="dxa"/>
            <w:gridSpan w:val="10"/>
            <w:tcBorders>
              <w:top w:val="single" w:sz="6" w:space="0" w:color="auto"/>
              <w:left w:val="single" w:sz="4" w:space="0" w:color="auto"/>
              <w:bottom w:val="single" w:sz="4" w:space="0" w:color="auto"/>
              <w:right w:val="single" w:sz="4" w:space="0" w:color="auto"/>
            </w:tcBorders>
            <w:vAlign w:val="center"/>
          </w:tcPr>
          <w:p w14:paraId="2FF566D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7477710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25378CA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Duct Leakage Test (MCH-20)</w:t>
            </w:r>
          </w:p>
          <w:p w14:paraId="5F1BD99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Tbl150.0-C,D - Fan Efficacy and Airflow Rate verification (MCH-22; MCH-23) or alternative compliance: (MCH-28)</w:t>
            </w:r>
          </w:p>
        </w:tc>
      </w:tr>
    </w:tbl>
    <w:p w14:paraId="6E69C92E" w14:textId="77777777" w:rsidR="007B2A3B" w:rsidRDefault="007B2A3B" w:rsidP="008846F4">
      <w:pPr>
        <w:rPr>
          <w:rFonts w:ascii="Calibri" w:hAnsi="Calibri"/>
          <w:sz w:val="18"/>
          <w:szCs w:val="18"/>
        </w:rPr>
      </w:pPr>
    </w:p>
    <w:p w14:paraId="1F9B982E" w14:textId="77777777" w:rsidR="000C6F83"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990"/>
        <w:gridCol w:w="1890"/>
        <w:gridCol w:w="2610"/>
        <w:gridCol w:w="2610"/>
        <w:gridCol w:w="2610"/>
        <w:gridCol w:w="1008"/>
      </w:tblGrid>
      <w:tr w:rsidR="00697221" w:rsidRPr="00295655" w14:paraId="1F9B9838" w14:textId="77777777" w:rsidTr="00697221">
        <w:trPr>
          <w:cantSplit/>
        </w:trPr>
        <w:tc>
          <w:tcPr>
            <w:tcW w:w="14616" w:type="dxa"/>
            <w:gridSpan w:val="8"/>
          </w:tcPr>
          <w:p w14:paraId="1F9B982F" w14:textId="0FB8A4A8" w:rsidR="00697221" w:rsidRPr="00620333" w:rsidRDefault="00F330A0" w:rsidP="00A82EF3">
            <w:pPr>
              <w:keepNext/>
              <w:rPr>
                <w:rFonts w:ascii="Calibri" w:hAnsi="Calibri"/>
                <w:b/>
                <w:sz w:val="18"/>
                <w:szCs w:val="18"/>
              </w:rPr>
            </w:pPr>
            <w:r>
              <w:rPr>
                <w:rFonts w:ascii="Calibri" w:hAnsi="Calibri"/>
                <w:b/>
                <w:sz w:val="18"/>
                <w:szCs w:val="18"/>
              </w:rPr>
              <w:t>F</w:t>
            </w:r>
            <w:r w:rsidR="00697221">
              <w:rPr>
                <w:rFonts w:ascii="Calibri" w:hAnsi="Calibri"/>
                <w:b/>
                <w:sz w:val="18"/>
                <w:szCs w:val="18"/>
              </w:rPr>
              <w:t>.</w:t>
            </w:r>
            <w:r w:rsidR="00697221" w:rsidRPr="00295655">
              <w:rPr>
                <w:rFonts w:ascii="Calibri" w:hAnsi="Calibri"/>
                <w:b/>
                <w:sz w:val="18"/>
                <w:szCs w:val="18"/>
              </w:rPr>
              <w:t xml:space="preserve"> Installed Heating </w:t>
            </w:r>
            <w:r w:rsidR="00697221">
              <w:rPr>
                <w:rFonts w:ascii="Calibri" w:hAnsi="Calibri"/>
                <w:b/>
                <w:sz w:val="18"/>
                <w:szCs w:val="18"/>
              </w:rPr>
              <w:t xml:space="preserve">System </w:t>
            </w:r>
            <w:r w:rsidR="00697221" w:rsidRPr="00295655">
              <w:rPr>
                <w:rFonts w:ascii="Calibri" w:hAnsi="Calibri"/>
                <w:b/>
                <w:sz w:val="18"/>
                <w:szCs w:val="18"/>
              </w:rPr>
              <w:t xml:space="preserve">Equipment </w:t>
            </w:r>
            <w:r w:rsidR="00697221">
              <w:rPr>
                <w:rFonts w:ascii="Calibri" w:hAnsi="Calibri"/>
                <w:b/>
                <w:sz w:val="18"/>
                <w:szCs w:val="18"/>
              </w:rPr>
              <w:t>I</w:t>
            </w:r>
            <w:r w:rsidR="00697221" w:rsidRPr="00295655">
              <w:rPr>
                <w:rFonts w:ascii="Calibri" w:hAnsi="Calibri"/>
                <w:b/>
                <w:sz w:val="18"/>
                <w:szCs w:val="18"/>
              </w:rPr>
              <w:t>nformation</w:t>
            </w:r>
            <w:r w:rsidR="00697221">
              <w:rPr>
                <w:rFonts w:ascii="Calibri" w:hAnsi="Calibri"/>
                <w:b/>
                <w:sz w:val="18"/>
                <w:szCs w:val="18"/>
              </w:rPr>
              <w:t xml:space="preserve"> (not heat pumps)</w:t>
            </w:r>
          </w:p>
          <w:p w14:paraId="087855C0" w14:textId="2F1B11A2" w:rsidR="00F57D7A" w:rsidRDefault="00697221" w:rsidP="00A82EF3">
            <w:pPr>
              <w:rPr>
                <w:rFonts w:ascii="Calibri" w:hAnsi="Calibri"/>
                <w:sz w:val="18"/>
                <w:szCs w:val="18"/>
              </w:rPr>
            </w:pPr>
            <w:r w:rsidRPr="00A82EF3">
              <w:rPr>
                <w:rFonts w:ascii="Calibri" w:hAnsi="Calibri"/>
                <w:sz w:val="18"/>
                <w:szCs w:val="18"/>
              </w:rPr>
              <w:t>&lt;&lt;</w:t>
            </w:r>
            <w:r>
              <w:rPr>
                <w:rFonts w:ascii="Calibri" w:hAnsi="Calibri"/>
                <w:sz w:val="18"/>
                <w:szCs w:val="18"/>
              </w:rPr>
              <w:t>&lt;if all of the SC Systems listed in Section D have a value in D04 = one of the heat pump types (see list that follows</w:t>
            </w:r>
            <w:r w:rsidR="007270DF">
              <w:rPr>
                <w:rFonts w:ascii="Calibri" w:hAnsi="Calibri"/>
                <w:sz w:val="18"/>
                <w:szCs w:val="18"/>
              </w:rPr>
              <w:t xml:space="preserve"> below</w:t>
            </w:r>
            <w:r>
              <w:rPr>
                <w:rFonts w:ascii="Calibri" w:hAnsi="Calibri"/>
                <w:sz w:val="18"/>
                <w:szCs w:val="18"/>
              </w:rPr>
              <w:t>),</w:t>
            </w:r>
            <w:r w:rsidR="006364D4">
              <w:rPr>
                <w:rFonts w:ascii="Calibri" w:hAnsi="Calibri"/>
                <w:sz w:val="18"/>
                <w:szCs w:val="18"/>
              </w:rPr>
              <w:t xml:space="preserve"> </w:t>
            </w:r>
            <w:r w:rsidR="00213D2B">
              <w:rPr>
                <w:rFonts w:ascii="Calibri" w:hAnsi="Calibri"/>
                <w:sz w:val="18"/>
                <w:szCs w:val="18"/>
              </w:rPr>
              <w:t>AND</w:t>
            </w:r>
            <w:r w:rsidR="00E827DE">
              <w:rPr>
                <w:rFonts w:ascii="Calibri" w:hAnsi="Calibri"/>
                <w:sz w:val="18"/>
                <w:szCs w:val="18"/>
              </w:rPr>
              <w:t xml:space="preserve"> </w:t>
            </w:r>
            <w:r w:rsidR="006364D4">
              <w:rPr>
                <w:rFonts w:ascii="Calibri" w:hAnsi="Calibri"/>
                <w:sz w:val="18"/>
                <w:szCs w:val="18"/>
              </w:rPr>
              <w:t xml:space="preserve">if Section E applies but </w:t>
            </w:r>
            <w:r w:rsidR="00E827DE">
              <w:rPr>
                <w:rFonts w:ascii="Calibri" w:hAnsi="Calibri"/>
                <w:sz w:val="18"/>
                <w:szCs w:val="18"/>
              </w:rPr>
              <w:t xml:space="preserve">all of the SC Systems listed in Section E have a value in </w:t>
            </w:r>
            <w:r w:rsidR="00E827DE" w:rsidRPr="00E827DE">
              <w:rPr>
                <w:rFonts w:ascii="Calibri" w:hAnsi="Calibri"/>
                <w:sz w:val="18"/>
                <w:szCs w:val="18"/>
                <w:highlight w:val="yellow"/>
              </w:rPr>
              <w:t>E10</w:t>
            </w:r>
            <w:r w:rsidR="00E827DE">
              <w:rPr>
                <w:rFonts w:ascii="Calibri" w:hAnsi="Calibri"/>
                <w:sz w:val="18"/>
                <w:szCs w:val="18"/>
              </w:rPr>
              <w:t xml:space="preserve">=no heating component altered, </w:t>
            </w:r>
            <w:r>
              <w:rPr>
                <w:rFonts w:ascii="Calibri" w:hAnsi="Calibri"/>
                <w:sz w:val="18"/>
                <w:szCs w:val="18"/>
              </w:rPr>
              <w:t xml:space="preserve"> then display the section does not apply message; </w:t>
            </w:r>
          </w:p>
          <w:p w14:paraId="09247713" w14:textId="77777777" w:rsidR="00F57D7A" w:rsidRDefault="00F57D7A" w:rsidP="00A82EF3">
            <w:pPr>
              <w:rPr>
                <w:rFonts w:ascii="Calibri" w:hAnsi="Calibri"/>
                <w:sz w:val="18"/>
                <w:szCs w:val="18"/>
              </w:rPr>
            </w:pPr>
          </w:p>
          <w:p w14:paraId="1F9B9830" w14:textId="12A06D45" w:rsidR="00697221" w:rsidRDefault="00697221" w:rsidP="00A82EF3">
            <w:pPr>
              <w:rPr>
                <w:rFonts w:asciiTheme="minorHAnsi" w:hAnsiTheme="minorHAnsi"/>
                <w:sz w:val="16"/>
                <w:szCs w:val="16"/>
              </w:rPr>
            </w:pPr>
            <w:r>
              <w:rPr>
                <w:rFonts w:ascii="Calibri" w:hAnsi="Calibri"/>
                <w:sz w:val="18"/>
                <w:szCs w:val="18"/>
              </w:rPr>
              <w:t>else</w:t>
            </w:r>
            <w:r w:rsidRPr="00A82EF3">
              <w:rPr>
                <w:rFonts w:ascii="Calibri" w:hAnsi="Calibri"/>
                <w:sz w:val="18"/>
                <w:szCs w:val="18"/>
              </w:rPr>
              <w:t xml:space="preserve"> require one row of data to be entered in this table for each of the SC Systems</w:t>
            </w:r>
            <w:r w:rsidR="00D25548">
              <w:rPr>
                <w:rFonts w:ascii="Calibri" w:hAnsi="Calibri"/>
                <w:sz w:val="18"/>
                <w:szCs w:val="18"/>
              </w:rPr>
              <w:t xml:space="preserve"> </w:t>
            </w:r>
            <w:r w:rsidR="001A5FB2">
              <w:rPr>
                <w:rFonts w:ascii="Calibri" w:hAnsi="Calibri"/>
                <w:sz w:val="18"/>
                <w:szCs w:val="18"/>
              </w:rPr>
              <w:t xml:space="preserve">in </w:t>
            </w:r>
            <w:r w:rsidR="00CE3FDA" w:rsidRPr="00CE3FDA">
              <w:rPr>
                <w:rFonts w:ascii="Calibri" w:hAnsi="Calibri"/>
                <w:sz w:val="18"/>
                <w:szCs w:val="18"/>
              </w:rPr>
              <w:t xml:space="preserve">Section D that meet </w:t>
            </w:r>
            <w:r w:rsidR="007812EE">
              <w:rPr>
                <w:rFonts w:ascii="Calibri" w:hAnsi="Calibri"/>
                <w:sz w:val="18"/>
                <w:szCs w:val="18"/>
              </w:rPr>
              <w:t>BOTH</w:t>
            </w:r>
            <w:r w:rsidR="00CE3FDA">
              <w:rPr>
                <w:rFonts w:ascii="Calibri" w:hAnsi="Calibri"/>
                <w:sz w:val="18"/>
                <w:szCs w:val="18"/>
              </w:rPr>
              <w:t xml:space="preserve"> of the following 2</w:t>
            </w:r>
            <w:r w:rsidR="00CE3FDA" w:rsidRPr="00CE3FDA">
              <w:rPr>
                <w:rFonts w:ascii="Calibri" w:hAnsi="Calibri"/>
                <w:sz w:val="18"/>
                <w:szCs w:val="18"/>
              </w:rPr>
              <w:t xml:space="preserve"> criteria:</w:t>
            </w:r>
            <w:r w:rsidR="00D25548">
              <w:rPr>
                <w:rFonts w:ascii="Calibri" w:hAnsi="Calibri"/>
                <w:sz w:val="18"/>
                <w:szCs w:val="18"/>
              </w:rPr>
              <w:t xml:space="preserve"> </w:t>
            </w:r>
            <w:r w:rsidR="00CE3FDA">
              <w:rPr>
                <w:rFonts w:ascii="Calibri" w:hAnsi="Calibri"/>
                <w:sz w:val="18"/>
                <w:szCs w:val="18"/>
              </w:rPr>
              <w:t>[</w:t>
            </w:r>
            <w:r w:rsidR="00B673AE" w:rsidRPr="00297B0B">
              <w:rPr>
                <w:rFonts w:ascii="Calibri" w:hAnsi="Calibri"/>
                <w:sz w:val="18"/>
                <w:szCs w:val="18"/>
                <w:highlight w:val="yellow"/>
              </w:rPr>
              <w:t>D12</w:t>
            </w:r>
            <w:r w:rsidR="004F384B">
              <w:rPr>
                <w:rFonts w:ascii="Calibri" w:hAnsi="Calibri"/>
                <w:sz w:val="18"/>
                <w:szCs w:val="18"/>
              </w:rPr>
              <w:t>=new</w:t>
            </w:r>
            <w:r w:rsidR="008E302A">
              <w:rPr>
                <w:rFonts w:ascii="Calibri" w:hAnsi="Calibri"/>
                <w:sz w:val="18"/>
                <w:szCs w:val="18"/>
              </w:rPr>
              <w:t>]</w:t>
            </w:r>
            <w:r w:rsidR="0000045A">
              <w:rPr>
                <w:rFonts w:ascii="Calibri" w:hAnsi="Calibri"/>
                <w:sz w:val="18"/>
                <w:szCs w:val="18"/>
              </w:rPr>
              <w:t>,</w:t>
            </w:r>
            <w:r>
              <w:rPr>
                <w:rFonts w:ascii="Calibri" w:hAnsi="Calibri"/>
                <w:sz w:val="18"/>
                <w:szCs w:val="18"/>
              </w:rPr>
              <w:t xml:space="preserve"> </w:t>
            </w:r>
            <w:r w:rsidR="00CE3FDA">
              <w:rPr>
                <w:rFonts w:ascii="Calibri" w:hAnsi="Calibri"/>
                <w:sz w:val="18"/>
                <w:szCs w:val="18"/>
              </w:rPr>
              <w:t>[</w:t>
            </w:r>
            <w:r w:rsidRPr="007812EE">
              <w:rPr>
                <w:rFonts w:ascii="Calibri" w:hAnsi="Calibri"/>
                <w:sz w:val="18"/>
                <w:szCs w:val="18"/>
                <w:highlight w:val="yellow"/>
              </w:rPr>
              <w:t>D04</w:t>
            </w:r>
            <w:r w:rsidRPr="00A82EF3">
              <w:rPr>
                <w:rFonts w:ascii="Calibri" w:hAnsi="Calibri"/>
                <w:sz w:val="18"/>
                <w:szCs w:val="18"/>
              </w:rPr>
              <w:t xml:space="preserve"> </w:t>
            </w:r>
            <w:r>
              <w:rPr>
                <w:rFonts w:ascii="Calibri" w:hAnsi="Calibri"/>
                <w:sz w:val="18"/>
                <w:szCs w:val="18"/>
              </w:rPr>
              <w:t>≠ one of the heat pump types</w:t>
            </w:r>
            <w:r w:rsidR="00CE3FDA">
              <w:rPr>
                <w:rFonts w:ascii="Calibri" w:hAnsi="Calibri"/>
                <w:sz w:val="18"/>
                <w:szCs w:val="18"/>
              </w:rPr>
              <w:t xml:space="preserve"> in the list</w:t>
            </w:r>
            <w:r w:rsidR="00192A04">
              <w:rPr>
                <w:rFonts w:ascii="Calibri" w:hAnsi="Calibri"/>
                <w:sz w:val="18"/>
                <w:szCs w:val="18"/>
              </w:rPr>
              <w:t xml:space="preserve"> that follows</w:t>
            </w:r>
            <w:r w:rsidR="007270DF">
              <w:rPr>
                <w:rFonts w:ascii="Calibri" w:hAnsi="Calibri"/>
                <w:sz w:val="18"/>
                <w:szCs w:val="18"/>
              </w:rPr>
              <w:t xml:space="preserve"> below</w:t>
            </w:r>
            <w:r w:rsidR="00CE3FDA">
              <w:rPr>
                <w:rFonts w:ascii="Calibri" w:hAnsi="Calibri"/>
                <w:sz w:val="18"/>
                <w:szCs w:val="18"/>
              </w:rPr>
              <w:t>]</w:t>
            </w:r>
            <w:r w:rsidR="00034C4D">
              <w:rPr>
                <w:rFonts w:ascii="Calibri" w:hAnsi="Calibri"/>
                <w:sz w:val="18"/>
                <w:szCs w:val="18"/>
              </w:rPr>
              <w:t xml:space="preserve">;  </w:t>
            </w:r>
            <w:r w:rsidR="00802802">
              <w:rPr>
                <w:rFonts w:ascii="Calibri" w:hAnsi="Calibri"/>
                <w:sz w:val="18"/>
                <w:szCs w:val="18"/>
              </w:rPr>
              <w:t>ALSO</w:t>
            </w:r>
            <w:r w:rsidR="00034C4D">
              <w:rPr>
                <w:rFonts w:ascii="Calibri" w:hAnsi="Calibri"/>
                <w:sz w:val="18"/>
                <w:szCs w:val="18"/>
              </w:rPr>
              <w:t xml:space="preserve"> </w:t>
            </w:r>
            <w:r w:rsidR="008B6B86" w:rsidRPr="008B6B86">
              <w:rPr>
                <w:rFonts w:ascii="Calibri" w:hAnsi="Calibri"/>
                <w:sz w:val="18"/>
                <w:szCs w:val="18"/>
              </w:rPr>
              <w:t xml:space="preserve">if Section E applies </w:t>
            </w:r>
            <w:r w:rsidR="00034C4D">
              <w:rPr>
                <w:rFonts w:ascii="Calibri" w:hAnsi="Calibri"/>
                <w:sz w:val="18"/>
                <w:szCs w:val="18"/>
              </w:rPr>
              <w:t xml:space="preserve">require </w:t>
            </w:r>
            <w:r w:rsidR="00034C4D" w:rsidRPr="00034C4D">
              <w:rPr>
                <w:rFonts w:ascii="Calibri" w:hAnsi="Calibri"/>
                <w:sz w:val="18"/>
                <w:szCs w:val="18"/>
              </w:rPr>
              <w:t>one row of data to be entered in this table for eac</w:t>
            </w:r>
            <w:r w:rsidR="00537AD5">
              <w:rPr>
                <w:rFonts w:ascii="Calibri" w:hAnsi="Calibri"/>
                <w:sz w:val="18"/>
                <w:szCs w:val="18"/>
              </w:rPr>
              <w:t>h of the SC Systems in Section E</w:t>
            </w:r>
            <w:r w:rsidR="00034C4D" w:rsidRPr="00034C4D">
              <w:rPr>
                <w:rFonts w:ascii="Calibri" w:hAnsi="Calibri"/>
                <w:sz w:val="18"/>
                <w:szCs w:val="18"/>
              </w:rPr>
              <w:t xml:space="preserve"> </w:t>
            </w:r>
            <w:r w:rsidR="00537AD5">
              <w:rPr>
                <w:rFonts w:ascii="Calibri" w:hAnsi="Calibri"/>
                <w:sz w:val="18"/>
                <w:szCs w:val="18"/>
              </w:rPr>
              <w:t>that meet both of the following 2 criteria</w:t>
            </w:r>
            <w:r w:rsidR="00141F5A">
              <w:rPr>
                <w:rFonts w:ascii="Calibri" w:hAnsi="Calibri"/>
                <w:sz w:val="18"/>
                <w:szCs w:val="18"/>
              </w:rPr>
              <w:t>:</w:t>
            </w:r>
            <w:r w:rsidR="00537AD5">
              <w:rPr>
                <w:rFonts w:ascii="Calibri" w:hAnsi="Calibri"/>
                <w:sz w:val="18"/>
                <w:szCs w:val="18"/>
              </w:rPr>
              <w:t xml:space="preserve"> </w:t>
            </w:r>
            <w:r w:rsidR="00BC78C1">
              <w:rPr>
                <w:rFonts w:ascii="Calibri" w:hAnsi="Calibri"/>
                <w:sz w:val="18"/>
                <w:szCs w:val="18"/>
              </w:rPr>
              <w:t>[</w:t>
            </w:r>
            <w:r w:rsidR="00BC78C1" w:rsidRPr="00256D12">
              <w:rPr>
                <w:rFonts w:ascii="Calibri" w:hAnsi="Calibri"/>
                <w:sz w:val="18"/>
                <w:szCs w:val="18"/>
                <w:highlight w:val="yellow"/>
              </w:rPr>
              <w:t>E</w:t>
            </w:r>
            <w:r w:rsidR="00034C4D" w:rsidRPr="00256D12">
              <w:rPr>
                <w:rFonts w:ascii="Calibri" w:hAnsi="Calibri"/>
                <w:sz w:val="18"/>
                <w:szCs w:val="18"/>
                <w:highlight w:val="yellow"/>
              </w:rPr>
              <w:t>0</w:t>
            </w:r>
            <w:r w:rsidR="00BC78C1" w:rsidRPr="00256D12">
              <w:rPr>
                <w:rFonts w:ascii="Calibri" w:hAnsi="Calibri"/>
                <w:sz w:val="18"/>
                <w:szCs w:val="18"/>
                <w:highlight w:val="yellow"/>
              </w:rPr>
              <w:t>5</w:t>
            </w:r>
            <w:r w:rsidR="00034C4D">
              <w:rPr>
                <w:rFonts w:ascii="Calibri" w:hAnsi="Calibri"/>
                <w:sz w:val="18"/>
                <w:szCs w:val="18"/>
              </w:rPr>
              <w:t>=yes</w:t>
            </w:r>
            <w:r w:rsidR="00537AD5">
              <w:rPr>
                <w:rFonts w:ascii="Calibri" w:hAnsi="Calibri"/>
                <w:sz w:val="18"/>
                <w:szCs w:val="18"/>
              </w:rPr>
              <w:t>],</w:t>
            </w:r>
            <w:r w:rsidR="00034C4D">
              <w:rPr>
                <w:rFonts w:ascii="Calibri" w:hAnsi="Calibri"/>
                <w:sz w:val="18"/>
                <w:szCs w:val="18"/>
              </w:rPr>
              <w:t xml:space="preserve"> </w:t>
            </w:r>
            <w:r w:rsidR="00537AD5">
              <w:rPr>
                <w:rFonts w:ascii="Calibri" w:hAnsi="Calibri"/>
                <w:sz w:val="18"/>
                <w:szCs w:val="18"/>
              </w:rPr>
              <w:t>[</w:t>
            </w:r>
            <w:r w:rsidR="00034C4D" w:rsidRPr="00256D12">
              <w:rPr>
                <w:rFonts w:ascii="Calibri" w:hAnsi="Calibri"/>
                <w:sz w:val="18"/>
                <w:szCs w:val="18"/>
                <w:highlight w:val="yellow"/>
              </w:rPr>
              <w:t>E1</w:t>
            </w:r>
            <w:r w:rsidR="00256D12" w:rsidRPr="00256D12">
              <w:rPr>
                <w:rFonts w:ascii="Calibri" w:hAnsi="Calibri"/>
                <w:sz w:val="18"/>
                <w:szCs w:val="18"/>
                <w:highlight w:val="yellow"/>
              </w:rPr>
              <w:t>0</w:t>
            </w:r>
            <w:r w:rsidR="00034C4D">
              <w:rPr>
                <w:rFonts w:ascii="Calibri" w:hAnsi="Calibri"/>
                <w:sz w:val="18"/>
                <w:szCs w:val="18"/>
              </w:rPr>
              <w:t>=</w:t>
            </w:r>
            <w:r w:rsidR="00141F5A">
              <w:rPr>
                <w:rFonts w:ascii="Calibri" w:hAnsi="Calibri"/>
                <w:sz w:val="18"/>
                <w:szCs w:val="18"/>
              </w:rPr>
              <w:t xml:space="preserve">one of the following 3 heating component types: </w:t>
            </w:r>
            <w:r w:rsidR="00025A95">
              <w:rPr>
                <w:rFonts w:ascii="Calibri" w:hAnsi="Calibri"/>
                <w:sz w:val="18"/>
                <w:szCs w:val="18"/>
              </w:rPr>
              <w:t>{</w:t>
            </w:r>
            <w:r w:rsidR="00537AD5">
              <w:rPr>
                <w:rFonts w:ascii="Calibri" w:hAnsi="Calibri"/>
                <w:sz w:val="18"/>
                <w:szCs w:val="18"/>
              </w:rPr>
              <w:t>gas furnace</w:t>
            </w:r>
            <w:r w:rsidR="00165D7A">
              <w:rPr>
                <w:rFonts w:ascii="Calibri" w:hAnsi="Calibri"/>
                <w:sz w:val="18"/>
                <w:szCs w:val="18"/>
              </w:rPr>
              <w:t xml:space="preserve"> </w:t>
            </w:r>
            <w:r w:rsidR="00537AD5">
              <w:rPr>
                <w:rFonts w:ascii="Calibri" w:hAnsi="Calibri"/>
                <w:sz w:val="18"/>
                <w:szCs w:val="18"/>
              </w:rPr>
              <w:t>AHU</w:t>
            </w:r>
            <w:r w:rsidR="00025A95">
              <w:rPr>
                <w:rFonts w:ascii="Calibri" w:hAnsi="Calibri"/>
                <w:sz w:val="18"/>
                <w:szCs w:val="18"/>
              </w:rPr>
              <w:t>}</w:t>
            </w:r>
            <w:r w:rsidR="007922A2">
              <w:rPr>
                <w:rFonts w:ascii="Calibri" w:hAnsi="Calibri"/>
                <w:sz w:val="18"/>
                <w:szCs w:val="18"/>
              </w:rPr>
              <w:t>;</w:t>
            </w:r>
            <w:r w:rsidR="003C7394">
              <w:rPr>
                <w:rFonts w:ascii="Calibri" w:hAnsi="Calibri"/>
                <w:sz w:val="18"/>
                <w:szCs w:val="18"/>
              </w:rPr>
              <w:t xml:space="preserve"> </w:t>
            </w:r>
            <w:r w:rsidR="00025A95">
              <w:rPr>
                <w:rFonts w:ascii="Calibri" w:hAnsi="Calibri"/>
                <w:sz w:val="18"/>
                <w:szCs w:val="18"/>
              </w:rPr>
              <w:t>{</w:t>
            </w:r>
            <w:r w:rsidR="003C7394">
              <w:rPr>
                <w:rFonts w:ascii="Calibri" w:hAnsi="Calibri"/>
                <w:sz w:val="18"/>
                <w:szCs w:val="18"/>
              </w:rPr>
              <w:t>wall f</w:t>
            </w:r>
            <w:r w:rsidR="00141F5A">
              <w:rPr>
                <w:rFonts w:ascii="Calibri" w:hAnsi="Calibri"/>
                <w:sz w:val="18"/>
                <w:szCs w:val="18"/>
              </w:rPr>
              <w:t>urnace</w:t>
            </w:r>
            <w:r w:rsidR="00025A95">
              <w:rPr>
                <w:rFonts w:ascii="Calibri" w:hAnsi="Calibri"/>
                <w:sz w:val="18"/>
                <w:szCs w:val="18"/>
              </w:rPr>
              <w:t>}</w:t>
            </w:r>
            <w:r w:rsidR="007922A2">
              <w:rPr>
                <w:rFonts w:ascii="Calibri" w:hAnsi="Calibri"/>
                <w:sz w:val="18"/>
                <w:szCs w:val="18"/>
              </w:rPr>
              <w:t>;</w:t>
            </w:r>
            <w:r w:rsidR="00141F5A">
              <w:rPr>
                <w:rFonts w:ascii="Calibri" w:hAnsi="Calibri"/>
                <w:sz w:val="18"/>
                <w:szCs w:val="18"/>
              </w:rPr>
              <w:t xml:space="preserve"> </w:t>
            </w:r>
            <w:r w:rsidR="00025A95">
              <w:rPr>
                <w:rFonts w:ascii="Calibri" w:hAnsi="Calibri"/>
                <w:sz w:val="18"/>
                <w:szCs w:val="18"/>
              </w:rPr>
              <w:t>{</w:t>
            </w:r>
            <w:r w:rsidR="003C7394">
              <w:rPr>
                <w:rFonts w:ascii="Calibri" w:hAnsi="Calibri"/>
                <w:sz w:val="18"/>
                <w:szCs w:val="18"/>
              </w:rPr>
              <w:t>b</w:t>
            </w:r>
            <w:r w:rsidR="00141F5A">
              <w:rPr>
                <w:rFonts w:ascii="Calibri" w:hAnsi="Calibri"/>
                <w:sz w:val="18"/>
                <w:szCs w:val="18"/>
              </w:rPr>
              <w:t>oiler</w:t>
            </w:r>
            <w:r w:rsidR="00025A95">
              <w:rPr>
                <w:rFonts w:ascii="Calibri" w:hAnsi="Calibri"/>
                <w:sz w:val="18"/>
                <w:szCs w:val="18"/>
              </w:rPr>
              <w:t>}</w:t>
            </w:r>
            <w:r w:rsidR="00537AD5">
              <w:rPr>
                <w:rFonts w:ascii="Calibri" w:hAnsi="Calibri"/>
                <w:sz w:val="18"/>
                <w:szCs w:val="18"/>
              </w:rPr>
              <w:t>]</w:t>
            </w:r>
            <w:r>
              <w:rPr>
                <w:rFonts w:ascii="Calibri" w:hAnsi="Calibri"/>
                <w:sz w:val="18"/>
                <w:szCs w:val="18"/>
              </w:rPr>
              <w:t>:</w:t>
            </w:r>
            <w:r w:rsidR="00E52FA1">
              <w:rPr>
                <w:rFonts w:ascii="Calibri" w:hAnsi="Calibri"/>
                <w:sz w:val="18"/>
                <w:szCs w:val="18"/>
              </w:rPr>
              <w:t xml:space="preserve"> </w:t>
            </w:r>
          </w:p>
          <w:p w14:paraId="1F9B9831" w14:textId="77777777" w:rsidR="00697221" w:rsidRPr="00A82EF3" w:rsidRDefault="00697221" w:rsidP="00A82EF3">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832" w14:textId="77777777" w:rsidR="00697221" w:rsidRPr="00A82EF3" w:rsidRDefault="00697221" w:rsidP="00A82EF3">
            <w:pPr>
              <w:rPr>
                <w:rFonts w:asciiTheme="minorHAnsi" w:hAnsiTheme="minorHAnsi"/>
                <w:sz w:val="16"/>
                <w:szCs w:val="16"/>
              </w:rPr>
            </w:pPr>
            <w:r w:rsidRPr="00A82EF3">
              <w:rPr>
                <w:rFonts w:asciiTheme="minorHAnsi" w:hAnsiTheme="minorHAnsi"/>
                <w:sz w:val="16"/>
                <w:szCs w:val="16"/>
              </w:rPr>
              <w:t>*central packaged HP</w:t>
            </w:r>
          </w:p>
          <w:p w14:paraId="1F9B9833" w14:textId="77777777" w:rsidR="00697221" w:rsidRPr="00A82EF3" w:rsidRDefault="00697221" w:rsidP="00A82EF3">
            <w:pPr>
              <w:rPr>
                <w:rFonts w:asciiTheme="minorHAnsi" w:hAnsiTheme="minorHAnsi"/>
                <w:sz w:val="16"/>
                <w:szCs w:val="16"/>
              </w:rPr>
            </w:pPr>
            <w:r w:rsidRPr="00A82EF3">
              <w:rPr>
                <w:rFonts w:asciiTheme="minorHAnsi" w:hAnsiTheme="minorHAnsi"/>
                <w:sz w:val="16"/>
                <w:szCs w:val="16"/>
              </w:rPr>
              <w:t>*central large packaged HP</w:t>
            </w:r>
          </w:p>
          <w:p w14:paraId="1F9B9834" w14:textId="1C1BF6E2" w:rsidR="00697221" w:rsidRDefault="00697221" w:rsidP="00A81BF8">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A00C89">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r w:rsidRPr="00761C61">
              <w:rPr>
                <w:rFonts w:asciiTheme="minorHAnsi" w:hAnsiTheme="minorHAnsi"/>
                <w:sz w:val="16"/>
                <w:szCs w:val="16"/>
              </w:rPr>
              <w:t xml:space="preserve"> </w:t>
            </w:r>
          </w:p>
          <w:p w14:paraId="1F9B9835" w14:textId="77777777" w:rsidR="00697221"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836" w14:textId="77777777" w:rsidR="00697221" w:rsidRPr="00A82EF3"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77DB0959" w14:textId="77777777" w:rsidR="00A00C89" w:rsidRDefault="00697221" w:rsidP="00A82EF3">
            <w:pPr>
              <w:keepNext/>
              <w:rPr>
                <w:rFonts w:asciiTheme="minorHAnsi" w:hAnsiTheme="minorHAnsi"/>
                <w:sz w:val="16"/>
                <w:szCs w:val="16"/>
              </w:rPr>
            </w:pPr>
            <w:r w:rsidRPr="00A82EF3">
              <w:rPr>
                <w:rFonts w:asciiTheme="minorHAnsi" w:hAnsiTheme="minorHAnsi"/>
                <w:sz w:val="16"/>
                <w:szCs w:val="16"/>
              </w:rPr>
              <w:t>*room HP</w:t>
            </w:r>
            <w:r w:rsidR="00A00C89">
              <w:rPr>
                <w:rFonts w:asciiTheme="minorHAnsi" w:hAnsiTheme="minorHAnsi"/>
                <w:sz w:val="16"/>
                <w:szCs w:val="16"/>
              </w:rPr>
              <w:t>;</w:t>
            </w:r>
          </w:p>
          <w:p w14:paraId="65A53677" w14:textId="77777777" w:rsidR="00A00C89" w:rsidRDefault="00A00C89" w:rsidP="00A82EF3">
            <w:pPr>
              <w:keepNext/>
              <w:rPr>
                <w:rFonts w:asciiTheme="minorHAnsi" w:hAnsiTheme="minorHAnsi"/>
                <w:sz w:val="16"/>
                <w:szCs w:val="16"/>
              </w:rPr>
            </w:pPr>
            <w:r>
              <w:rPr>
                <w:rFonts w:asciiTheme="minorHAnsi" w:hAnsiTheme="minorHAnsi"/>
                <w:sz w:val="16"/>
                <w:szCs w:val="16"/>
              </w:rPr>
              <w:t>*small duct high velocity HP;</w:t>
            </w:r>
          </w:p>
          <w:p w14:paraId="1517D977" w14:textId="77777777" w:rsidR="00A00C89" w:rsidRDefault="00A00C89" w:rsidP="00A82EF3">
            <w:pPr>
              <w:keepNext/>
              <w:rPr>
                <w:rFonts w:asciiTheme="minorHAnsi" w:hAnsiTheme="minorHAnsi"/>
                <w:sz w:val="16"/>
                <w:szCs w:val="16"/>
              </w:rPr>
            </w:pPr>
            <w:r>
              <w:rPr>
                <w:rFonts w:asciiTheme="minorHAnsi" w:hAnsiTheme="minorHAnsi"/>
                <w:sz w:val="16"/>
                <w:szCs w:val="16"/>
              </w:rPr>
              <w:t>*ductless multi-split HP;</w:t>
            </w:r>
          </w:p>
          <w:p w14:paraId="1F9B9837" w14:textId="2ED5DD37" w:rsidR="00697221" w:rsidRPr="00B36706" w:rsidRDefault="00A00C89" w:rsidP="00B23E43">
            <w:pPr>
              <w:keepNext/>
              <w:rPr>
                <w:rFonts w:asciiTheme="minorHAnsi" w:hAnsiTheme="minorHAnsi"/>
                <w:sz w:val="16"/>
                <w:szCs w:val="16"/>
              </w:rPr>
            </w:pPr>
            <w:r>
              <w:rPr>
                <w:rFonts w:asciiTheme="minorHAnsi" w:hAnsiTheme="minorHAnsi"/>
                <w:sz w:val="16"/>
                <w:szCs w:val="16"/>
              </w:rPr>
              <w:t>*ductless VRF HP</w:t>
            </w:r>
            <w:r w:rsidR="00697221" w:rsidRPr="00A82EF3">
              <w:rPr>
                <w:rFonts w:ascii="Calibri" w:hAnsi="Calibri"/>
                <w:sz w:val="18"/>
                <w:szCs w:val="18"/>
              </w:rPr>
              <w:t xml:space="preserve"> &gt;&gt;</w:t>
            </w:r>
          </w:p>
        </w:tc>
      </w:tr>
      <w:tr w:rsidR="00217F57" w:rsidRPr="00295655" w14:paraId="1F9B9841" w14:textId="77777777" w:rsidTr="001376EB">
        <w:trPr>
          <w:cantSplit/>
          <w:trHeight w:val="188"/>
        </w:trPr>
        <w:tc>
          <w:tcPr>
            <w:tcW w:w="1458" w:type="dxa"/>
            <w:vAlign w:val="bottom"/>
          </w:tcPr>
          <w:p w14:paraId="1F9B9839"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3A"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02</w:t>
            </w:r>
          </w:p>
        </w:tc>
        <w:tc>
          <w:tcPr>
            <w:tcW w:w="990" w:type="dxa"/>
            <w:vAlign w:val="bottom"/>
          </w:tcPr>
          <w:p w14:paraId="1F9B983B"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03</w:t>
            </w:r>
          </w:p>
        </w:tc>
        <w:tc>
          <w:tcPr>
            <w:tcW w:w="1890" w:type="dxa"/>
            <w:vAlign w:val="bottom"/>
          </w:tcPr>
          <w:p w14:paraId="1F9B983C"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04</w:t>
            </w:r>
          </w:p>
        </w:tc>
        <w:tc>
          <w:tcPr>
            <w:tcW w:w="2610" w:type="dxa"/>
            <w:vAlign w:val="bottom"/>
          </w:tcPr>
          <w:p w14:paraId="1F9B983D"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05</w:t>
            </w:r>
          </w:p>
        </w:tc>
        <w:tc>
          <w:tcPr>
            <w:tcW w:w="2610" w:type="dxa"/>
            <w:vAlign w:val="bottom"/>
          </w:tcPr>
          <w:p w14:paraId="1F9B983E"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06</w:t>
            </w:r>
          </w:p>
        </w:tc>
        <w:tc>
          <w:tcPr>
            <w:tcW w:w="2610" w:type="dxa"/>
            <w:vAlign w:val="bottom"/>
          </w:tcPr>
          <w:p w14:paraId="1F9B983F" w14:textId="77777777" w:rsidR="00217F57" w:rsidRPr="00295655" w:rsidRDefault="00217F57" w:rsidP="00A82EF3">
            <w:pPr>
              <w:keepNext/>
              <w:jc w:val="center"/>
              <w:rPr>
                <w:rFonts w:ascii="Calibri" w:hAnsi="Calibri"/>
                <w:sz w:val="18"/>
                <w:szCs w:val="18"/>
              </w:rPr>
            </w:pPr>
            <w:r w:rsidRPr="00295655">
              <w:rPr>
                <w:rFonts w:ascii="Calibri" w:hAnsi="Calibri"/>
                <w:sz w:val="18"/>
                <w:szCs w:val="18"/>
              </w:rPr>
              <w:t>07</w:t>
            </w:r>
          </w:p>
        </w:tc>
        <w:tc>
          <w:tcPr>
            <w:tcW w:w="1008" w:type="dxa"/>
            <w:vAlign w:val="bottom"/>
          </w:tcPr>
          <w:p w14:paraId="1F9B9840" w14:textId="77777777" w:rsidR="00217F57" w:rsidRPr="00295655" w:rsidRDefault="00217F57" w:rsidP="00A82EF3">
            <w:pPr>
              <w:keepNext/>
              <w:jc w:val="center"/>
              <w:rPr>
                <w:rFonts w:ascii="Calibri" w:hAnsi="Calibri"/>
                <w:sz w:val="18"/>
                <w:szCs w:val="18"/>
              </w:rPr>
            </w:pPr>
            <w:r>
              <w:rPr>
                <w:rFonts w:ascii="Calibri" w:hAnsi="Calibri"/>
                <w:sz w:val="18"/>
                <w:szCs w:val="18"/>
              </w:rPr>
              <w:t>08</w:t>
            </w:r>
          </w:p>
        </w:tc>
      </w:tr>
      <w:tr w:rsidR="00217F57" w:rsidRPr="00697221" w14:paraId="1F9B984C" w14:textId="77777777" w:rsidTr="001376EB">
        <w:trPr>
          <w:cantSplit/>
          <w:trHeight w:val="576"/>
        </w:trPr>
        <w:tc>
          <w:tcPr>
            <w:tcW w:w="1458" w:type="dxa"/>
            <w:vAlign w:val="bottom"/>
          </w:tcPr>
          <w:p w14:paraId="1F9B9842"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SC System Identification or Name</w:t>
            </w:r>
          </w:p>
        </w:tc>
        <w:tc>
          <w:tcPr>
            <w:tcW w:w="1440" w:type="dxa"/>
            <w:vAlign w:val="bottom"/>
          </w:tcPr>
          <w:p w14:paraId="1F9B9843"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SC System Location or Area Served</w:t>
            </w:r>
          </w:p>
        </w:tc>
        <w:tc>
          <w:tcPr>
            <w:tcW w:w="990" w:type="dxa"/>
            <w:vAlign w:val="bottom"/>
          </w:tcPr>
          <w:p w14:paraId="1F9B9844"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Efficiency</w:t>
            </w:r>
          </w:p>
          <w:p w14:paraId="1F9B9845"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Type</w:t>
            </w:r>
          </w:p>
        </w:tc>
        <w:tc>
          <w:tcPr>
            <w:tcW w:w="1890" w:type="dxa"/>
            <w:vAlign w:val="bottom"/>
          </w:tcPr>
          <w:p w14:paraId="1F9B9846"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Efficiency</w:t>
            </w:r>
          </w:p>
          <w:p w14:paraId="1F9B9847" w14:textId="77777777" w:rsidR="00217F57" w:rsidRPr="00697221" w:rsidRDefault="00217F57" w:rsidP="00A82EF3">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tc>
        <w:tc>
          <w:tcPr>
            <w:tcW w:w="2610" w:type="dxa"/>
            <w:vAlign w:val="bottom"/>
          </w:tcPr>
          <w:p w14:paraId="1F9B9848"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Unit Manufacturer</w:t>
            </w:r>
          </w:p>
        </w:tc>
        <w:tc>
          <w:tcPr>
            <w:tcW w:w="2610" w:type="dxa"/>
            <w:vAlign w:val="bottom"/>
          </w:tcPr>
          <w:p w14:paraId="1F9B9849" w14:textId="77777777" w:rsidR="00217F57" w:rsidRPr="00697221" w:rsidRDefault="00217F57" w:rsidP="00A82EF3">
            <w:pPr>
              <w:keepNext/>
              <w:jc w:val="center"/>
              <w:rPr>
                <w:rFonts w:ascii="Calibri" w:hAnsi="Calibri"/>
                <w:sz w:val="18"/>
                <w:szCs w:val="18"/>
              </w:rPr>
            </w:pPr>
            <w:r w:rsidRPr="00697221">
              <w:rPr>
                <w:rFonts w:ascii="Calibri" w:hAnsi="Calibri"/>
                <w:sz w:val="18"/>
                <w:szCs w:val="18"/>
              </w:rPr>
              <w:t>Heating Unit Model Number</w:t>
            </w:r>
          </w:p>
        </w:tc>
        <w:tc>
          <w:tcPr>
            <w:tcW w:w="2610" w:type="dxa"/>
            <w:vAlign w:val="bottom"/>
          </w:tcPr>
          <w:p w14:paraId="1F9B984A" w14:textId="582E827E" w:rsidR="00217F57" w:rsidRPr="00697221" w:rsidRDefault="00217F57" w:rsidP="003C24DD">
            <w:pPr>
              <w:keepNext/>
              <w:jc w:val="center"/>
              <w:rPr>
                <w:rFonts w:ascii="Calibri" w:hAnsi="Calibri"/>
                <w:sz w:val="18"/>
                <w:szCs w:val="18"/>
              </w:rPr>
            </w:pPr>
            <w:r w:rsidRPr="00697221">
              <w:rPr>
                <w:rFonts w:ascii="Calibri" w:hAnsi="Calibri"/>
                <w:sz w:val="18"/>
                <w:szCs w:val="18"/>
              </w:rPr>
              <w:t xml:space="preserve">Heating Unit </w:t>
            </w:r>
            <w:r w:rsidR="003C24DD">
              <w:rPr>
                <w:rFonts w:ascii="Calibri" w:hAnsi="Calibri"/>
                <w:sz w:val="18"/>
                <w:szCs w:val="18"/>
              </w:rPr>
              <w:t>S</w:t>
            </w:r>
            <w:r w:rsidRPr="00697221">
              <w:rPr>
                <w:rFonts w:ascii="Calibri" w:hAnsi="Calibri"/>
                <w:sz w:val="18"/>
                <w:szCs w:val="18"/>
              </w:rPr>
              <w:t xml:space="preserve">erial </w:t>
            </w:r>
            <w:r w:rsidR="003C24DD">
              <w:rPr>
                <w:rFonts w:ascii="Calibri" w:hAnsi="Calibri"/>
                <w:sz w:val="18"/>
                <w:szCs w:val="18"/>
              </w:rPr>
              <w:t>N</w:t>
            </w:r>
            <w:r w:rsidRPr="00697221">
              <w:rPr>
                <w:rFonts w:ascii="Calibri" w:hAnsi="Calibri"/>
                <w:sz w:val="18"/>
                <w:szCs w:val="18"/>
              </w:rPr>
              <w:t>umber</w:t>
            </w:r>
          </w:p>
        </w:tc>
        <w:tc>
          <w:tcPr>
            <w:tcW w:w="1008" w:type="dxa"/>
            <w:vAlign w:val="bottom"/>
          </w:tcPr>
          <w:p w14:paraId="1F9B984B" w14:textId="0E0F4E41" w:rsidR="00217F57" w:rsidRPr="00697221" w:rsidRDefault="00217F57" w:rsidP="00A82EF3">
            <w:pPr>
              <w:keepNext/>
              <w:jc w:val="center"/>
              <w:rPr>
                <w:rFonts w:ascii="Calibri" w:hAnsi="Calibri"/>
                <w:sz w:val="18"/>
                <w:szCs w:val="18"/>
              </w:rPr>
            </w:pPr>
            <w:r w:rsidRPr="00697221">
              <w:rPr>
                <w:rFonts w:ascii="Calibri" w:hAnsi="Calibri"/>
                <w:sz w:val="18"/>
                <w:szCs w:val="18"/>
              </w:rPr>
              <w:t>Rated Heating Capacity, Output (</w:t>
            </w:r>
            <w:r w:rsidR="0080645E">
              <w:rPr>
                <w:rFonts w:ascii="Calibri" w:hAnsi="Calibri"/>
                <w:sz w:val="18"/>
                <w:szCs w:val="18"/>
              </w:rPr>
              <w:t>Btu/h</w:t>
            </w:r>
            <w:r w:rsidRPr="00697221">
              <w:rPr>
                <w:rFonts w:ascii="Calibri" w:hAnsi="Calibri"/>
                <w:sz w:val="18"/>
                <w:szCs w:val="18"/>
              </w:rPr>
              <w:t>)</w:t>
            </w:r>
          </w:p>
        </w:tc>
      </w:tr>
      <w:tr w:rsidR="00217F57" w:rsidRPr="00295655" w14:paraId="1F9B9859" w14:textId="77777777" w:rsidTr="001376EB">
        <w:trPr>
          <w:cantSplit/>
          <w:trHeight w:val="395"/>
        </w:trPr>
        <w:tc>
          <w:tcPr>
            <w:tcW w:w="1458" w:type="dxa"/>
          </w:tcPr>
          <w:p w14:paraId="1F9B984D" w14:textId="77777777" w:rsidR="00217F57" w:rsidRPr="00295655" w:rsidRDefault="00217F57" w:rsidP="007822B3">
            <w:pPr>
              <w:keepNext/>
              <w:rPr>
                <w:rFonts w:ascii="Calibri" w:hAnsi="Calibri"/>
                <w:sz w:val="18"/>
                <w:szCs w:val="18"/>
              </w:rPr>
            </w:pPr>
            <w:r w:rsidRPr="00295655">
              <w:rPr>
                <w:rFonts w:ascii="Calibri" w:hAnsi="Calibri"/>
                <w:sz w:val="18"/>
                <w:szCs w:val="18"/>
              </w:rPr>
              <w:t xml:space="preserve">&lt;&lt;auto filled from </w:t>
            </w:r>
            <w:r w:rsidRPr="00297B0B">
              <w:rPr>
                <w:rFonts w:ascii="Calibri" w:hAnsi="Calibri"/>
                <w:sz w:val="18"/>
                <w:szCs w:val="18"/>
                <w:highlight w:val="yellow"/>
              </w:rPr>
              <w:t>D01</w:t>
            </w:r>
            <w:r w:rsidRPr="00295655">
              <w:rPr>
                <w:rFonts w:ascii="Calibri" w:hAnsi="Calibri"/>
                <w:sz w:val="18"/>
                <w:szCs w:val="18"/>
              </w:rPr>
              <w:t>&gt;&gt;</w:t>
            </w:r>
          </w:p>
        </w:tc>
        <w:tc>
          <w:tcPr>
            <w:tcW w:w="1440" w:type="dxa"/>
          </w:tcPr>
          <w:p w14:paraId="1F9B984E" w14:textId="77777777" w:rsidR="00217F57" w:rsidRPr="00EE5AA6" w:rsidRDefault="00217F57" w:rsidP="00820605">
            <w:pPr>
              <w:rPr>
                <w:rFonts w:asciiTheme="minorHAnsi" w:hAnsiTheme="minorHAnsi"/>
                <w:sz w:val="16"/>
                <w:szCs w:val="16"/>
              </w:rPr>
            </w:pPr>
            <w:r w:rsidRPr="0098534B">
              <w:rPr>
                <w:rFonts w:ascii="Calibri" w:hAnsi="Calibri"/>
                <w:sz w:val="16"/>
                <w:szCs w:val="16"/>
              </w:rPr>
              <w:t xml:space="preserve">&lt;&lt;auto filled from </w:t>
            </w:r>
            <w:r w:rsidRPr="00297B0B">
              <w:rPr>
                <w:rFonts w:ascii="Calibri" w:hAnsi="Calibri"/>
                <w:sz w:val="16"/>
                <w:szCs w:val="16"/>
                <w:highlight w:val="yellow"/>
              </w:rPr>
              <w:t>D02</w:t>
            </w:r>
            <w:r w:rsidRPr="0098534B">
              <w:rPr>
                <w:rFonts w:ascii="Calibri" w:hAnsi="Calibri"/>
                <w:sz w:val="16"/>
                <w:szCs w:val="16"/>
              </w:rPr>
              <w:t xml:space="preserve">&gt;&gt; </w:t>
            </w:r>
          </w:p>
        </w:tc>
        <w:tc>
          <w:tcPr>
            <w:tcW w:w="990" w:type="dxa"/>
          </w:tcPr>
          <w:p w14:paraId="7F011542" w14:textId="77777777" w:rsidR="00175E6E" w:rsidRPr="006302B5" w:rsidRDefault="00217F57" w:rsidP="00175E6E">
            <w:pPr>
              <w:rPr>
                <w:rFonts w:asciiTheme="minorHAnsi" w:hAnsiTheme="minorHAnsi"/>
                <w:sz w:val="12"/>
                <w:szCs w:val="12"/>
              </w:rPr>
            </w:pPr>
            <w:r w:rsidRPr="006302B5">
              <w:rPr>
                <w:rFonts w:asciiTheme="minorHAnsi" w:hAnsiTheme="minorHAnsi"/>
                <w:sz w:val="12"/>
                <w:szCs w:val="12"/>
              </w:rPr>
              <w:t>&lt;&lt;</w:t>
            </w:r>
            <w:r w:rsidR="00175E6E" w:rsidRPr="006302B5">
              <w:rPr>
                <w:rFonts w:asciiTheme="minorHAnsi" w:hAnsiTheme="minorHAnsi"/>
                <w:sz w:val="12"/>
                <w:szCs w:val="12"/>
              </w:rPr>
              <w:t>if SC system is not shown in section C, then user pick one from list: *AFUE;</w:t>
            </w:r>
          </w:p>
          <w:p w14:paraId="67998015" w14:textId="77777777" w:rsidR="00175E6E" w:rsidRPr="006302B5" w:rsidRDefault="00175E6E" w:rsidP="00175E6E">
            <w:pPr>
              <w:rPr>
                <w:rFonts w:asciiTheme="minorHAnsi" w:hAnsiTheme="minorHAnsi"/>
                <w:sz w:val="12"/>
                <w:szCs w:val="12"/>
              </w:rPr>
            </w:pPr>
            <w:r w:rsidRPr="006302B5">
              <w:rPr>
                <w:rFonts w:asciiTheme="minorHAnsi" w:hAnsiTheme="minorHAnsi"/>
                <w:sz w:val="12"/>
                <w:szCs w:val="12"/>
              </w:rPr>
              <w:t>*COP;</w:t>
            </w:r>
          </w:p>
          <w:p w14:paraId="7D51D34B" w14:textId="77777777" w:rsidR="00175E6E" w:rsidRDefault="00175E6E" w:rsidP="00175E6E">
            <w:pPr>
              <w:rPr>
                <w:ins w:id="5" w:author="Shewmaker, Michael@Energy" w:date="2017-12-13T15:20:00Z"/>
                <w:rFonts w:asciiTheme="minorHAnsi" w:hAnsiTheme="minorHAnsi"/>
                <w:sz w:val="12"/>
                <w:szCs w:val="12"/>
              </w:rPr>
            </w:pPr>
            <w:r w:rsidRPr="006302B5">
              <w:rPr>
                <w:rFonts w:asciiTheme="minorHAnsi" w:hAnsiTheme="minorHAnsi"/>
                <w:sz w:val="12"/>
                <w:szCs w:val="12"/>
              </w:rPr>
              <w:t>*HSPF,</w:t>
            </w:r>
            <w:ins w:id="6" w:author="Shewmaker, Michael@Energy" w:date="2017-12-13T15:20:00Z">
              <w:r w:rsidR="000A20F1">
                <w:rPr>
                  <w:rFonts w:asciiTheme="minorHAnsi" w:hAnsiTheme="minorHAnsi"/>
                  <w:sz w:val="12"/>
                  <w:szCs w:val="12"/>
                </w:rPr>
                <w:t xml:space="preserve"> or</w:t>
              </w:r>
            </w:ins>
          </w:p>
          <w:p w14:paraId="0C1C38E1" w14:textId="7DC42D1D" w:rsidR="000A20F1" w:rsidRPr="006302B5" w:rsidRDefault="000A20F1" w:rsidP="00175E6E">
            <w:pPr>
              <w:rPr>
                <w:rFonts w:asciiTheme="minorHAnsi" w:hAnsiTheme="minorHAnsi"/>
                <w:sz w:val="12"/>
                <w:szCs w:val="12"/>
              </w:rPr>
            </w:pPr>
            <w:ins w:id="7" w:author="Shewmaker, Michael@Energy" w:date="2017-12-13T15:20:00Z">
              <w:r>
                <w:rPr>
                  <w:rFonts w:asciiTheme="minorHAnsi" w:hAnsiTheme="minorHAnsi"/>
                  <w:sz w:val="12"/>
                  <w:szCs w:val="12"/>
                </w:rPr>
                <w:t>*NA</w:t>
              </w:r>
            </w:ins>
          </w:p>
          <w:p w14:paraId="49A3531B" w14:textId="77777777" w:rsidR="00F34E9D" w:rsidRPr="006302B5" w:rsidRDefault="00F34E9D" w:rsidP="00175E6E">
            <w:pPr>
              <w:rPr>
                <w:rFonts w:asciiTheme="minorHAnsi" w:hAnsiTheme="minorHAnsi"/>
                <w:sz w:val="12"/>
                <w:szCs w:val="12"/>
              </w:rPr>
            </w:pPr>
          </w:p>
          <w:p w14:paraId="1F9B984F" w14:textId="479F21E6" w:rsidR="00217F57" w:rsidRPr="006302B5" w:rsidRDefault="00175E6E" w:rsidP="00175E6E">
            <w:pPr>
              <w:rPr>
                <w:rFonts w:asciiTheme="minorHAnsi" w:hAnsiTheme="minorHAnsi"/>
                <w:sz w:val="12"/>
                <w:szCs w:val="12"/>
              </w:rPr>
            </w:pPr>
            <w:r w:rsidRPr="006302B5">
              <w:rPr>
                <w:rFonts w:asciiTheme="minorHAnsi" w:hAnsiTheme="minorHAnsi"/>
                <w:sz w:val="12"/>
                <w:szCs w:val="12"/>
              </w:rPr>
              <w:t>else</w:t>
            </w:r>
            <w:r w:rsidR="00B54388" w:rsidRPr="006302B5">
              <w:rPr>
                <w:rFonts w:asciiTheme="minorHAnsi" w:hAnsiTheme="minorHAnsi"/>
                <w:sz w:val="12"/>
                <w:szCs w:val="12"/>
              </w:rPr>
              <w:t xml:space="preserve"> </w:t>
            </w:r>
            <w:r w:rsidR="00082C75" w:rsidRPr="006302B5">
              <w:rPr>
                <w:rFonts w:asciiTheme="minorHAnsi" w:hAnsiTheme="minorHAnsi"/>
                <w:sz w:val="12"/>
                <w:szCs w:val="12"/>
              </w:rPr>
              <w:t xml:space="preserve">as default </w:t>
            </w:r>
            <w:r w:rsidR="00217F57" w:rsidRPr="006302B5">
              <w:rPr>
                <w:rFonts w:asciiTheme="minorHAnsi" w:hAnsiTheme="minorHAnsi"/>
                <w:sz w:val="12"/>
                <w:szCs w:val="12"/>
              </w:rPr>
              <w:t xml:space="preserve">reference </w:t>
            </w:r>
            <w:r w:rsidR="00B54388" w:rsidRPr="006302B5">
              <w:rPr>
                <w:rFonts w:asciiTheme="minorHAnsi" w:hAnsiTheme="minorHAnsi"/>
                <w:sz w:val="12"/>
                <w:szCs w:val="12"/>
              </w:rPr>
              <w:t xml:space="preserve">the </w:t>
            </w:r>
            <w:r w:rsidR="00217F57" w:rsidRPr="006302B5">
              <w:rPr>
                <w:rFonts w:asciiTheme="minorHAnsi" w:hAnsiTheme="minorHAnsi"/>
                <w:sz w:val="12"/>
                <w:szCs w:val="12"/>
              </w:rPr>
              <w:t xml:space="preserve">value from </w:t>
            </w:r>
            <w:r w:rsidR="00217F57" w:rsidRPr="006302B5">
              <w:rPr>
                <w:rFonts w:asciiTheme="minorHAnsi" w:hAnsiTheme="minorHAnsi"/>
                <w:sz w:val="12"/>
                <w:szCs w:val="12"/>
                <w:highlight w:val="yellow"/>
              </w:rPr>
              <w:t>C02</w:t>
            </w:r>
            <w:r w:rsidR="00217F57" w:rsidRPr="006302B5">
              <w:rPr>
                <w:rFonts w:asciiTheme="minorHAnsi" w:hAnsiTheme="minorHAnsi"/>
                <w:sz w:val="12"/>
                <w:szCs w:val="12"/>
              </w:rPr>
              <w:t>;</w:t>
            </w:r>
            <w:r w:rsidR="00DF27FC" w:rsidRPr="006302B5" w:rsidDel="00DF27FC">
              <w:rPr>
                <w:rFonts w:asciiTheme="minorHAnsi" w:hAnsiTheme="minorHAnsi"/>
                <w:sz w:val="12"/>
                <w:szCs w:val="12"/>
              </w:rPr>
              <w:t xml:space="preserve"> </w:t>
            </w:r>
            <w:r w:rsidR="00217F57" w:rsidRPr="006302B5">
              <w:rPr>
                <w:rFonts w:asciiTheme="minorHAnsi" w:hAnsiTheme="minorHAnsi"/>
                <w:sz w:val="12"/>
                <w:szCs w:val="12"/>
              </w:rPr>
              <w:t xml:space="preserve"> </w:t>
            </w:r>
            <w:r w:rsidR="00F34E9D" w:rsidRPr="006302B5">
              <w:rPr>
                <w:rFonts w:ascii="Calibri" w:hAnsi="Calibri"/>
                <w:sz w:val="12"/>
                <w:szCs w:val="12"/>
              </w:rPr>
              <w:t xml:space="preserve">allow user to override default and pick from list </w:t>
            </w:r>
            <w:r w:rsidR="00217F57" w:rsidRPr="006302B5">
              <w:rPr>
                <w:rFonts w:asciiTheme="minorHAnsi" w:hAnsiTheme="minorHAnsi"/>
                <w:sz w:val="12"/>
                <w:szCs w:val="12"/>
              </w:rPr>
              <w:t xml:space="preserve"> </w:t>
            </w:r>
          </w:p>
          <w:p w14:paraId="1F9B9850" w14:textId="22490411" w:rsidR="00217F57" w:rsidRPr="006302B5" w:rsidRDefault="00217F57" w:rsidP="00DF27FC">
            <w:pPr>
              <w:rPr>
                <w:rFonts w:asciiTheme="minorHAnsi" w:hAnsiTheme="minorHAnsi"/>
                <w:sz w:val="12"/>
                <w:szCs w:val="12"/>
              </w:rPr>
            </w:pPr>
            <w:r w:rsidRPr="006302B5">
              <w:rPr>
                <w:rFonts w:asciiTheme="minorHAnsi" w:hAnsiTheme="minorHAnsi"/>
                <w:sz w:val="12"/>
                <w:szCs w:val="12"/>
              </w:rPr>
              <w:t>*AFUE;</w:t>
            </w:r>
          </w:p>
          <w:p w14:paraId="1F9B9851" w14:textId="662DCE06" w:rsidR="00217F57" w:rsidRPr="006302B5" w:rsidRDefault="00217F57" w:rsidP="00DF27FC">
            <w:pPr>
              <w:rPr>
                <w:rFonts w:asciiTheme="minorHAnsi" w:hAnsiTheme="minorHAnsi"/>
                <w:sz w:val="12"/>
                <w:szCs w:val="12"/>
              </w:rPr>
            </w:pPr>
            <w:r w:rsidRPr="006302B5">
              <w:rPr>
                <w:rFonts w:asciiTheme="minorHAnsi" w:hAnsiTheme="minorHAnsi"/>
                <w:sz w:val="12"/>
                <w:szCs w:val="12"/>
              </w:rPr>
              <w:t>*COP;</w:t>
            </w:r>
          </w:p>
          <w:p w14:paraId="6A03BF86" w14:textId="77777777" w:rsidR="000A20F1" w:rsidRDefault="00217F57" w:rsidP="00E20255">
            <w:pPr>
              <w:rPr>
                <w:ins w:id="8" w:author="Shewmaker, Michael@Energy" w:date="2017-12-13T15:20:00Z"/>
                <w:rFonts w:asciiTheme="minorHAnsi" w:hAnsiTheme="minorHAnsi"/>
                <w:sz w:val="12"/>
                <w:szCs w:val="12"/>
              </w:rPr>
            </w:pPr>
            <w:r w:rsidRPr="006302B5">
              <w:rPr>
                <w:rFonts w:asciiTheme="minorHAnsi" w:hAnsiTheme="minorHAnsi"/>
                <w:sz w:val="12"/>
                <w:szCs w:val="12"/>
              </w:rPr>
              <w:t>*HSPF</w:t>
            </w:r>
            <w:ins w:id="9" w:author="Shewmaker, Michael@Energy" w:date="2017-12-13T15:20:00Z">
              <w:r w:rsidR="000A20F1">
                <w:rPr>
                  <w:rFonts w:asciiTheme="minorHAnsi" w:hAnsiTheme="minorHAnsi"/>
                  <w:sz w:val="12"/>
                  <w:szCs w:val="12"/>
                </w:rPr>
                <w:t>; or</w:t>
              </w:r>
            </w:ins>
          </w:p>
          <w:p w14:paraId="5C959F05" w14:textId="3EE29119" w:rsidR="000A20F1" w:rsidRDefault="000A20F1" w:rsidP="00E20255">
            <w:pPr>
              <w:rPr>
                <w:ins w:id="10" w:author="Shewmaker, Michael@Energy" w:date="2017-12-13T15:20:00Z"/>
                <w:rFonts w:asciiTheme="minorHAnsi" w:hAnsiTheme="minorHAnsi"/>
                <w:sz w:val="12"/>
                <w:szCs w:val="12"/>
              </w:rPr>
            </w:pPr>
            <w:ins w:id="11" w:author="Shewmaker, Michael@Energy" w:date="2017-12-13T15:20:00Z">
              <w:r>
                <w:rPr>
                  <w:rFonts w:asciiTheme="minorHAnsi" w:hAnsiTheme="minorHAnsi"/>
                  <w:sz w:val="12"/>
                  <w:szCs w:val="12"/>
                </w:rPr>
                <w:t>*NA</w:t>
              </w:r>
            </w:ins>
          </w:p>
          <w:p w14:paraId="2C8A5C9F" w14:textId="2CD7599D" w:rsidR="00E20255" w:rsidRPr="006302B5" w:rsidRDefault="00082C75" w:rsidP="00E20255">
            <w:pPr>
              <w:rPr>
                <w:rFonts w:ascii="Calibri" w:hAnsi="Calibri"/>
                <w:sz w:val="12"/>
                <w:szCs w:val="12"/>
              </w:rPr>
            </w:pPr>
            <w:r w:rsidRPr="006302B5">
              <w:rPr>
                <w:rFonts w:ascii="Calibri" w:hAnsi="Calibri"/>
                <w:sz w:val="12"/>
                <w:szCs w:val="12"/>
              </w:rPr>
              <w:t xml:space="preserve">flag non-default values and report in project status notes field; a revised CF1R may be required </w:t>
            </w:r>
            <w:r w:rsidR="00217F57" w:rsidRPr="006302B5">
              <w:rPr>
                <w:rFonts w:ascii="Calibri" w:hAnsi="Calibri"/>
                <w:sz w:val="12"/>
                <w:szCs w:val="12"/>
              </w:rPr>
              <w:t>&gt;</w:t>
            </w:r>
            <w:r w:rsidR="00E20255" w:rsidRPr="006302B5">
              <w:rPr>
                <w:sz w:val="12"/>
                <w:szCs w:val="12"/>
              </w:rPr>
              <w:t xml:space="preserve"> </w:t>
            </w:r>
          </w:p>
          <w:p w14:paraId="1F9B9853" w14:textId="6594C58B" w:rsidR="00217F57" w:rsidRPr="00295655" w:rsidRDefault="00217F57" w:rsidP="00E20255">
            <w:pPr>
              <w:rPr>
                <w:rFonts w:ascii="Calibri" w:hAnsi="Calibri"/>
                <w:sz w:val="18"/>
                <w:szCs w:val="18"/>
              </w:rPr>
            </w:pPr>
            <w:r w:rsidRPr="006302B5">
              <w:rPr>
                <w:rFonts w:ascii="Calibri" w:hAnsi="Calibri"/>
                <w:sz w:val="12"/>
                <w:szCs w:val="12"/>
              </w:rPr>
              <w:t>&gt;</w:t>
            </w:r>
          </w:p>
        </w:tc>
        <w:tc>
          <w:tcPr>
            <w:tcW w:w="1890" w:type="dxa"/>
          </w:tcPr>
          <w:p w14:paraId="4A976CB1" w14:textId="391A5308" w:rsidR="00027E61" w:rsidRDefault="00217F57" w:rsidP="00185DD8">
            <w:pPr>
              <w:keepNext/>
              <w:rPr>
                <w:rFonts w:ascii="Calibri" w:hAnsi="Calibri"/>
                <w:sz w:val="14"/>
                <w:szCs w:val="14"/>
              </w:rPr>
            </w:pPr>
            <w:r w:rsidRPr="00697221">
              <w:rPr>
                <w:rFonts w:ascii="Calibri" w:hAnsi="Calibri"/>
                <w:sz w:val="14"/>
                <w:szCs w:val="14"/>
              </w:rPr>
              <w:t>&lt;&lt;</w:t>
            </w:r>
            <w:ins w:id="12" w:author="Shewmaker, Michael@Energy" w:date="2017-12-13T15:21:00Z">
              <w:r w:rsidR="000A20F1">
                <w:rPr>
                  <w:rFonts w:ascii="Calibri" w:hAnsi="Calibri"/>
                  <w:sz w:val="14"/>
                  <w:szCs w:val="14"/>
                </w:rPr>
                <w:t xml:space="preserve">If C03 = NA, then report NA; else </w:t>
              </w:r>
            </w:ins>
            <w:r w:rsidRPr="00697221">
              <w:rPr>
                <w:rFonts w:ascii="Calibri" w:hAnsi="Calibri"/>
                <w:sz w:val="14"/>
                <w:szCs w:val="14"/>
              </w:rPr>
              <w:t xml:space="preserve">user input, numeric, 100.0≥xx.x≥0.0; </w:t>
            </w:r>
          </w:p>
          <w:p w14:paraId="42C3C5C8" w14:textId="77777777" w:rsidR="00027E61" w:rsidRDefault="00027E61" w:rsidP="00185DD8">
            <w:pPr>
              <w:keepNext/>
              <w:rPr>
                <w:rFonts w:ascii="Calibri" w:hAnsi="Calibri"/>
                <w:sz w:val="14"/>
                <w:szCs w:val="14"/>
              </w:rPr>
            </w:pPr>
          </w:p>
          <w:p w14:paraId="13DFAE52" w14:textId="5CBE7C0B" w:rsidR="0062068C" w:rsidRDefault="00185DD8" w:rsidP="0062068C">
            <w:pPr>
              <w:keepNext/>
              <w:rPr>
                <w:rFonts w:asciiTheme="minorHAnsi" w:hAnsiTheme="minorHAnsi"/>
                <w:sz w:val="14"/>
                <w:szCs w:val="14"/>
              </w:rPr>
            </w:pPr>
            <w:r>
              <w:rPr>
                <w:rFonts w:ascii="Calibri" w:hAnsi="Calibri"/>
                <w:sz w:val="14"/>
                <w:szCs w:val="14"/>
              </w:rPr>
              <w:t xml:space="preserve">if </w:t>
            </w:r>
            <w:r w:rsidR="00027E61">
              <w:rPr>
                <w:rFonts w:ascii="Calibri" w:hAnsi="Calibri"/>
                <w:sz w:val="14"/>
                <w:szCs w:val="14"/>
              </w:rPr>
              <w:t xml:space="preserve">the SC System is </w:t>
            </w:r>
            <w:r>
              <w:rPr>
                <w:rFonts w:ascii="Calibri" w:hAnsi="Calibri"/>
                <w:sz w:val="14"/>
                <w:szCs w:val="14"/>
              </w:rPr>
              <w:t xml:space="preserve">shown in </w:t>
            </w:r>
            <w:r w:rsidR="00027E61">
              <w:rPr>
                <w:rFonts w:ascii="Calibri" w:hAnsi="Calibri"/>
                <w:sz w:val="14"/>
                <w:szCs w:val="14"/>
              </w:rPr>
              <w:t>Section C, then</w:t>
            </w:r>
            <w:r w:rsidRPr="00697221">
              <w:rPr>
                <w:rFonts w:ascii="Calibri" w:hAnsi="Calibri"/>
                <w:sz w:val="14"/>
                <w:szCs w:val="14"/>
              </w:rPr>
              <w:t xml:space="preserve">, </w:t>
            </w:r>
            <w:r w:rsidR="00217F57" w:rsidRPr="00697221">
              <w:rPr>
                <w:rFonts w:ascii="Calibri" w:hAnsi="Calibri"/>
                <w:sz w:val="14"/>
                <w:szCs w:val="14"/>
              </w:rPr>
              <w:t xml:space="preserve">check value </w:t>
            </w:r>
            <w:r w:rsidR="00027E61">
              <w:rPr>
                <w:rFonts w:ascii="Calibri" w:hAnsi="Calibri"/>
                <w:sz w:val="14"/>
                <w:szCs w:val="14"/>
              </w:rPr>
              <w:t xml:space="preserve">entered by user in this field </w:t>
            </w:r>
            <w:r w:rsidR="00082C75">
              <w:rPr>
                <w:rFonts w:ascii="Calibri" w:hAnsi="Calibri"/>
                <w:sz w:val="14"/>
                <w:szCs w:val="14"/>
              </w:rPr>
              <w:t xml:space="preserve">(F04) </w:t>
            </w:r>
            <w:r w:rsidR="00217F57" w:rsidRPr="00697221">
              <w:rPr>
                <w:rFonts w:ascii="Calibri" w:hAnsi="Calibri"/>
                <w:sz w:val="14"/>
                <w:szCs w:val="14"/>
              </w:rPr>
              <w:t>must be ≥ value</w:t>
            </w:r>
            <w:r w:rsidR="00DF3C99">
              <w:rPr>
                <w:rFonts w:ascii="Calibri" w:hAnsi="Calibri"/>
                <w:sz w:val="14"/>
                <w:szCs w:val="14"/>
              </w:rPr>
              <w:t xml:space="preserve"> </w:t>
            </w:r>
            <w:r w:rsidR="00D81E1A">
              <w:rPr>
                <w:rFonts w:ascii="Calibri" w:hAnsi="Calibri"/>
                <w:sz w:val="14"/>
                <w:szCs w:val="14"/>
              </w:rPr>
              <w:t>shown</w:t>
            </w:r>
            <w:r w:rsidR="00D81E1A" w:rsidRPr="00697221">
              <w:rPr>
                <w:rFonts w:ascii="Calibri" w:hAnsi="Calibri"/>
                <w:sz w:val="14"/>
                <w:szCs w:val="14"/>
              </w:rPr>
              <w:t xml:space="preserve"> in</w:t>
            </w:r>
            <w:r w:rsidR="00217F57" w:rsidRPr="00697221">
              <w:rPr>
                <w:rFonts w:ascii="Calibri" w:hAnsi="Calibri"/>
                <w:sz w:val="14"/>
                <w:szCs w:val="14"/>
              </w:rPr>
              <w:t xml:space="preserve"> </w:t>
            </w:r>
            <w:r w:rsidR="00217F57" w:rsidRPr="008173B1">
              <w:rPr>
                <w:rFonts w:ascii="Calibri" w:hAnsi="Calibri"/>
                <w:sz w:val="14"/>
                <w:szCs w:val="14"/>
                <w:highlight w:val="yellow"/>
              </w:rPr>
              <w:t>C03</w:t>
            </w:r>
            <w:r w:rsidR="00027E61">
              <w:rPr>
                <w:rFonts w:ascii="Calibri" w:hAnsi="Calibri"/>
                <w:sz w:val="14"/>
                <w:szCs w:val="14"/>
              </w:rPr>
              <w:t>,</w:t>
            </w:r>
            <w:r w:rsidR="009B3B39">
              <w:rPr>
                <w:rFonts w:ascii="Calibri" w:hAnsi="Calibri"/>
                <w:sz w:val="14"/>
                <w:szCs w:val="14"/>
              </w:rPr>
              <w:t xml:space="preserve"> and</w:t>
            </w:r>
            <w:r w:rsidR="00217F57" w:rsidRPr="00697221">
              <w:rPr>
                <w:rFonts w:ascii="Calibri" w:hAnsi="Calibri"/>
                <w:sz w:val="14"/>
                <w:szCs w:val="14"/>
              </w:rPr>
              <w:t xml:space="preserve"> </w:t>
            </w:r>
            <w:r w:rsidR="0098475B">
              <w:rPr>
                <w:rFonts w:ascii="Calibri" w:hAnsi="Calibri"/>
                <w:sz w:val="14"/>
                <w:szCs w:val="14"/>
              </w:rPr>
              <w:t xml:space="preserve">if not </w:t>
            </w:r>
            <w:r w:rsidR="0098475B" w:rsidRPr="0098475B">
              <w:rPr>
                <w:rFonts w:ascii="Calibri" w:hAnsi="Calibri"/>
                <w:sz w:val="14"/>
                <w:szCs w:val="14"/>
              </w:rPr>
              <w:t xml:space="preserve"> ≥ value shown in </w:t>
            </w:r>
            <w:r w:rsidR="0098475B" w:rsidRPr="009B3B39">
              <w:rPr>
                <w:rFonts w:ascii="Calibri" w:hAnsi="Calibri"/>
                <w:sz w:val="14"/>
                <w:szCs w:val="14"/>
                <w:highlight w:val="yellow"/>
              </w:rPr>
              <w:t>C03</w:t>
            </w:r>
            <w:r w:rsidR="0098475B">
              <w:rPr>
                <w:rFonts w:ascii="Calibri" w:hAnsi="Calibri"/>
                <w:sz w:val="14"/>
                <w:szCs w:val="14"/>
              </w:rPr>
              <w:t xml:space="preserve">, </w:t>
            </w:r>
            <w:r w:rsidR="00217F57" w:rsidRPr="00697221">
              <w:rPr>
                <w:rFonts w:asciiTheme="minorHAnsi" w:hAnsiTheme="minorHAnsi"/>
                <w:sz w:val="14"/>
                <w:szCs w:val="14"/>
              </w:rPr>
              <w:t xml:space="preserve">flag </w:t>
            </w:r>
            <w:r w:rsidR="0098475B">
              <w:rPr>
                <w:rFonts w:asciiTheme="minorHAnsi" w:hAnsiTheme="minorHAnsi"/>
                <w:sz w:val="14"/>
                <w:szCs w:val="14"/>
              </w:rPr>
              <w:t xml:space="preserve">as </w:t>
            </w:r>
            <w:r w:rsidR="00217F57" w:rsidRPr="00697221">
              <w:rPr>
                <w:rFonts w:asciiTheme="minorHAnsi" w:hAnsiTheme="minorHAnsi"/>
                <w:sz w:val="14"/>
                <w:szCs w:val="14"/>
              </w:rPr>
              <w:t>non-compliant value and do not allow registration to proceed</w:t>
            </w:r>
          </w:p>
          <w:p w14:paraId="3BB9E7C0" w14:textId="77777777" w:rsidR="0062068C" w:rsidRDefault="0062068C" w:rsidP="0062068C">
            <w:pPr>
              <w:keepNext/>
              <w:rPr>
                <w:rFonts w:asciiTheme="minorHAnsi" w:hAnsiTheme="minorHAnsi"/>
                <w:sz w:val="14"/>
                <w:szCs w:val="14"/>
              </w:rPr>
            </w:pPr>
          </w:p>
          <w:p w14:paraId="1F9B9854" w14:textId="6160E1AC" w:rsidR="00217F57" w:rsidRPr="009B3B39" w:rsidRDefault="0062068C" w:rsidP="0062068C">
            <w:pPr>
              <w:keepNext/>
              <w:rPr>
                <w:rFonts w:asciiTheme="minorHAnsi" w:hAnsiTheme="minorHAnsi"/>
                <w:sz w:val="14"/>
                <w:szCs w:val="14"/>
              </w:rPr>
            </w:pPr>
            <w:r>
              <w:rPr>
                <w:rFonts w:asciiTheme="minorHAnsi" w:hAnsiTheme="minorHAnsi"/>
                <w:sz w:val="14"/>
                <w:szCs w:val="14"/>
              </w:rPr>
              <w:t>else</w:t>
            </w:r>
            <w:r w:rsidRPr="0062068C">
              <w:rPr>
                <w:rFonts w:asciiTheme="minorHAnsi" w:hAnsiTheme="minorHAnsi"/>
                <w:sz w:val="14"/>
                <w:szCs w:val="14"/>
              </w:rPr>
              <w:t>if the SC System is</w:t>
            </w:r>
            <w:r>
              <w:rPr>
                <w:rFonts w:asciiTheme="minorHAnsi" w:hAnsiTheme="minorHAnsi"/>
                <w:sz w:val="14"/>
                <w:szCs w:val="14"/>
              </w:rPr>
              <w:t>NOT</w:t>
            </w:r>
            <w:r w:rsidR="009B3B39">
              <w:rPr>
                <w:rFonts w:asciiTheme="minorHAnsi" w:hAnsiTheme="minorHAnsi"/>
                <w:sz w:val="14"/>
                <w:szCs w:val="14"/>
              </w:rPr>
              <w:t xml:space="preserve"> shown in Section C, end</w:t>
            </w:r>
            <w:r w:rsidR="00217F57" w:rsidRPr="00697221">
              <w:rPr>
                <w:rFonts w:ascii="Calibri" w:hAnsi="Calibri"/>
                <w:sz w:val="14"/>
                <w:szCs w:val="14"/>
              </w:rPr>
              <w:t>&gt;&gt;</w:t>
            </w:r>
          </w:p>
        </w:tc>
        <w:tc>
          <w:tcPr>
            <w:tcW w:w="2610" w:type="dxa"/>
          </w:tcPr>
          <w:p w14:paraId="1F9B9855"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alphanumeric text string max 50 characters&gt;&gt;</w:t>
            </w:r>
          </w:p>
        </w:tc>
        <w:tc>
          <w:tcPr>
            <w:tcW w:w="2610" w:type="dxa"/>
          </w:tcPr>
          <w:p w14:paraId="1F9B9856"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alphanumeric text string max 50 characters&gt;&gt;</w:t>
            </w:r>
          </w:p>
        </w:tc>
        <w:tc>
          <w:tcPr>
            <w:tcW w:w="2610" w:type="dxa"/>
          </w:tcPr>
          <w:p w14:paraId="1F9B9857"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alphanumeric text string max 50 characters&gt;&gt;</w:t>
            </w:r>
          </w:p>
        </w:tc>
        <w:tc>
          <w:tcPr>
            <w:tcW w:w="1008" w:type="dxa"/>
          </w:tcPr>
          <w:p w14:paraId="1F9B9858" w14:textId="77777777" w:rsidR="00217F57" w:rsidRPr="009B16EE" w:rsidRDefault="00217F57" w:rsidP="0098534B">
            <w:pPr>
              <w:keepNext/>
              <w:rPr>
                <w:rFonts w:ascii="Calibri" w:hAnsi="Calibri"/>
                <w:sz w:val="18"/>
                <w:szCs w:val="18"/>
              </w:rPr>
            </w:pPr>
            <w:r w:rsidRPr="009B16EE">
              <w:rPr>
                <w:rFonts w:ascii="Calibri" w:hAnsi="Calibri"/>
                <w:sz w:val="18"/>
                <w:szCs w:val="18"/>
              </w:rPr>
              <w:t>&lt;&lt;user input, numeric, xxxx&gt;&gt;</w:t>
            </w:r>
          </w:p>
        </w:tc>
      </w:tr>
      <w:tr w:rsidR="00217F57" w:rsidRPr="00295655" w14:paraId="1F9B9862" w14:textId="77777777" w:rsidTr="001376EB">
        <w:trPr>
          <w:cantSplit/>
          <w:trHeight w:val="288"/>
        </w:trPr>
        <w:tc>
          <w:tcPr>
            <w:tcW w:w="1458" w:type="dxa"/>
          </w:tcPr>
          <w:p w14:paraId="1F9B985A" w14:textId="73026B7D" w:rsidR="00217F57" w:rsidRPr="00295655" w:rsidRDefault="00217F57" w:rsidP="000C6F83">
            <w:pPr>
              <w:keepNext/>
              <w:rPr>
                <w:rFonts w:ascii="Calibri" w:hAnsi="Calibri"/>
                <w:sz w:val="18"/>
                <w:szCs w:val="18"/>
              </w:rPr>
            </w:pPr>
          </w:p>
        </w:tc>
        <w:tc>
          <w:tcPr>
            <w:tcW w:w="1440" w:type="dxa"/>
          </w:tcPr>
          <w:p w14:paraId="1F9B985B" w14:textId="77777777" w:rsidR="00217F57" w:rsidRPr="00295655" w:rsidRDefault="00217F57" w:rsidP="000C6F83">
            <w:pPr>
              <w:keepNext/>
              <w:rPr>
                <w:rFonts w:ascii="Calibri" w:hAnsi="Calibri"/>
                <w:sz w:val="18"/>
                <w:szCs w:val="18"/>
              </w:rPr>
            </w:pPr>
          </w:p>
        </w:tc>
        <w:tc>
          <w:tcPr>
            <w:tcW w:w="990" w:type="dxa"/>
          </w:tcPr>
          <w:p w14:paraId="1F9B985C" w14:textId="77777777" w:rsidR="00217F57" w:rsidRPr="00295655" w:rsidRDefault="00217F57" w:rsidP="000C6F83">
            <w:pPr>
              <w:keepNext/>
              <w:rPr>
                <w:rFonts w:ascii="Calibri" w:hAnsi="Calibri"/>
                <w:sz w:val="18"/>
                <w:szCs w:val="18"/>
              </w:rPr>
            </w:pPr>
          </w:p>
        </w:tc>
        <w:tc>
          <w:tcPr>
            <w:tcW w:w="1890" w:type="dxa"/>
          </w:tcPr>
          <w:p w14:paraId="1F9B985D" w14:textId="77777777" w:rsidR="00217F57" w:rsidRPr="00295655" w:rsidRDefault="00217F57" w:rsidP="000C6F83">
            <w:pPr>
              <w:keepNext/>
              <w:rPr>
                <w:rFonts w:ascii="Calibri" w:hAnsi="Calibri"/>
                <w:sz w:val="18"/>
                <w:szCs w:val="18"/>
              </w:rPr>
            </w:pPr>
          </w:p>
        </w:tc>
        <w:tc>
          <w:tcPr>
            <w:tcW w:w="2610" w:type="dxa"/>
          </w:tcPr>
          <w:p w14:paraId="1F9B985E" w14:textId="77777777" w:rsidR="00217F57" w:rsidRPr="00295655" w:rsidRDefault="00217F57" w:rsidP="000C6F83">
            <w:pPr>
              <w:keepNext/>
              <w:rPr>
                <w:rFonts w:ascii="Calibri" w:hAnsi="Calibri"/>
                <w:sz w:val="18"/>
                <w:szCs w:val="18"/>
              </w:rPr>
            </w:pPr>
          </w:p>
        </w:tc>
        <w:tc>
          <w:tcPr>
            <w:tcW w:w="2610" w:type="dxa"/>
          </w:tcPr>
          <w:p w14:paraId="1F9B985F" w14:textId="77777777" w:rsidR="00217F57" w:rsidRPr="00295655" w:rsidRDefault="00217F57" w:rsidP="000C6F83">
            <w:pPr>
              <w:keepNext/>
              <w:rPr>
                <w:rFonts w:ascii="Calibri" w:hAnsi="Calibri"/>
                <w:sz w:val="18"/>
                <w:szCs w:val="18"/>
              </w:rPr>
            </w:pPr>
          </w:p>
        </w:tc>
        <w:tc>
          <w:tcPr>
            <w:tcW w:w="2610" w:type="dxa"/>
          </w:tcPr>
          <w:p w14:paraId="1F9B9860" w14:textId="77777777" w:rsidR="00217F57" w:rsidRPr="00295655" w:rsidRDefault="00217F57" w:rsidP="000C6F83">
            <w:pPr>
              <w:keepNext/>
              <w:rPr>
                <w:rFonts w:ascii="Calibri" w:hAnsi="Calibri"/>
                <w:sz w:val="18"/>
                <w:szCs w:val="18"/>
              </w:rPr>
            </w:pPr>
          </w:p>
        </w:tc>
        <w:tc>
          <w:tcPr>
            <w:tcW w:w="1008" w:type="dxa"/>
          </w:tcPr>
          <w:p w14:paraId="1F9B9861" w14:textId="77777777" w:rsidR="00217F57" w:rsidRPr="00295655" w:rsidRDefault="00217F57" w:rsidP="000C6F83">
            <w:pPr>
              <w:keepNext/>
              <w:rPr>
                <w:rFonts w:ascii="Calibri" w:hAnsi="Calibri"/>
                <w:sz w:val="18"/>
                <w:szCs w:val="18"/>
              </w:rPr>
            </w:pPr>
          </w:p>
        </w:tc>
      </w:tr>
      <w:tr w:rsidR="00217F57" w:rsidRPr="00295655" w14:paraId="1F9B986B" w14:textId="77777777" w:rsidTr="001376EB">
        <w:trPr>
          <w:cantSplit/>
          <w:trHeight w:val="288"/>
        </w:trPr>
        <w:tc>
          <w:tcPr>
            <w:tcW w:w="1458" w:type="dxa"/>
          </w:tcPr>
          <w:p w14:paraId="1F9B9863" w14:textId="77777777" w:rsidR="00217F57" w:rsidRPr="00295655" w:rsidRDefault="00217F57" w:rsidP="000C6F83">
            <w:pPr>
              <w:keepNext/>
              <w:rPr>
                <w:rFonts w:ascii="Calibri" w:hAnsi="Calibri"/>
                <w:sz w:val="18"/>
                <w:szCs w:val="18"/>
              </w:rPr>
            </w:pPr>
          </w:p>
        </w:tc>
        <w:tc>
          <w:tcPr>
            <w:tcW w:w="1440" w:type="dxa"/>
          </w:tcPr>
          <w:p w14:paraId="1F9B9864" w14:textId="77777777" w:rsidR="00217F57" w:rsidRPr="00295655" w:rsidRDefault="00217F57" w:rsidP="000C6F83">
            <w:pPr>
              <w:keepNext/>
              <w:rPr>
                <w:rFonts w:ascii="Calibri" w:hAnsi="Calibri"/>
                <w:sz w:val="18"/>
                <w:szCs w:val="18"/>
              </w:rPr>
            </w:pPr>
          </w:p>
        </w:tc>
        <w:tc>
          <w:tcPr>
            <w:tcW w:w="990" w:type="dxa"/>
          </w:tcPr>
          <w:p w14:paraId="1F9B9865" w14:textId="77777777" w:rsidR="00217F57" w:rsidRPr="00295655" w:rsidRDefault="00217F57" w:rsidP="000C6F83">
            <w:pPr>
              <w:keepNext/>
              <w:rPr>
                <w:rFonts w:ascii="Calibri" w:hAnsi="Calibri"/>
                <w:sz w:val="18"/>
                <w:szCs w:val="18"/>
              </w:rPr>
            </w:pPr>
          </w:p>
        </w:tc>
        <w:tc>
          <w:tcPr>
            <w:tcW w:w="1890" w:type="dxa"/>
          </w:tcPr>
          <w:p w14:paraId="1F9B9866" w14:textId="77777777" w:rsidR="00217F57" w:rsidRPr="00295655" w:rsidRDefault="00217F57" w:rsidP="000C6F83">
            <w:pPr>
              <w:keepNext/>
              <w:rPr>
                <w:rFonts w:ascii="Calibri" w:hAnsi="Calibri"/>
                <w:sz w:val="18"/>
                <w:szCs w:val="18"/>
              </w:rPr>
            </w:pPr>
          </w:p>
        </w:tc>
        <w:tc>
          <w:tcPr>
            <w:tcW w:w="2610" w:type="dxa"/>
          </w:tcPr>
          <w:p w14:paraId="1F9B9867" w14:textId="77777777" w:rsidR="00217F57" w:rsidRPr="00295655" w:rsidRDefault="00217F57" w:rsidP="000C6F83">
            <w:pPr>
              <w:keepNext/>
              <w:rPr>
                <w:rFonts w:ascii="Calibri" w:hAnsi="Calibri"/>
                <w:sz w:val="18"/>
                <w:szCs w:val="18"/>
              </w:rPr>
            </w:pPr>
          </w:p>
        </w:tc>
        <w:tc>
          <w:tcPr>
            <w:tcW w:w="2610" w:type="dxa"/>
          </w:tcPr>
          <w:p w14:paraId="1F9B9868" w14:textId="77777777" w:rsidR="00217F57" w:rsidRPr="00295655" w:rsidRDefault="00217F57" w:rsidP="000C6F83">
            <w:pPr>
              <w:keepNext/>
              <w:rPr>
                <w:rFonts w:ascii="Calibri" w:hAnsi="Calibri"/>
                <w:sz w:val="18"/>
                <w:szCs w:val="18"/>
              </w:rPr>
            </w:pPr>
          </w:p>
        </w:tc>
        <w:tc>
          <w:tcPr>
            <w:tcW w:w="2610" w:type="dxa"/>
          </w:tcPr>
          <w:p w14:paraId="1F9B9869" w14:textId="77777777" w:rsidR="00217F57" w:rsidRPr="00295655" w:rsidRDefault="00217F57" w:rsidP="000C6F83">
            <w:pPr>
              <w:keepNext/>
              <w:rPr>
                <w:rFonts w:ascii="Calibri" w:hAnsi="Calibri"/>
                <w:sz w:val="18"/>
                <w:szCs w:val="18"/>
              </w:rPr>
            </w:pPr>
          </w:p>
        </w:tc>
        <w:tc>
          <w:tcPr>
            <w:tcW w:w="1008" w:type="dxa"/>
          </w:tcPr>
          <w:p w14:paraId="1F9B986A" w14:textId="77777777" w:rsidR="00217F57" w:rsidRPr="00295655" w:rsidRDefault="00217F57" w:rsidP="000C6F83">
            <w:pPr>
              <w:keepNext/>
              <w:rPr>
                <w:rFonts w:ascii="Calibri" w:hAnsi="Calibri"/>
                <w:sz w:val="18"/>
                <w:szCs w:val="18"/>
              </w:rPr>
            </w:pPr>
          </w:p>
        </w:tc>
      </w:tr>
      <w:tr w:rsidR="00217F57" w:rsidRPr="00295655" w14:paraId="1F9B986D" w14:textId="77777777" w:rsidTr="00697221">
        <w:trPr>
          <w:cantSplit/>
        </w:trPr>
        <w:tc>
          <w:tcPr>
            <w:tcW w:w="14616" w:type="dxa"/>
            <w:gridSpan w:val="8"/>
          </w:tcPr>
          <w:p w14:paraId="1F9B986C" w14:textId="77777777" w:rsidR="00217F57" w:rsidRPr="00295655" w:rsidRDefault="00217F57" w:rsidP="00A82EF3">
            <w:pPr>
              <w:keepNext/>
              <w:rPr>
                <w:rFonts w:ascii="Calibri" w:hAnsi="Calibri"/>
                <w:sz w:val="18"/>
                <w:szCs w:val="18"/>
              </w:rPr>
            </w:pPr>
            <w:r w:rsidRPr="00295655">
              <w:rPr>
                <w:rFonts w:ascii="Calibri" w:hAnsi="Calibri"/>
                <w:sz w:val="18"/>
                <w:szCs w:val="18"/>
              </w:rPr>
              <w:t>Notes:</w:t>
            </w:r>
          </w:p>
        </w:tc>
      </w:tr>
    </w:tbl>
    <w:p w14:paraId="1F9B986E" w14:textId="77777777" w:rsidR="000C6F83" w:rsidRDefault="000C6F83" w:rsidP="008846F4">
      <w:pPr>
        <w:rPr>
          <w:rFonts w:ascii="Calibri" w:hAnsi="Calibri"/>
          <w:sz w:val="18"/>
          <w:szCs w:val="18"/>
        </w:rPr>
      </w:pPr>
    </w:p>
    <w:p w14:paraId="1F9B9870" w14:textId="77777777" w:rsidR="00044F60" w:rsidRDefault="00044F60"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080"/>
        <w:gridCol w:w="1080"/>
        <w:gridCol w:w="2280"/>
        <w:gridCol w:w="2640"/>
        <w:gridCol w:w="2550"/>
        <w:gridCol w:w="1080"/>
        <w:gridCol w:w="1008"/>
      </w:tblGrid>
      <w:tr w:rsidR="00697221" w:rsidRPr="00295655" w14:paraId="1F9B987A" w14:textId="77777777" w:rsidTr="00A53F9F">
        <w:trPr>
          <w:cantSplit/>
        </w:trPr>
        <w:tc>
          <w:tcPr>
            <w:tcW w:w="14616" w:type="dxa"/>
            <w:gridSpan w:val="9"/>
          </w:tcPr>
          <w:p w14:paraId="1F9B9871" w14:textId="40CAB7AB" w:rsidR="00697221" w:rsidRPr="00295655" w:rsidRDefault="00F330A0" w:rsidP="00E91CEC">
            <w:pPr>
              <w:keepNext/>
              <w:rPr>
                <w:rFonts w:ascii="Calibri" w:hAnsi="Calibri"/>
                <w:b/>
                <w:sz w:val="18"/>
                <w:szCs w:val="18"/>
              </w:rPr>
            </w:pPr>
            <w:r>
              <w:rPr>
                <w:rFonts w:ascii="Calibri" w:hAnsi="Calibri"/>
                <w:b/>
                <w:sz w:val="18"/>
                <w:szCs w:val="18"/>
              </w:rPr>
              <w:t>G</w:t>
            </w:r>
            <w:r w:rsidR="00697221" w:rsidRPr="00295655">
              <w:rPr>
                <w:rFonts w:ascii="Calibri" w:hAnsi="Calibri"/>
                <w:b/>
                <w:sz w:val="18"/>
                <w:szCs w:val="18"/>
              </w:rPr>
              <w:t xml:space="preserve">. Installed Cooling System </w:t>
            </w:r>
            <w:r w:rsidR="00697221">
              <w:rPr>
                <w:rFonts w:ascii="Calibri" w:hAnsi="Calibri"/>
                <w:b/>
                <w:sz w:val="18"/>
                <w:szCs w:val="18"/>
              </w:rPr>
              <w:t xml:space="preserve">Outdoor Condensing Unit or Package Unit Equipment </w:t>
            </w:r>
            <w:r w:rsidR="00697221" w:rsidRPr="00295655">
              <w:rPr>
                <w:rFonts w:ascii="Calibri" w:hAnsi="Calibri"/>
                <w:b/>
                <w:sz w:val="18"/>
                <w:szCs w:val="18"/>
              </w:rPr>
              <w:t>I</w:t>
            </w:r>
            <w:r w:rsidR="00697221">
              <w:rPr>
                <w:rFonts w:ascii="Calibri" w:hAnsi="Calibri"/>
                <w:b/>
                <w:sz w:val="18"/>
                <w:szCs w:val="18"/>
              </w:rPr>
              <w:t>nformation (not heat pumps)</w:t>
            </w:r>
          </w:p>
          <w:p w14:paraId="686938B3" w14:textId="23895A74" w:rsidR="007812EE" w:rsidRDefault="00697221" w:rsidP="00E82483">
            <w:pPr>
              <w:rPr>
                <w:rFonts w:ascii="Calibri" w:hAnsi="Calibri"/>
                <w:sz w:val="18"/>
                <w:szCs w:val="18"/>
              </w:rPr>
            </w:pPr>
            <w:r w:rsidRPr="00FB4BFD">
              <w:rPr>
                <w:rFonts w:ascii="Calibri" w:hAnsi="Calibri"/>
                <w:sz w:val="18"/>
                <w:szCs w:val="18"/>
              </w:rPr>
              <w:t>&lt;&lt;</w:t>
            </w:r>
            <w:r>
              <w:rPr>
                <w:rFonts w:ascii="Calibri" w:hAnsi="Calibri"/>
                <w:sz w:val="18"/>
                <w:szCs w:val="18"/>
              </w:rPr>
              <w:t xml:space="preserve"> if all of the SC Systems listed in Section D have a value in </w:t>
            </w:r>
            <w:r w:rsidRPr="007812EE">
              <w:rPr>
                <w:rFonts w:ascii="Calibri" w:hAnsi="Calibri"/>
                <w:sz w:val="18"/>
                <w:szCs w:val="18"/>
                <w:highlight w:val="yellow"/>
              </w:rPr>
              <w:t>D05</w:t>
            </w:r>
            <w:r>
              <w:rPr>
                <w:rFonts w:ascii="Calibri" w:hAnsi="Calibri"/>
                <w:sz w:val="18"/>
                <w:szCs w:val="18"/>
              </w:rPr>
              <w:t xml:space="preserve">= No Cooling, </w:t>
            </w:r>
            <w:r w:rsidR="003C7394">
              <w:rPr>
                <w:rFonts w:ascii="Calibri" w:hAnsi="Calibri"/>
                <w:sz w:val="18"/>
                <w:szCs w:val="18"/>
              </w:rPr>
              <w:t>AND</w:t>
            </w:r>
            <w:r w:rsidR="00304C1C" w:rsidRPr="00304C1C">
              <w:rPr>
                <w:rFonts w:ascii="Calibri" w:hAnsi="Calibri"/>
                <w:sz w:val="18"/>
                <w:szCs w:val="18"/>
              </w:rPr>
              <w:t xml:space="preserve"> </w:t>
            </w:r>
            <w:r w:rsidR="006364D4" w:rsidRPr="006364D4">
              <w:rPr>
                <w:rFonts w:ascii="Calibri" w:hAnsi="Calibri"/>
                <w:sz w:val="18"/>
                <w:szCs w:val="18"/>
              </w:rPr>
              <w:t xml:space="preserve">if Section E applies but </w:t>
            </w:r>
            <w:r w:rsidR="00304C1C" w:rsidRPr="00304C1C">
              <w:rPr>
                <w:rFonts w:ascii="Calibri" w:hAnsi="Calibri"/>
                <w:sz w:val="18"/>
                <w:szCs w:val="18"/>
              </w:rPr>
              <w:t xml:space="preserve">all of the SC Systems listed </w:t>
            </w:r>
            <w:r w:rsidR="00304C1C">
              <w:rPr>
                <w:rFonts w:ascii="Calibri" w:hAnsi="Calibri"/>
                <w:sz w:val="18"/>
                <w:szCs w:val="18"/>
              </w:rPr>
              <w:t xml:space="preserve">in Section E have a value in </w:t>
            </w:r>
            <w:r w:rsidR="00304C1C" w:rsidRPr="007812EE">
              <w:rPr>
                <w:rFonts w:ascii="Calibri" w:hAnsi="Calibri"/>
                <w:sz w:val="18"/>
                <w:szCs w:val="18"/>
                <w:highlight w:val="yellow"/>
              </w:rPr>
              <w:t>E11</w:t>
            </w:r>
            <w:r w:rsidR="00304C1C" w:rsidRPr="00304C1C">
              <w:rPr>
                <w:rFonts w:ascii="Calibri" w:hAnsi="Calibri"/>
                <w:sz w:val="18"/>
                <w:szCs w:val="18"/>
              </w:rPr>
              <w:t xml:space="preserve">=no </w:t>
            </w:r>
            <w:r w:rsidR="00304C1C">
              <w:rPr>
                <w:rFonts w:ascii="Calibri" w:hAnsi="Calibri"/>
                <w:sz w:val="18"/>
                <w:szCs w:val="18"/>
              </w:rPr>
              <w:t>cooling</w:t>
            </w:r>
            <w:r w:rsidR="00304C1C" w:rsidRPr="00304C1C">
              <w:rPr>
                <w:rFonts w:ascii="Calibri" w:hAnsi="Calibri"/>
                <w:sz w:val="18"/>
                <w:szCs w:val="18"/>
              </w:rPr>
              <w:t xml:space="preserve"> component altered,</w:t>
            </w:r>
            <w:r w:rsidR="00304C1C">
              <w:rPr>
                <w:rFonts w:ascii="Calibri" w:hAnsi="Calibri"/>
                <w:sz w:val="18"/>
                <w:szCs w:val="18"/>
              </w:rPr>
              <w:t xml:space="preserve"> </w:t>
            </w:r>
            <w:r>
              <w:rPr>
                <w:rFonts w:ascii="Calibri" w:hAnsi="Calibri"/>
                <w:sz w:val="18"/>
                <w:szCs w:val="18"/>
              </w:rPr>
              <w:t xml:space="preserve">then display the section does not apply message; </w:t>
            </w:r>
          </w:p>
          <w:p w14:paraId="508422BF" w14:textId="77777777" w:rsidR="007812EE" w:rsidRDefault="007812EE" w:rsidP="00E82483">
            <w:pPr>
              <w:rPr>
                <w:rFonts w:ascii="Calibri" w:hAnsi="Calibri"/>
                <w:sz w:val="18"/>
                <w:szCs w:val="18"/>
              </w:rPr>
            </w:pPr>
          </w:p>
          <w:p w14:paraId="1F9B9872" w14:textId="5BF4EABE" w:rsidR="00697221" w:rsidRDefault="00697221" w:rsidP="00E82483">
            <w:pPr>
              <w:rPr>
                <w:rFonts w:asciiTheme="minorHAnsi" w:hAnsiTheme="minorHAnsi"/>
                <w:sz w:val="16"/>
                <w:szCs w:val="16"/>
              </w:rPr>
            </w:pPr>
            <w:r>
              <w:rPr>
                <w:rFonts w:ascii="Calibri" w:hAnsi="Calibri"/>
                <w:sz w:val="18"/>
                <w:szCs w:val="18"/>
              </w:rPr>
              <w:t>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w:t>
            </w:r>
            <w:r w:rsidR="001A5FB2">
              <w:rPr>
                <w:rFonts w:ascii="Calibri" w:hAnsi="Calibri"/>
                <w:sz w:val="18"/>
                <w:szCs w:val="18"/>
              </w:rPr>
              <w:t xml:space="preserve">in Section D </w:t>
            </w:r>
            <w:r w:rsidR="00683CF0">
              <w:rPr>
                <w:rFonts w:ascii="Calibri" w:hAnsi="Calibri"/>
                <w:sz w:val="18"/>
                <w:szCs w:val="18"/>
              </w:rPr>
              <w:t xml:space="preserve">that meet </w:t>
            </w:r>
            <w:r w:rsidR="007812EE">
              <w:rPr>
                <w:rFonts w:ascii="Calibri" w:hAnsi="Calibri"/>
                <w:sz w:val="18"/>
                <w:szCs w:val="18"/>
              </w:rPr>
              <w:t>ALL</w:t>
            </w:r>
            <w:r w:rsidR="00CE3FDA">
              <w:rPr>
                <w:rFonts w:ascii="Calibri" w:hAnsi="Calibri"/>
                <w:sz w:val="18"/>
                <w:szCs w:val="18"/>
              </w:rPr>
              <w:t xml:space="preserve"> of </w:t>
            </w:r>
            <w:r w:rsidR="00683CF0">
              <w:rPr>
                <w:rFonts w:ascii="Calibri" w:hAnsi="Calibri"/>
                <w:sz w:val="18"/>
                <w:szCs w:val="18"/>
              </w:rPr>
              <w:t>the following 3 criteria:</w:t>
            </w:r>
            <w:r w:rsidR="001A5FB2">
              <w:rPr>
                <w:rFonts w:ascii="Calibri" w:hAnsi="Calibri"/>
                <w:sz w:val="18"/>
                <w:szCs w:val="18"/>
              </w:rPr>
              <w:t xml:space="preserve"> </w:t>
            </w:r>
            <w:r w:rsidR="00683CF0">
              <w:rPr>
                <w:rFonts w:ascii="Calibri" w:hAnsi="Calibri"/>
                <w:sz w:val="18"/>
                <w:szCs w:val="18"/>
              </w:rPr>
              <w:t>[</w:t>
            </w:r>
            <w:r w:rsidR="006F6403" w:rsidRPr="00336F9A">
              <w:rPr>
                <w:rFonts w:ascii="Calibri" w:hAnsi="Calibri"/>
                <w:sz w:val="18"/>
                <w:szCs w:val="18"/>
                <w:highlight w:val="yellow"/>
              </w:rPr>
              <w:t>D12</w:t>
            </w:r>
            <w:r w:rsidR="004F384B">
              <w:rPr>
                <w:rFonts w:ascii="Calibri" w:hAnsi="Calibri"/>
                <w:sz w:val="18"/>
                <w:szCs w:val="18"/>
              </w:rPr>
              <w:t>=new</w:t>
            </w:r>
            <w:r w:rsidR="00683CF0">
              <w:rPr>
                <w:rFonts w:ascii="Calibri" w:hAnsi="Calibri"/>
                <w:sz w:val="18"/>
                <w:szCs w:val="18"/>
              </w:rPr>
              <w:t>]</w:t>
            </w:r>
            <w:r w:rsidR="008E302A">
              <w:rPr>
                <w:rFonts w:ascii="Calibri" w:hAnsi="Calibri"/>
                <w:sz w:val="18"/>
                <w:szCs w:val="18"/>
              </w:rPr>
              <w:t>,</w:t>
            </w:r>
            <w:r w:rsidR="00D25548" w:rsidRPr="00D25548">
              <w:rPr>
                <w:rFonts w:ascii="Calibri" w:hAnsi="Calibri"/>
                <w:sz w:val="18"/>
                <w:szCs w:val="18"/>
              </w:rPr>
              <w:t xml:space="preserve"> </w:t>
            </w:r>
            <w:r w:rsidR="00683CF0">
              <w:rPr>
                <w:rFonts w:ascii="Calibri" w:hAnsi="Calibri"/>
                <w:sz w:val="18"/>
                <w:szCs w:val="18"/>
              </w:rPr>
              <w:t>[</w:t>
            </w:r>
            <w:r w:rsidRPr="007812EE">
              <w:rPr>
                <w:rFonts w:ascii="Calibri" w:hAnsi="Calibri"/>
                <w:sz w:val="18"/>
                <w:szCs w:val="18"/>
                <w:highlight w:val="yellow"/>
              </w:rPr>
              <w:t>D05</w:t>
            </w:r>
            <w:r>
              <w:rPr>
                <w:rFonts w:ascii="Calibri" w:hAnsi="Calibri"/>
                <w:sz w:val="18"/>
                <w:szCs w:val="18"/>
              </w:rPr>
              <w:t>≠</w:t>
            </w:r>
            <w:r w:rsidRPr="00FB4BFD">
              <w:rPr>
                <w:rFonts w:ascii="Calibri" w:hAnsi="Calibri"/>
                <w:sz w:val="18"/>
                <w:szCs w:val="18"/>
              </w:rPr>
              <w:t>no cooling</w:t>
            </w:r>
            <w:r w:rsidR="00683CF0">
              <w:rPr>
                <w:rFonts w:ascii="Calibri" w:hAnsi="Calibri"/>
                <w:sz w:val="18"/>
                <w:szCs w:val="18"/>
              </w:rPr>
              <w:t>]</w:t>
            </w:r>
            <w:r w:rsidR="008E302A">
              <w:rPr>
                <w:rFonts w:ascii="Calibri" w:hAnsi="Calibri"/>
                <w:sz w:val="18"/>
                <w:szCs w:val="18"/>
              </w:rPr>
              <w:t>,</w:t>
            </w:r>
            <w:r>
              <w:rPr>
                <w:rFonts w:ascii="Calibri" w:hAnsi="Calibri"/>
                <w:sz w:val="18"/>
                <w:szCs w:val="18"/>
              </w:rPr>
              <w:t xml:space="preserve"> </w:t>
            </w:r>
            <w:r w:rsidR="00683CF0">
              <w:rPr>
                <w:rFonts w:ascii="Calibri" w:hAnsi="Calibri"/>
                <w:sz w:val="18"/>
                <w:szCs w:val="18"/>
              </w:rPr>
              <w:t>[</w:t>
            </w:r>
            <w:r w:rsidRPr="007812EE">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one of the heat pump types in the list</w:t>
            </w:r>
            <w:r w:rsidR="00304C1C">
              <w:rPr>
                <w:rFonts w:ascii="Calibri" w:hAnsi="Calibri"/>
                <w:sz w:val="18"/>
                <w:szCs w:val="18"/>
              </w:rPr>
              <w:t xml:space="preserve"> that follows</w:t>
            </w:r>
            <w:r w:rsidR="007441ED">
              <w:rPr>
                <w:rFonts w:ascii="Calibri" w:hAnsi="Calibri"/>
                <w:sz w:val="18"/>
                <w:szCs w:val="18"/>
              </w:rPr>
              <w:t xml:space="preserve"> below</w:t>
            </w:r>
            <w:r w:rsidR="00CE3FDA">
              <w:rPr>
                <w:rFonts w:ascii="Calibri" w:hAnsi="Calibri"/>
                <w:sz w:val="18"/>
                <w:szCs w:val="18"/>
              </w:rPr>
              <w:t>]</w:t>
            </w:r>
            <w:r w:rsidR="00304C1C">
              <w:rPr>
                <w:rFonts w:ascii="Calibri" w:hAnsi="Calibri"/>
                <w:sz w:val="18"/>
                <w:szCs w:val="18"/>
              </w:rPr>
              <w:t xml:space="preserve">;  </w:t>
            </w:r>
            <w:r w:rsidR="00802802">
              <w:rPr>
                <w:rFonts w:ascii="Calibri" w:hAnsi="Calibri"/>
                <w:sz w:val="18"/>
                <w:szCs w:val="18"/>
              </w:rPr>
              <w:t>ALSO</w:t>
            </w:r>
            <w:r w:rsidR="008B6B86" w:rsidRPr="008B6B86">
              <w:rPr>
                <w:rFonts w:ascii="Calibri" w:hAnsi="Calibri"/>
                <w:sz w:val="18"/>
                <w:szCs w:val="18"/>
              </w:rPr>
              <w:t xml:space="preserve"> if Section E applies</w:t>
            </w:r>
            <w:r w:rsidR="00304C1C">
              <w:rPr>
                <w:rFonts w:ascii="Calibri" w:hAnsi="Calibri"/>
                <w:sz w:val="18"/>
                <w:szCs w:val="18"/>
              </w:rPr>
              <w:t xml:space="preserve"> require </w:t>
            </w:r>
            <w:r w:rsidR="00304C1C" w:rsidRPr="00034C4D">
              <w:rPr>
                <w:rFonts w:ascii="Calibri" w:hAnsi="Calibri"/>
                <w:sz w:val="18"/>
                <w:szCs w:val="18"/>
              </w:rPr>
              <w:t>one row of data to be entered in this table for eac</w:t>
            </w:r>
            <w:r w:rsidR="00304C1C">
              <w:rPr>
                <w:rFonts w:ascii="Calibri" w:hAnsi="Calibri"/>
                <w:sz w:val="18"/>
                <w:szCs w:val="18"/>
              </w:rPr>
              <w:t>h of the SC Systems in Section E</w:t>
            </w:r>
            <w:r w:rsidR="00304C1C" w:rsidRPr="00034C4D">
              <w:rPr>
                <w:rFonts w:ascii="Calibri" w:hAnsi="Calibri"/>
                <w:sz w:val="18"/>
                <w:szCs w:val="18"/>
              </w:rPr>
              <w:t xml:space="preserve"> </w:t>
            </w:r>
            <w:r w:rsidR="00304C1C">
              <w:rPr>
                <w:rFonts w:ascii="Calibri" w:hAnsi="Calibri"/>
                <w:sz w:val="18"/>
                <w:szCs w:val="18"/>
              </w:rPr>
              <w:t>t</w:t>
            </w:r>
            <w:r w:rsidR="009E219D">
              <w:rPr>
                <w:rFonts w:ascii="Calibri" w:hAnsi="Calibri"/>
                <w:sz w:val="18"/>
                <w:szCs w:val="18"/>
              </w:rPr>
              <w:t xml:space="preserve">hat meet </w:t>
            </w:r>
            <w:r w:rsidR="007270DF">
              <w:rPr>
                <w:rFonts w:ascii="Calibri" w:hAnsi="Calibri"/>
                <w:sz w:val="18"/>
                <w:szCs w:val="18"/>
              </w:rPr>
              <w:t>ALL</w:t>
            </w:r>
            <w:r w:rsidR="009E219D">
              <w:rPr>
                <w:rFonts w:ascii="Calibri" w:hAnsi="Calibri"/>
                <w:sz w:val="18"/>
                <w:szCs w:val="18"/>
              </w:rPr>
              <w:t xml:space="preserve"> of the following 3</w:t>
            </w:r>
            <w:r w:rsidR="00304C1C">
              <w:rPr>
                <w:rFonts w:ascii="Calibri" w:hAnsi="Calibri"/>
                <w:sz w:val="18"/>
                <w:szCs w:val="18"/>
              </w:rPr>
              <w:t xml:space="preserve"> criteria</w:t>
            </w:r>
            <w:r>
              <w:rPr>
                <w:rFonts w:ascii="Calibri" w:hAnsi="Calibri"/>
                <w:sz w:val="18"/>
                <w:szCs w:val="18"/>
              </w:rPr>
              <w:t>:</w:t>
            </w:r>
            <w:r w:rsidR="00304C1C">
              <w:rPr>
                <w:rFonts w:ascii="Calibri" w:hAnsi="Calibri"/>
                <w:sz w:val="18"/>
                <w:szCs w:val="18"/>
              </w:rPr>
              <w:t xml:space="preserve"> [</w:t>
            </w:r>
            <w:r w:rsidR="00304C1C" w:rsidRPr="007812EE">
              <w:rPr>
                <w:rFonts w:ascii="Calibri" w:hAnsi="Calibri"/>
                <w:sz w:val="18"/>
                <w:szCs w:val="18"/>
                <w:highlight w:val="yellow"/>
              </w:rPr>
              <w:t>E05</w:t>
            </w:r>
            <w:r w:rsidR="00304C1C">
              <w:rPr>
                <w:rFonts w:ascii="Calibri" w:hAnsi="Calibri"/>
                <w:sz w:val="18"/>
                <w:szCs w:val="18"/>
              </w:rPr>
              <w:t xml:space="preserve">=yes], </w:t>
            </w:r>
            <w:r w:rsidR="009E219D" w:rsidRPr="009E219D">
              <w:rPr>
                <w:rFonts w:ascii="Calibri" w:hAnsi="Calibri"/>
                <w:sz w:val="18"/>
                <w:szCs w:val="18"/>
              </w:rPr>
              <w:t>[</w:t>
            </w:r>
            <w:r w:rsidR="009E219D" w:rsidRPr="007812EE">
              <w:rPr>
                <w:rFonts w:ascii="Calibri" w:hAnsi="Calibri"/>
                <w:sz w:val="18"/>
                <w:szCs w:val="18"/>
                <w:highlight w:val="yellow"/>
              </w:rPr>
              <w:t>D05</w:t>
            </w:r>
            <w:r w:rsidR="009E219D" w:rsidRPr="009E219D">
              <w:rPr>
                <w:rFonts w:ascii="Calibri" w:hAnsi="Calibri"/>
                <w:sz w:val="18"/>
                <w:szCs w:val="18"/>
              </w:rPr>
              <w:t xml:space="preserve"> ≠ one of the heat pump types in the list that follows</w:t>
            </w:r>
            <w:r w:rsidR="00715CAE">
              <w:rPr>
                <w:rFonts w:ascii="Calibri" w:hAnsi="Calibri"/>
                <w:sz w:val="18"/>
                <w:szCs w:val="18"/>
              </w:rPr>
              <w:t xml:space="preserve"> below</w:t>
            </w:r>
            <w:r w:rsidR="009E219D" w:rsidRPr="009E219D">
              <w:rPr>
                <w:rFonts w:ascii="Calibri" w:hAnsi="Calibri"/>
                <w:sz w:val="18"/>
                <w:szCs w:val="18"/>
              </w:rPr>
              <w:t xml:space="preserve">] </w:t>
            </w:r>
            <w:r w:rsidR="00E2772C">
              <w:rPr>
                <w:rFonts w:ascii="Calibri" w:hAnsi="Calibri"/>
                <w:sz w:val="18"/>
                <w:szCs w:val="18"/>
              </w:rPr>
              <w:t>[</w:t>
            </w:r>
            <w:r w:rsidR="00E2772C" w:rsidRPr="007812EE">
              <w:rPr>
                <w:rFonts w:ascii="Calibri" w:hAnsi="Calibri"/>
                <w:sz w:val="18"/>
                <w:szCs w:val="18"/>
                <w:highlight w:val="yellow"/>
              </w:rPr>
              <w:t>E11</w:t>
            </w:r>
            <w:r w:rsidR="00E2772C">
              <w:rPr>
                <w:rFonts w:ascii="Calibri" w:hAnsi="Calibri"/>
                <w:sz w:val="18"/>
                <w:szCs w:val="18"/>
              </w:rPr>
              <w:t xml:space="preserve">=one of the following </w:t>
            </w:r>
            <w:r w:rsidR="002D7AB2">
              <w:rPr>
                <w:rFonts w:ascii="Calibri" w:hAnsi="Calibri"/>
                <w:sz w:val="18"/>
                <w:szCs w:val="18"/>
              </w:rPr>
              <w:t>2 cooling component types</w:t>
            </w:r>
            <w:r w:rsidR="007922A2">
              <w:rPr>
                <w:rFonts w:ascii="Calibri" w:hAnsi="Calibri"/>
                <w:sz w:val="18"/>
                <w:szCs w:val="18"/>
              </w:rPr>
              <w:t xml:space="preserve">: </w:t>
            </w:r>
            <w:r w:rsidR="009D1A93">
              <w:rPr>
                <w:rFonts w:ascii="Calibri" w:hAnsi="Calibri"/>
                <w:sz w:val="18"/>
                <w:szCs w:val="18"/>
              </w:rPr>
              <w:t>{</w:t>
            </w:r>
            <w:r w:rsidR="007922A2">
              <w:rPr>
                <w:rFonts w:ascii="Calibri" w:hAnsi="Calibri"/>
                <w:sz w:val="18"/>
                <w:szCs w:val="18"/>
              </w:rPr>
              <w:t>outdoor condensing unit</w:t>
            </w:r>
            <w:r w:rsidR="009D1A93">
              <w:rPr>
                <w:rFonts w:ascii="Calibri" w:hAnsi="Calibri"/>
                <w:sz w:val="18"/>
                <w:szCs w:val="18"/>
              </w:rPr>
              <w:t>}</w:t>
            </w:r>
            <w:r w:rsidR="007922A2">
              <w:rPr>
                <w:rFonts w:ascii="Calibri" w:hAnsi="Calibri"/>
                <w:sz w:val="18"/>
                <w:szCs w:val="18"/>
              </w:rPr>
              <w:t>;</w:t>
            </w:r>
            <w:r w:rsidR="002D7AB2">
              <w:rPr>
                <w:rFonts w:ascii="Calibri" w:hAnsi="Calibri"/>
                <w:sz w:val="18"/>
                <w:szCs w:val="18"/>
              </w:rPr>
              <w:t xml:space="preserve"> </w:t>
            </w:r>
            <w:r w:rsidR="009D1A93">
              <w:rPr>
                <w:rFonts w:ascii="Calibri" w:hAnsi="Calibri"/>
                <w:sz w:val="18"/>
                <w:szCs w:val="18"/>
              </w:rPr>
              <w:t>{</w:t>
            </w:r>
            <w:r w:rsidR="002D7AB2">
              <w:rPr>
                <w:rFonts w:ascii="Calibri" w:hAnsi="Calibri"/>
                <w:sz w:val="18"/>
                <w:szCs w:val="18"/>
              </w:rPr>
              <w:t>outdoor package unit</w:t>
            </w:r>
            <w:r w:rsidR="009D1A93">
              <w:rPr>
                <w:rFonts w:ascii="Calibri" w:hAnsi="Calibri"/>
                <w:sz w:val="18"/>
                <w:szCs w:val="18"/>
              </w:rPr>
              <w:t>}</w:t>
            </w:r>
            <w:r w:rsidR="007922A2">
              <w:rPr>
                <w:rFonts w:ascii="Calibri" w:hAnsi="Calibri"/>
                <w:sz w:val="18"/>
                <w:szCs w:val="18"/>
              </w:rPr>
              <w:t>]</w:t>
            </w:r>
          </w:p>
          <w:p w14:paraId="1F9B9873" w14:textId="77777777" w:rsidR="00697221" w:rsidRPr="00A82EF3" w:rsidRDefault="00697221" w:rsidP="00E82483">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874" w14:textId="77777777" w:rsidR="00697221" w:rsidRPr="00A82EF3" w:rsidRDefault="00697221" w:rsidP="00E82483">
            <w:pPr>
              <w:rPr>
                <w:rFonts w:asciiTheme="minorHAnsi" w:hAnsiTheme="minorHAnsi"/>
                <w:sz w:val="16"/>
                <w:szCs w:val="16"/>
              </w:rPr>
            </w:pPr>
            <w:r w:rsidRPr="00A82EF3">
              <w:rPr>
                <w:rFonts w:asciiTheme="minorHAnsi" w:hAnsiTheme="minorHAnsi"/>
                <w:sz w:val="16"/>
                <w:szCs w:val="16"/>
              </w:rPr>
              <w:t>*central packaged HP</w:t>
            </w:r>
          </w:p>
          <w:p w14:paraId="1F9B9875" w14:textId="77777777" w:rsidR="00697221" w:rsidRPr="00A82EF3" w:rsidRDefault="00697221" w:rsidP="00E82483">
            <w:pPr>
              <w:rPr>
                <w:rFonts w:asciiTheme="minorHAnsi" w:hAnsiTheme="minorHAnsi"/>
                <w:sz w:val="16"/>
                <w:szCs w:val="16"/>
              </w:rPr>
            </w:pPr>
            <w:r w:rsidRPr="00A82EF3">
              <w:rPr>
                <w:rFonts w:asciiTheme="minorHAnsi" w:hAnsiTheme="minorHAnsi"/>
                <w:sz w:val="16"/>
                <w:szCs w:val="16"/>
              </w:rPr>
              <w:t>*central large packaged HP</w:t>
            </w:r>
          </w:p>
          <w:p w14:paraId="1F9B9876" w14:textId="1C3DD041" w:rsidR="00697221" w:rsidRDefault="00697221" w:rsidP="00E82483">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A00C89">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1F9B9877" w14:textId="77777777" w:rsidR="00697221"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878" w14:textId="77777777" w:rsidR="00697221" w:rsidRPr="00A82EF3" w:rsidRDefault="00697221" w:rsidP="00A81BF8">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0A6B1267" w14:textId="77777777" w:rsidR="00A00C89" w:rsidRDefault="00697221" w:rsidP="00E82483">
            <w:pPr>
              <w:keepNext/>
              <w:rPr>
                <w:rFonts w:asciiTheme="minorHAnsi" w:hAnsiTheme="minorHAnsi"/>
                <w:sz w:val="16"/>
                <w:szCs w:val="16"/>
              </w:rPr>
            </w:pPr>
            <w:r w:rsidRPr="00A82EF3">
              <w:rPr>
                <w:rFonts w:asciiTheme="minorHAnsi" w:hAnsiTheme="minorHAnsi"/>
                <w:sz w:val="16"/>
                <w:szCs w:val="16"/>
              </w:rPr>
              <w:t>*room HP</w:t>
            </w:r>
            <w:r w:rsidR="00A00C89">
              <w:rPr>
                <w:rFonts w:asciiTheme="minorHAnsi" w:hAnsiTheme="minorHAnsi"/>
                <w:sz w:val="16"/>
                <w:szCs w:val="16"/>
              </w:rPr>
              <w:t>;</w:t>
            </w:r>
          </w:p>
          <w:p w14:paraId="4858EFAD" w14:textId="77777777" w:rsidR="00A00C89" w:rsidRDefault="00A00C89" w:rsidP="00E82483">
            <w:pPr>
              <w:keepNext/>
              <w:rPr>
                <w:rFonts w:asciiTheme="minorHAnsi" w:hAnsiTheme="minorHAnsi"/>
                <w:sz w:val="16"/>
                <w:szCs w:val="16"/>
              </w:rPr>
            </w:pPr>
            <w:r>
              <w:rPr>
                <w:rFonts w:asciiTheme="minorHAnsi" w:hAnsiTheme="minorHAnsi"/>
                <w:sz w:val="16"/>
                <w:szCs w:val="16"/>
              </w:rPr>
              <w:t>*small duct high velocity HP;</w:t>
            </w:r>
          </w:p>
          <w:p w14:paraId="00A2C9B8" w14:textId="77777777" w:rsidR="00A00C89" w:rsidRDefault="00A00C89" w:rsidP="00E82483">
            <w:pPr>
              <w:keepNext/>
              <w:rPr>
                <w:rFonts w:asciiTheme="minorHAnsi" w:hAnsiTheme="minorHAnsi"/>
                <w:sz w:val="16"/>
                <w:szCs w:val="16"/>
              </w:rPr>
            </w:pPr>
            <w:r>
              <w:rPr>
                <w:rFonts w:asciiTheme="minorHAnsi" w:hAnsiTheme="minorHAnsi"/>
                <w:sz w:val="16"/>
                <w:szCs w:val="16"/>
              </w:rPr>
              <w:t>*ductless multi-split HP;</w:t>
            </w:r>
          </w:p>
          <w:p w14:paraId="1F9B9879" w14:textId="6E97E71C" w:rsidR="00697221" w:rsidRPr="00FB4BFD" w:rsidRDefault="00A00C89" w:rsidP="00B23E43">
            <w:pPr>
              <w:keepNext/>
              <w:rPr>
                <w:rFonts w:ascii="Calibri" w:hAnsi="Calibri"/>
                <w:sz w:val="18"/>
                <w:szCs w:val="18"/>
              </w:rPr>
            </w:pPr>
            <w:r>
              <w:rPr>
                <w:rFonts w:asciiTheme="minorHAnsi" w:hAnsiTheme="minorHAnsi"/>
                <w:sz w:val="16"/>
                <w:szCs w:val="16"/>
              </w:rPr>
              <w:t>*ductless VRF HP</w:t>
            </w:r>
            <w:r w:rsidR="00697221" w:rsidRPr="00FB4BFD">
              <w:rPr>
                <w:rFonts w:ascii="Calibri" w:hAnsi="Calibri"/>
                <w:sz w:val="18"/>
                <w:szCs w:val="18"/>
              </w:rPr>
              <w:t xml:space="preserve"> &gt;&gt;</w:t>
            </w:r>
          </w:p>
        </w:tc>
      </w:tr>
      <w:tr w:rsidR="00217F57" w:rsidRPr="00295655" w14:paraId="1F9B9884" w14:textId="77777777" w:rsidTr="008B35A6">
        <w:trPr>
          <w:cantSplit/>
          <w:trHeight w:val="224"/>
        </w:trPr>
        <w:tc>
          <w:tcPr>
            <w:tcW w:w="1458" w:type="dxa"/>
            <w:vAlign w:val="bottom"/>
          </w:tcPr>
          <w:p w14:paraId="1F9B987B"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7C"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02</w:t>
            </w:r>
          </w:p>
        </w:tc>
        <w:tc>
          <w:tcPr>
            <w:tcW w:w="1080" w:type="dxa"/>
            <w:vAlign w:val="bottom"/>
          </w:tcPr>
          <w:p w14:paraId="1F9B987D"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03</w:t>
            </w:r>
          </w:p>
        </w:tc>
        <w:tc>
          <w:tcPr>
            <w:tcW w:w="1080" w:type="dxa"/>
            <w:vAlign w:val="bottom"/>
          </w:tcPr>
          <w:p w14:paraId="1F9B987E"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04</w:t>
            </w:r>
          </w:p>
        </w:tc>
        <w:tc>
          <w:tcPr>
            <w:tcW w:w="2280" w:type="dxa"/>
            <w:vAlign w:val="bottom"/>
          </w:tcPr>
          <w:p w14:paraId="1F9B987F"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05</w:t>
            </w:r>
          </w:p>
        </w:tc>
        <w:tc>
          <w:tcPr>
            <w:tcW w:w="2640" w:type="dxa"/>
            <w:vAlign w:val="bottom"/>
          </w:tcPr>
          <w:p w14:paraId="1F9B9880"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06</w:t>
            </w:r>
          </w:p>
        </w:tc>
        <w:tc>
          <w:tcPr>
            <w:tcW w:w="2550" w:type="dxa"/>
            <w:vAlign w:val="bottom"/>
          </w:tcPr>
          <w:p w14:paraId="1F9B9881"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07</w:t>
            </w:r>
          </w:p>
        </w:tc>
        <w:tc>
          <w:tcPr>
            <w:tcW w:w="1080" w:type="dxa"/>
            <w:vAlign w:val="bottom"/>
          </w:tcPr>
          <w:p w14:paraId="1F9B9882" w14:textId="77777777" w:rsidR="00217F57" w:rsidRPr="00295655" w:rsidRDefault="00217F57" w:rsidP="00E91CEC">
            <w:pPr>
              <w:keepNext/>
              <w:jc w:val="center"/>
              <w:rPr>
                <w:rFonts w:ascii="Calibri" w:hAnsi="Calibri"/>
                <w:sz w:val="18"/>
                <w:szCs w:val="18"/>
              </w:rPr>
            </w:pPr>
            <w:r w:rsidRPr="00295655">
              <w:rPr>
                <w:rFonts w:ascii="Calibri" w:hAnsi="Calibri"/>
                <w:sz w:val="18"/>
                <w:szCs w:val="18"/>
              </w:rPr>
              <w:t>08</w:t>
            </w:r>
          </w:p>
        </w:tc>
        <w:tc>
          <w:tcPr>
            <w:tcW w:w="1008" w:type="dxa"/>
            <w:vAlign w:val="bottom"/>
          </w:tcPr>
          <w:p w14:paraId="1F9B9883" w14:textId="77777777" w:rsidR="00217F57" w:rsidRPr="00295655" w:rsidRDefault="00217F57" w:rsidP="00E91CEC">
            <w:pPr>
              <w:keepNext/>
              <w:jc w:val="center"/>
              <w:rPr>
                <w:rFonts w:ascii="Calibri" w:hAnsi="Calibri"/>
                <w:sz w:val="18"/>
                <w:szCs w:val="18"/>
              </w:rPr>
            </w:pPr>
            <w:r>
              <w:rPr>
                <w:rFonts w:ascii="Calibri" w:hAnsi="Calibri"/>
                <w:sz w:val="18"/>
                <w:szCs w:val="18"/>
              </w:rPr>
              <w:t>09</w:t>
            </w:r>
          </w:p>
        </w:tc>
      </w:tr>
      <w:tr w:rsidR="00217F57" w:rsidRPr="00295655" w14:paraId="1F9B9892" w14:textId="77777777" w:rsidTr="008B35A6">
        <w:trPr>
          <w:cantSplit/>
          <w:trHeight w:val="576"/>
        </w:trPr>
        <w:tc>
          <w:tcPr>
            <w:tcW w:w="1458" w:type="dxa"/>
            <w:vAlign w:val="bottom"/>
          </w:tcPr>
          <w:p w14:paraId="1F9B9885" w14:textId="77777777" w:rsidR="00217F57" w:rsidRPr="00295655" w:rsidRDefault="00217F57" w:rsidP="00E91CEC">
            <w:pPr>
              <w:keepNext/>
              <w:jc w:val="center"/>
              <w:rPr>
                <w:rFonts w:ascii="Calibri" w:hAnsi="Calibri"/>
                <w:b/>
                <w:sz w:val="16"/>
                <w:szCs w:val="16"/>
              </w:rPr>
            </w:pPr>
            <w:r w:rsidRPr="00D55CAB">
              <w:rPr>
                <w:rFonts w:ascii="Calibri" w:hAnsi="Calibri"/>
                <w:sz w:val="18"/>
                <w:szCs w:val="18"/>
              </w:rPr>
              <w:t>SC System Identification or Name</w:t>
            </w:r>
          </w:p>
        </w:tc>
        <w:tc>
          <w:tcPr>
            <w:tcW w:w="1440" w:type="dxa"/>
            <w:vAlign w:val="bottom"/>
          </w:tcPr>
          <w:p w14:paraId="1F9B9886" w14:textId="77777777" w:rsidR="00217F57" w:rsidRPr="00295655" w:rsidRDefault="00217F57" w:rsidP="00E91CEC">
            <w:pPr>
              <w:keepNext/>
              <w:jc w:val="center"/>
              <w:rPr>
                <w:rFonts w:ascii="Calibri" w:hAnsi="Calibri"/>
                <w:b/>
                <w:sz w:val="16"/>
                <w:szCs w:val="16"/>
              </w:rPr>
            </w:pPr>
            <w:r w:rsidRPr="00697221">
              <w:rPr>
                <w:rFonts w:ascii="Calibri" w:hAnsi="Calibri"/>
                <w:sz w:val="18"/>
                <w:szCs w:val="18"/>
              </w:rPr>
              <w:t>SC System Location or Area Served</w:t>
            </w:r>
          </w:p>
        </w:tc>
        <w:tc>
          <w:tcPr>
            <w:tcW w:w="1080" w:type="dxa"/>
            <w:vAlign w:val="bottom"/>
          </w:tcPr>
          <w:p w14:paraId="1F9B9887"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Cooling Efficiency</w:t>
            </w:r>
          </w:p>
          <w:p w14:paraId="1F9B9888"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SEER</w:t>
            </w:r>
          </w:p>
        </w:tc>
        <w:tc>
          <w:tcPr>
            <w:tcW w:w="1080" w:type="dxa"/>
            <w:vAlign w:val="bottom"/>
          </w:tcPr>
          <w:p w14:paraId="1F9B9889"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Cooling Efficiency</w:t>
            </w:r>
          </w:p>
          <w:p w14:paraId="1F9B988A"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EER</w:t>
            </w:r>
          </w:p>
        </w:tc>
        <w:tc>
          <w:tcPr>
            <w:tcW w:w="2280" w:type="dxa"/>
            <w:vAlign w:val="bottom"/>
          </w:tcPr>
          <w:p w14:paraId="1F9B988B"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Condenser or Package Unit Manufacturer</w:t>
            </w:r>
          </w:p>
        </w:tc>
        <w:tc>
          <w:tcPr>
            <w:tcW w:w="2640" w:type="dxa"/>
            <w:vAlign w:val="bottom"/>
          </w:tcPr>
          <w:p w14:paraId="1F9B988C"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Condenser or Package Unit Model Number</w:t>
            </w:r>
          </w:p>
        </w:tc>
        <w:tc>
          <w:tcPr>
            <w:tcW w:w="2550" w:type="dxa"/>
            <w:vAlign w:val="bottom"/>
          </w:tcPr>
          <w:p w14:paraId="1F9B988D"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 xml:space="preserve">Condenser or Package Unit </w:t>
            </w:r>
          </w:p>
          <w:p w14:paraId="1F9B988E"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Serial Number</w:t>
            </w:r>
          </w:p>
        </w:tc>
        <w:tc>
          <w:tcPr>
            <w:tcW w:w="1080" w:type="dxa"/>
            <w:vAlign w:val="bottom"/>
          </w:tcPr>
          <w:p w14:paraId="1F9B988F" w14:textId="4EEBDC77" w:rsidR="00217F57" w:rsidRPr="002E10B9" w:rsidRDefault="00217F57" w:rsidP="003C24DD">
            <w:pPr>
              <w:keepNext/>
              <w:jc w:val="center"/>
              <w:rPr>
                <w:rFonts w:ascii="Calibri" w:hAnsi="Calibri"/>
                <w:sz w:val="18"/>
                <w:szCs w:val="16"/>
              </w:rPr>
            </w:pPr>
            <w:r w:rsidRPr="002E10B9">
              <w:rPr>
                <w:rFonts w:ascii="Calibri" w:hAnsi="Calibri"/>
                <w:sz w:val="18"/>
                <w:szCs w:val="16"/>
              </w:rPr>
              <w:t>System Rated Cooling Capacity at Design Conditions (</w:t>
            </w:r>
            <w:r w:rsidR="0080645E">
              <w:rPr>
                <w:rFonts w:ascii="Calibri" w:hAnsi="Calibri"/>
                <w:sz w:val="18"/>
                <w:szCs w:val="16"/>
              </w:rPr>
              <w:t>Btu/h</w:t>
            </w:r>
            <w:r w:rsidRPr="002E10B9">
              <w:rPr>
                <w:rFonts w:ascii="Calibri" w:hAnsi="Calibri"/>
                <w:sz w:val="18"/>
                <w:szCs w:val="16"/>
              </w:rPr>
              <w:t>)</w:t>
            </w:r>
          </w:p>
        </w:tc>
        <w:tc>
          <w:tcPr>
            <w:tcW w:w="1008" w:type="dxa"/>
            <w:vAlign w:val="bottom"/>
          </w:tcPr>
          <w:p w14:paraId="1F9B9890"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 xml:space="preserve">Condenser Rated Nominal Cooling Capacity </w:t>
            </w:r>
          </w:p>
          <w:p w14:paraId="1F9B9891" w14:textId="77777777" w:rsidR="00217F57" w:rsidRPr="002E10B9" w:rsidRDefault="00217F57" w:rsidP="00E91CEC">
            <w:pPr>
              <w:keepNext/>
              <w:jc w:val="center"/>
              <w:rPr>
                <w:rFonts w:ascii="Calibri" w:hAnsi="Calibri"/>
                <w:sz w:val="18"/>
                <w:szCs w:val="16"/>
              </w:rPr>
            </w:pPr>
            <w:r w:rsidRPr="002E10B9">
              <w:rPr>
                <w:rFonts w:ascii="Calibri" w:hAnsi="Calibri"/>
                <w:sz w:val="18"/>
                <w:szCs w:val="16"/>
              </w:rPr>
              <w:t>(ton)</w:t>
            </w:r>
          </w:p>
        </w:tc>
      </w:tr>
      <w:tr w:rsidR="00217F57" w:rsidRPr="00295655" w14:paraId="1F9B989E" w14:textId="77777777" w:rsidTr="008B35A6">
        <w:trPr>
          <w:cantSplit/>
          <w:trHeight w:val="395"/>
        </w:trPr>
        <w:tc>
          <w:tcPr>
            <w:tcW w:w="1458" w:type="dxa"/>
          </w:tcPr>
          <w:p w14:paraId="1F9B9893" w14:textId="77777777" w:rsidR="00217F57" w:rsidRPr="00295655" w:rsidRDefault="00217F57" w:rsidP="007822B3">
            <w:pPr>
              <w:keepNext/>
              <w:rPr>
                <w:rFonts w:ascii="Calibri" w:hAnsi="Calibri"/>
                <w:sz w:val="16"/>
                <w:szCs w:val="16"/>
              </w:rPr>
            </w:pPr>
            <w:r w:rsidRPr="00295655">
              <w:rPr>
                <w:rFonts w:ascii="Calibri" w:hAnsi="Calibri"/>
                <w:sz w:val="16"/>
                <w:szCs w:val="16"/>
              </w:rPr>
              <w:t xml:space="preserve">&lt;&lt;auto filled from </w:t>
            </w:r>
            <w:r>
              <w:t xml:space="preserve"> </w:t>
            </w:r>
            <w:r w:rsidRPr="00297B0B">
              <w:rPr>
                <w:rFonts w:ascii="Calibri" w:hAnsi="Calibri"/>
                <w:sz w:val="16"/>
                <w:szCs w:val="16"/>
                <w:highlight w:val="yellow"/>
              </w:rPr>
              <w:t>D01</w:t>
            </w:r>
            <w:r w:rsidRPr="00295655">
              <w:rPr>
                <w:rFonts w:ascii="Calibri" w:hAnsi="Calibri"/>
                <w:sz w:val="16"/>
                <w:szCs w:val="16"/>
              </w:rPr>
              <w:t>&gt;&gt;</w:t>
            </w:r>
          </w:p>
        </w:tc>
        <w:tc>
          <w:tcPr>
            <w:tcW w:w="1440" w:type="dxa"/>
          </w:tcPr>
          <w:p w14:paraId="1F9B9894" w14:textId="77777777" w:rsidR="00217F57" w:rsidRPr="007E2934" w:rsidRDefault="00217F57" w:rsidP="00E72A00">
            <w:pPr>
              <w:keepNext/>
              <w:rPr>
                <w:rFonts w:ascii="Calibri" w:hAnsi="Calibri"/>
                <w:sz w:val="18"/>
                <w:szCs w:val="18"/>
              </w:rPr>
            </w:pPr>
            <w:r w:rsidRPr="0098534B">
              <w:rPr>
                <w:rFonts w:ascii="Calibri" w:hAnsi="Calibri"/>
                <w:sz w:val="16"/>
                <w:szCs w:val="16"/>
              </w:rPr>
              <w:t xml:space="preserve">&lt;&lt;auto filled from </w:t>
            </w:r>
            <w:r w:rsidRPr="00297B0B">
              <w:rPr>
                <w:rFonts w:ascii="Calibri" w:hAnsi="Calibri"/>
                <w:sz w:val="16"/>
                <w:szCs w:val="16"/>
                <w:highlight w:val="yellow"/>
              </w:rPr>
              <w:t>D02</w:t>
            </w:r>
            <w:r w:rsidRPr="0098534B">
              <w:rPr>
                <w:rFonts w:ascii="Calibri" w:hAnsi="Calibri"/>
                <w:sz w:val="16"/>
                <w:szCs w:val="16"/>
              </w:rPr>
              <w:t xml:space="preserve">&gt;&gt; </w:t>
            </w:r>
          </w:p>
        </w:tc>
        <w:tc>
          <w:tcPr>
            <w:tcW w:w="1080" w:type="dxa"/>
          </w:tcPr>
          <w:p w14:paraId="632E00F8" w14:textId="77777777" w:rsidR="005358AC" w:rsidRDefault="00217F57" w:rsidP="00E72A00">
            <w:pPr>
              <w:keepNext/>
              <w:rPr>
                <w:rFonts w:ascii="Calibri" w:hAnsi="Calibri"/>
                <w:sz w:val="12"/>
                <w:szCs w:val="12"/>
              </w:rPr>
            </w:pPr>
            <w:r w:rsidRPr="004F44CF">
              <w:rPr>
                <w:rFonts w:ascii="Calibri" w:hAnsi="Calibri"/>
                <w:sz w:val="12"/>
                <w:szCs w:val="12"/>
              </w:rPr>
              <w:t>&lt;&lt;</w:t>
            </w:r>
            <w:r w:rsidR="004F44CF" w:rsidRPr="004F44CF">
              <w:rPr>
                <w:rFonts w:ascii="Calibri" w:hAnsi="Calibri"/>
                <w:sz w:val="12"/>
                <w:szCs w:val="12"/>
              </w:rPr>
              <w:t xml:space="preserve">if SC system is </w:t>
            </w:r>
            <w:r w:rsidR="00E5430C">
              <w:rPr>
                <w:rFonts w:ascii="Calibri" w:hAnsi="Calibri"/>
                <w:sz w:val="12"/>
                <w:szCs w:val="12"/>
              </w:rPr>
              <w:t>NOT</w:t>
            </w:r>
            <w:r w:rsidR="004F44CF" w:rsidRPr="004F44CF">
              <w:rPr>
                <w:rFonts w:ascii="Calibri" w:hAnsi="Calibri"/>
                <w:sz w:val="12"/>
                <w:szCs w:val="12"/>
              </w:rPr>
              <w:t xml:space="preserve"> shown in section C, </w:t>
            </w:r>
            <w:r w:rsidR="00E5430C">
              <w:rPr>
                <w:rFonts w:ascii="Calibri" w:hAnsi="Calibri"/>
                <w:sz w:val="12"/>
                <w:szCs w:val="12"/>
              </w:rPr>
              <w:t xml:space="preserve">then </w:t>
            </w:r>
            <w:r w:rsidR="004F44CF" w:rsidRPr="004F44CF">
              <w:rPr>
                <w:rFonts w:ascii="Calibri" w:hAnsi="Calibri"/>
                <w:sz w:val="12"/>
                <w:szCs w:val="12"/>
              </w:rPr>
              <w:t>prompt user to</w:t>
            </w:r>
            <w:r w:rsidR="005358AC">
              <w:rPr>
                <w:rFonts w:ascii="Calibri" w:hAnsi="Calibri"/>
                <w:sz w:val="12"/>
                <w:szCs w:val="12"/>
              </w:rPr>
              <w:t xml:space="preserve"> </w:t>
            </w:r>
            <w:r w:rsidR="004F44CF" w:rsidRPr="004F44CF">
              <w:rPr>
                <w:rFonts w:ascii="Calibri" w:hAnsi="Calibri"/>
                <w:sz w:val="12"/>
                <w:szCs w:val="12"/>
              </w:rPr>
              <w:t>input, numeric, xx.x;</w:t>
            </w:r>
          </w:p>
          <w:p w14:paraId="1EF662BA" w14:textId="76E80308" w:rsidR="004F44CF" w:rsidRPr="004F44CF" w:rsidRDefault="005358AC" w:rsidP="00E72A00">
            <w:pPr>
              <w:keepNext/>
              <w:rPr>
                <w:rFonts w:ascii="Calibri" w:hAnsi="Calibri"/>
                <w:sz w:val="12"/>
                <w:szCs w:val="12"/>
              </w:rPr>
            </w:pPr>
            <w:r>
              <w:rPr>
                <w:rFonts w:ascii="Calibri" w:hAnsi="Calibri"/>
                <w:sz w:val="12"/>
                <w:szCs w:val="12"/>
              </w:rPr>
              <w:t>end</w:t>
            </w:r>
          </w:p>
          <w:p w14:paraId="679B186D" w14:textId="77777777" w:rsidR="00C500CF" w:rsidRDefault="00C500CF" w:rsidP="00E72A00">
            <w:pPr>
              <w:keepNext/>
              <w:rPr>
                <w:rFonts w:ascii="Calibri" w:hAnsi="Calibri"/>
                <w:sz w:val="12"/>
                <w:szCs w:val="12"/>
              </w:rPr>
            </w:pPr>
          </w:p>
          <w:p w14:paraId="1F9B9895" w14:textId="0C6037A7" w:rsidR="00217F57" w:rsidRPr="004F44CF" w:rsidRDefault="00217F57" w:rsidP="00E72A00">
            <w:pPr>
              <w:keepNext/>
              <w:rPr>
                <w:rFonts w:ascii="Calibri" w:hAnsi="Calibri"/>
                <w:sz w:val="12"/>
                <w:szCs w:val="12"/>
              </w:rPr>
            </w:pPr>
            <w:r w:rsidRPr="004F44CF">
              <w:rPr>
                <w:rFonts w:ascii="Calibri" w:hAnsi="Calibri"/>
                <w:sz w:val="12"/>
                <w:szCs w:val="12"/>
              </w:rPr>
              <w:t xml:space="preserve">if </w:t>
            </w:r>
            <w:r w:rsidR="00E5430C">
              <w:rPr>
                <w:rFonts w:ascii="Calibri" w:hAnsi="Calibri"/>
                <w:sz w:val="12"/>
                <w:szCs w:val="12"/>
              </w:rPr>
              <w:t xml:space="preserve">SC system IS shown in section C, </w:t>
            </w:r>
            <w:r w:rsidR="00FF54F2">
              <w:rPr>
                <w:rFonts w:ascii="Calibri" w:hAnsi="Calibri"/>
                <w:sz w:val="12"/>
                <w:szCs w:val="12"/>
              </w:rPr>
              <w:t>and</w:t>
            </w:r>
            <w:r w:rsidR="005358AC">
              <w:rPr>
                <w:rFonts w:ascii="Calibri" w:hAnsi="Calibri"/>
                <w:sz w:val="12"/>
                <w:szCs w:val="12"/>
              </w:rPr>
              <w:t xml:space="preserve"> </w:t>
            </w:r>
            <w:r w:rsidRPr="004F44CF">
              <w:rPr>
                <w:rFonts w:ascii="Calibri" w:hAnsi="Calibri"/>
                <w:sz w:val="12"/>
                <w:szCs w:val="12"/>
              </w:rPr>
              <w:t xml:space="preserve">value in </w:t>
            </w:r>
            <w:r w:rsidRPr="004F44CF">
              <w:rPr>
                <w:rFonts w:ascii="Calibri" w:hAnsi="Calibri"/>
                <w:sz w:val="12"/>
                <w:szCs w:val="12"/>
                <w:highlight w:val="yellow"/>
              </w:rPr>
              <w:t>C06</w:t>
            </w:r>
            <w:r w:rsidRPr="004F44CF">
              <w:rPr>
                <w:rFonts w:ascii="Calibri" w:hAnsi="Calibri"/>
                <w:sz w:val="12"/>
                <w:szCs w:val="12"/>
              </w:rPr>
              <w:t>=N/A, then result=NA;</w:t>
            </w:r>
          </w:p>
          <w:p w14:paraId="1F9B9896" w14:textId="019957C6" w:rsidR="00217F57" w:rsidRPr="00295655" w:rsidRDefault="00217F57" w:rsidP="00E72A00">
            <w:pPr>
              <w:keepNext/>
              <w:rPr>
                <w:rFonts w:ascii="Calibri" w:hAnsi="Calibri"/>
                <w:sz w:val="16"/>
                <w:szCs w:val="16"/>
              </w:rPr>
            </w:pPr>
            <w:r w:rsidRPr="004F44CF">
              <w:rPr>
                <w:rFonts w:ascii="Calibri" w:hAnsi="Calibri"/>
                <w:sz w:val="12"/>
                <w:szCs w:val="12"/>
              </w:rPr>
              <w:t xml:space="preserve">else </w:t>
            </w:r>
            <w:r w:rsidR="005358AC">
              <w:rPr>
                <w:rFonts w:ascii="Calibri" w:hAnsi="Calibri"/>
                <w:sz w:val="12"/>
                <w:szCs w:val="12"/>
              </w:rPr>
              <w:t xml:space="preserve">require </w:t>
            </w:r>
            <w:r w:rsidRPr="004F44CF">
              <w:rPr>
                <w:rFonts w:ascii="Calibri" w:hAnsi="Calibri"/>
                <w:sz w:val="12"/>
                <w:szCs w:val="12"/>
              </w:rPr>
              <w:t>user</w:t>
            </w:r>
            <w:r w:rsidR="005358AC">
              <w:rPr>
                <w:rFonts w:ascii="Calibri" w:hAnsi="Calibri"/>
                <w:sz w:val="12"/>
                <w:szCs w:val="12"/>
              </w:rPr>
              <w:t xml:space="preserve"> to</w:t>
            </w:r>
            <w:r w:rsidRPr="004F44CF">
              <w:rPr>
                <w:rFonts w:ascii="Calibri" w:hAnsi="Calibri"/>
                <w:sz w:val="12"/>
                <w:szCs w:val="12"/>
              </w:rPr>
              <w:t xml:space="preserve"> input, numeric, xx.x;  </w:t>
            </w:r>
            <w:r w:rsidR="005358AC">
              <w:rPr>
                <w:rFonts w:ascii="Calibri" w:hAnsi="Calibri"/>
                <w:sz w:val="12"/>
                <w:szCs w:val="12"/>
              </w:rPr>
              <w:t xml:space="preserve">and </w:t>
            </w:r>
            <w:r w:rsidRPr="004F44CF">
              <w:rPr>
                <w:rFonts w:ascii="Calibri" w:hAnsi="Calibri"/>
                <w:sz w:val="12"/>
                <w:szCs w:val="12"/>
              </w:rPr>
              <w:t>check value</w:t>
            </w:r>
            <w:r w:rsidR="00C500CF">
              <w:rPr>
                <w:rFonts w:ascii="Calibri" w:hAnsi="Calibri"/>
                <w:sz w:val="12"/>
                <w:szCs w:val="12"/>
              </w:rPr>
              <w:t xml:space="preserve"> entered by user in this field (G03)</w:t>
            </w:r>
            <w:r w:rsidRPr="004F44CF">
              <w:rPr>
                <w:rFonts w:ascii="Calibri" w:hAnsi="Calibri"/>
                <w:sz w:val="12"/>
                <w:szCs w:val="12"/>
              </w:rPr>
              <w:t xml:space="preserve"> must be ≥ value in C06, to comply; else </w:t>
            </w:r>
            <w:r w:rsidRPr="004F44CF">
              <w:rPr>
                <w:rFonts w:asciiTheme="minorHAnsi" w:hAnsiTheme="minorHAnsi"/>
                <w:sz w:val="12"/>
                <w:szCs w:val="12"/>
              </w:rPr>
              <w:t>flag non-compliant value and do not allow registration to proceed&gt;&gt;</w:t>
            </w:r>
          </w:p>
        </w:tc>
        <w:tc>
          <w:tcPr>
            <w:tcW w:w="1080" w:type="dxa"/>
          </w:tcPr>
          <w:p w14:paraId="1B2A9565" w14:textId="77777777" w:rsidR="005358AC" w:rsidRDefault="00217F57" w:rsidP="00A312CD">
            <w:pPr>
              <w:keepNext/>
              <w:rPr>
                <w:rFonts w:ascii="Calibri" w:hAnsi="Calibri"/>
                <w:sz w:val="12"/>
                <w:szCs w:val="12"/>
              </w:rPr>
            </w:pPr>
            <w:r w:rsidRPr="00A312CD">
              <w:rPr>
                <w:rFonts w:ascii="Calibri" w:hAnsi="Calibri"/>
                <w:sz w:val="12"/>
                <w:szCs w:val="12"/>
              </w:rPr>
              <w:t>&lt;&lt;</w:t>
            </w:r>
            <w:r w:rsidR="00A312CD" w:rsidRPr="00A312CD">
              <w:rPr>
                <w:rFonts w:ascii="Calibri" w:hAnsi="Calibri"/>
                <w:sz w:val="12"/>
                <w:szCs w:val="12"/>
              </w:rPr>
              <w:t>if SC system is NOT shown in section C, then prompt user to input, numeric, xx.x;</w:t>
            </w:r>
          </w:p>
          <w:p w14:paraId="3DC93B0C" w14:textId="4BB1FA64" w:rsidR="005358AC" w:rsidRPr="00A312CD" w:rsidRDefault="005358AC" w:rsidP="00A312CD">
            <w:pPr>
              <w:keepNext/>
              <w:rPr>
                <w:rFonts w:ascii="Calibri" w:hAnsi="Calibri"/>
                <w:sz w:val="12"/>
                <w:szCs w:val="12"/>
              </w:rPr>
            </w:pPr>
            <w:r>
              <w:rPr>
                <w:rFonts w:ascii="Calibri" w:hAnsi="Calibri"/>
                <w:sz w:val="12"/>
                <w:szCs w:val="12"/>
              </w:rPr>
              <w:t>end</w:t>
            </w:r>
          </w:p>
          <w:p w14:paraId="29060980" w14:textId="77777777" w:rsidR="00A312CD" w:rsidRPr="00A312CD" w:rsidRDefault="00A312CD" w:rsidP="00A312CD">
            <w:pPr>
              <w:keepNext/>
              <w:rPr>
                <w:rFonts w:ascii="Calibri" w:hAnsi="Calibri"/>
                <w:sz w:val="12"/>
                <w:szCs w:val="12"/>
              </w:rPr>
            </w:pPr>
          </w:p>
          <w:p w14:paraId="05E41934" w14:textId="3827BD6F" w:rsidR="00A312CD" w:rsidRPr="00A312CD" w:rsidRDefault="00A312CD" w:rsidP="00E72A00">
            <w:pPr>
              <w:keepNext/>
              <w:rPr>
                <w:rFonts w:ascii="Calibri" w:hAnsi="Calibri"/>
                <w:sz w:val="12"/>
                <w:szCs w:val="12"/>
              </w:rPr>
            </w:pPr>
            <w:r w:rsidRPr="00A312CD">
              <w:rPr>
                <w:rFonts w:ascii="Calibri" w:hAnsi="Calibri"/>
                <w:sz w:val="12"/>
                <w:szCs w:val="12"/>
              </w:rPr>
              <w:t>if SC syst</w:t>
            </w:r>
            <w:r>
              <w:rPr>
                <w:rFonts w:ascii="Calibri" w:hAnsi="Calibri"/>
                <w:sz w:val="12"/>
                <w:szCs w:val="12"/>
              </w:rPr>
              <w:t xml:space="preserve">em IS shown in section C, and </w:t>
            </w:r>
          </w:p>
          <w:p w14:paraId="1F9B9897" w14:textId="7E8169E2" w:rsidR="00217F57" w:rsidRPr="00A312CD" w:rsidRDefault="00217F57" w:rsidP="00E72A00">
            <w:pPr>
              <w:keepNext/>
              <w:rPr>
                <w:rFonts w:ascii="Calibri" w:hAnsi="Calibri"/>
                <w:sz w:val="12"/>
                <w:szCs w:val="12"/>
              </w:rPr>
            </w:pPr>
            <w:r w:rsidRPr="00A312CD">
              <w:rPr>
                <w:rFonts w:ascii="Calibri" w:hAnsi="Calibri"/>
                <w:sz w:val="12"/>
                <w:szCs w:val="12"/>
              </w:rPr>
              <w:t xml:space="preserve"> value in </w:t>
            </w:r>
            <w:r w:rsidRPr="00A312CD">
              <w:rPr>
                <w:rFonts w:ascii="Calibri" w:hAnsi="Calibri"/>
                <w:sz w:val="12"/>
                <w:szCs w:val="12"/>
                <w:highlight w:val="yellow"/>
              </w:rPr>
              <w:t>C07</w:t>
            </w:r>
            <w:r w:rsidRPr="00A312CD">
              <w:rPr>
                <w:rFonts w:ascii="Calibri" w:hAnsi="Calibri"/>
                <w:sz w:val="12"/>
                <w:szCs w:val="12"/>
              </w:rPr>
              <w:t>=N/A, then result=NA;</w:t>
            </w:r>
          </w:p>
          <w:p w14:paraId="1F9B9898" w14:textId="5ED73857" w:rsidR="00217F57" w:rsidRPr="00A312CD" w:rsidRDefault="00217F57" w:rsidP="00C500CF">
            <w:pPr>
              <w:keepNext/>
              <w:rPr>
                <w:rFonts w:ascii="Calibri" w:hAnsi="Calibri"/>
                <w:sz w:val="12"/>
                <w:szCs w:val="12"/>
              </w:rPr>
            </w:pPr>
            <w:r w:rsidRPr="00A312CD">
              <w:rPr>
                <w:rFonts w:ascii="Calibri" w:hAnsi="Calibri"/>
                <w:sz w:val="12"/>
                <w:szCs w:val="12"/>
              </w:rPr>
              <w:t xml:space="preserve">else </w:t>
            </w:r>
            <w:r w:rsidR="005358AC">
              <w:rPr>
                <w:rFonts w:ascii="Calibri" w:hAnsi="Calibri"/>
                <w:sz w:val="12"/>
                <w:szCs w:val="12"/>
              </w:rPr>
              <w:t xml:space="preserve">require </w:t>
            </w:r>
            <w:r w:rsidRPr="00A312CD">
              <w:rPr>
                <w:rFonts w:ascii="Calibri" w:hAnsi="Calibri"/>
                <w:sz w:val="12"/>
                <w:szCs w:val="12"/>
              </w:rPr>
              <w:t>user</w:t>
            </w:r>
            <w:r w:rsidR="005358AC">
              <w:rPr>
                <w:rFonts w:ascii="Calibri" w:hAnsi="Calibri"/>
                <w:sz w:val="12"/>
                <w:szCs w:val="12"/>
              </w:rPr>
              <w:t xml:space="preserve"> to</w:t>
            </w:r>
            <w:r w:rsidRPr="00A312CD">
              <w:rPr>
                <w:rFonts w:ascii="Calibri" w:hAnsi="Calibri"/>
                <w:sz w:val="12"/>
                <w:szCs w:val="12"/>
              </w:rPr>
              <w:t xml:space="preserve"> input, numeric, xx.x;  </w:t>
            </w:r>
            <w:r w:rsidR="005358AC">
              <w:rPr>
                <w:rFonts w:ascii="Calibri" w:hAnsi="Calibri"/>
                <w:sz w:val="12"/>
                <w:szCs w:val="12"/>
              </w:rPr>
              <w:t xml:space="preserve">and </w:t>
            </w:r>
            <w:r w:rsidRPr="00A312CD">
              <w:rPr>
                <w:rFonts w:ascii="Calibri" w:hAnsi="Calibri"/>
                <w:sz w:val="12"/>
                <w:szCs w:val="12"/>
              </w:rPr>
              <w:t>check value</w:t>
            </w:r>
            <w:r w:rsidR="00C500CF">
              <w:rPr>
                <w:rFonts w:ascii="Calibri" w:hAnsi="Calibri"/>
                <w:sz w:val="12"/>
                <w:szCs w:val="12"/>
              </w:rPr>
              <w:t xml:space="preserve"> entered by user</w:t>
            </w:r>
            <w:r w:rsidRPr="00A312CD">
              <w:rPr>
                <w:rFonts w:ascii="Calibri" w:hAnsi="Calibri"/>
                <w:sz w:val="12"/>
                <w:szCs w:val="12"/>
              </w:rPr>
              <w:t xml:space="preserve"> </w:t>
            </w:r>
            <w:r w:rsidR="00C500CF" w:rsidRPr="00C500CF">
              <w:rPr>
                <w:rFonts w:ascii="Calibri" w:hAnsi="Calibri"/>
                <w:sz w:val="12"/>
                <w:szCs w:val="12"/>
              </w:rPr>
              <w:t>in this field (G0</w:t>
            </w:r>
            <w:r w:rsidR="00C500CF">
              <w:rPr>
                <w:rFonts w:ascii="Calibri" w:hAnsi="Calibri"/>
                <w:sz w:val="12"/>
                <w:szCs w:val="12"/>
              </w:rPr>
              <w:t>4</w:t>
            </w:r>
            <w:r w:rsidR="00C500CF" w:rsidRPr="00C500CF">
              <w:rPr>
                <w:rFonts w:ascii="Calibri" w:hAnsi="Calibri"/>
                <w:sz w:val="12"/>
                <w:szCs w:val="12"/>
              </w:rPr>
              <w:t xml:space="preserve">) </w:t>
            </w:r>
            <w:r w:rsidRPr="00A312CD">
              <w:rPr>
                <w:rFonts w:ascii="Calibri" w:hAnsi="Calibri"/>
                <w:sz w:val="12"/>
                <w:szCs w:val="12"/>
              </w:rPr>
              <w:t xml:space="preserve">must be ≥ value in C07, to comply; else </w:t>
            </w:r>
            <w:r w:rsidRPr="00A312CD">
              <w:rPr>
                <w:rFonts w:asciiTheme="minorHAnsi" w:hAnsiTheme="minorHAnsi"/>
                <w:sz w:val="12"/>
                <w:szCs w:val="12"/>
              </w:rPr>
              <w:t>flag non-compliant value and do not allow registration to proceed&gt;&gt;</w:t>
            </w:r>
          </w:p>
        </w:tc>
        <w:tc>
          <w:tcPr>
            <w:tcW w:w="2280" w:type="dxa"/>
          </w:tcPr>
          <w:p w14:paraId="1F9B9899"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alphanumeric text string max 50 characters&gt;&gt;</w:t>
            </w:r>
          </w:p>
        </w:tc>
        <w:tc>
          <w:tcPr>
            <w:tcW w:w="2640" w:type="dxa"/>
          </w:tcPr>
          <w:p w14:paraId="1F9B989A"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alphanumeric text string max 50 characters&gt;&gt;</w:t>
            </w:r>
          </w:p>
        </w:tc>
        <w:tc>
          <w:tcPr>
            <w:tcW w:w="2550" w:type="dxa"/>
          </w:tcPr>
          <w:p w14:paraId="1F9B989B"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alphanumeric text string max 50 characters&gt;&gt;</w:t>
            </w:r>
          </w:p>
        </w:tc>
        <w:tc>
          <w:tcPr>
            <w:tcW w:w="1080" w:type="dxa"/>
          </w:tcPr>
          <w:p w14:paraId="1F9B989C"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numeric, xxxxxx&gt;&gt;</w:t>
            </w:r>
          </w:p>
        </w:tc>
        <w:tc>
          <w:tcPr>
            <w:tcW w:w="1008" w:type="dxa"/>
          </w:tcPr>
          <w:p w14:paraId="1F9B989D" w14:textId="77777777" w:rsidR="00217F57" w:rsidRPr="00295655" w:rsidRDefault="00217F57" w:rsidP="00E91CEC">
            <w:pPr>
              <w:keepNext/>
              <w:rPr>
                <w:rFonts w:ascii="Calibri" w:hAnsi="Calibri"/>
                <w:sz w:val="16"/>
                <w:szCs w:val="16"/>
              </w:rPr>
            </w:pPr>
            <w:r w:rsidRPr="00295655">
              <w:rPr>
                <w:rFonts w:ascii="Calibri" w:hAnsi="Calibri"/>
                <w:sz w:val="16"/>
                <w:szCs w:val="16"/>
              </w:rPr>
              <w:t>&lt;&lt;user input, numeric, x.x&gt;&gt;</w:t>
            </w:r>
          </w:p>
        </w:tc>
      </w:tr>
      <w:tr w:rsidR="00217F57" w:rsidRPr="00295655" w14:paraId="1F9B98A8" w14:textId="77777777" w:rsidTr="008B35A6">
        <w:trPr>
          <w:cantSplit/>
          <w:trHeight w:val="288"/>
        </w:trPr>
        <w:tc>
          <w:tcPr>
            <w:tcW w:w="1458" w:type="dxa"/>
          </w:tcPr>
          <w:p w14:paraId="1F9B989F" w14:textId="6BEB1FD6" w:rsidR="00217F57" w:rsidRPr="00295655" w:rsidRDefault="00217F57" w:rsidP="00265ACF">
            <w:pPr>
              <w:keepNext/>
              <w:rPr>
                <w:rFonts w:ascii="Calibri" w:hAnsi="Calibri"/>
                <w:sz w:val="18"/>
                <w:szCs w:val="18"/>
              </w:rPr>
            </w:pPr>
          </w:p>
        </w:tc>
        <w:tc>
          <w:tcPr>
            <w:tcW w:w="1440" w:type="dxa"/>
          </w:tcPr>
          <w:p w14:paraId="1F9B98A0" w14:textId="77777777" w:rsidR="00217F57" w:rsidRPr="00295655" w:rsidRDefault="00217F57" w:rsidP="00265ACF">
            <w:pPr>
              <w:keepNext/>
              <w:rPr>
                <w:rFonts w:ascii="Calibri" w:hAnsi="Calibri"/>
                <w:sz w:val="18"/>
                <w:szCs w:val="18"/>
              </w:rPr>
            </w:pPr>
          </w:p>
        </w:tc>
        <w:tc>
          <w:tcPr>
            <w:tcW w:w="1080" w:type="dxa"/>
          </w:tcPr>
          <w:p w14:paraId="1F9B98A1" w14:textId="77777777" w:rsidR="00217F57" w:rsidRPr="00295655" w:rsidRDefault="00217F57" w:rsidP="00265ACF">
            <w:pPr>
              <w:keepNext/>
              <w:rPr>
                <w:rFonts w:ascii="Calibri" w:hAnsi="Calibri"/>
                <w:sz w:val="18"/>
                <w:szCs w:val="18"/>
              </w:rPr>
            </w:pPr>
          </w:p>
        </w:tc>
        <w:tc>
          <w:tcPr>
            <w:tcW w:w="1080" w:type="dxa"/>
          </w:tcPr>
          <w:p w14:paraId="1F9B98A2" w14:textId="77777777" w:rsidR="00217F57" w:rsidRPr="00295655" w:rsidRDefault="00217F57" w:rsidP="00265ACF">
            <w:pPr>
              <w:keepNext/>
              <w:rPr>
                <w:rFonts w:ascii="Calibri" w:hAnsi="Calibri"/>
                <w:sz w:val="18"/>
                <w:szCs w:val="18"/>
              </w:rPr>
            </w:pPr>
          </w:p>
        </w:tc>
        <w:tc>
          <w:tcPr>
            <w:tcW w:w="2280" w:type="dxa"/>
          </w:tcPr>
          <w:p w14:paraId="1F9B98A3" w14:textId="77777777" w:rsidR="00217F57" w:rsidRPr="00295655" w:rsidRDefault="00217F57" w:rsidP="00265ACF">
            <w:pPr>
              <w:keepNext/>
              <w:rPr>
                <w:rFonts w:ascii="Calibri" w:hAnsi="Calibri"/>
                <w:sz w:val="18"/>
                <w:szCs w:val="18"/>
              </w:rPr>
            </w:pPr>
          </w:p>
        </w:tc>
        <w:tc>
          <w:tcPr>
            <w:tcW w:w="2640" w:type="dxa"/>
          </w:tcPr>
          <w:p w14:paraId="1F9B98A4" w14:textId="77777777" w:rsidR="00217F57" w:rsidRPr="00295655" w:rsidRDefault="00217F57" w:rsidP="00265ACF">
            <w:pPr>
              <w:keepNext/>
              <w:rPr>
                <w:rFonts w:ascii="Calibri" w:hAnsi="Calibri"/>
                <w:sz w:val="18"/>
                <w:szCs w:val="18"/>
              </w:rPr>
            </w:pPr>
          </w:p>
        </w:tc>
        <w:tc>
          <w:tcPr>
            <w:tcW w:w="2550" w:type="dxa"/>
          </w:tcPr>
          <w:p w14:paraId="1F9B98A5" w14:textId="77777777" w:rsidR="00217F57" w:rsidRPr="00295655" w:rsidRDefault="00217F57" w:rsidP="00265ACF">
            <w:pPr>
              <w:keepNext/>
              <w:rPr>
                <w:rFonts w:ascii="Calibri" w:hAnsi="Calibri"/>
                <w:sz w:val="18"/>
                <w:szCs w:val="18"/>
              </w:rPr>
            </w:pPr>
          </w:p>
        </w:tc>
        <w:tc>
          <w:tcPr>
            <w:tcW w:w="1080" w:type="dxa"/>
          </w:tcPr>
          <w:p w14:paraId="1F9B98A6" w14:textId="77777777" w:rsidR="00217F57" w:rsidRPr="00295655" w:rsidRDefault="00217F57" w:rsidP="00265ACF">
            <w:pPr>
              <w:keepNext/>
              <w:rPr>
                <w:rFonts w:ascii="Calibri" w:hAnsi="Calibri"/>
                <w:sz w:val="18"/>
                <w:szCs w:val="18"/>
              </w:rPr>
            </w:pPr>
          </w:p>
        </w:tc>
        <w:tc>
          <w:tcPr>
            <w:tcW w:w="1008" w:type="dxa"/>
          </w:tcPr>
          <w:p w14:paraId="1F9B98A7" w14:textId="77777777" w:rsidR="00217F57" w:rsidRPr="00295655" w:rsidRDefault="00217F57" w:rsidP="00265ACF">
            <w:pPr>
              <w:keepNext/>
              <w:rPr>
                <w:rFonts w:ascii="Calibri" w:hAnsi="Calibri"/>
                <w:sz w:val="18"/>
                <w:szCs w:val="18"/>
              </w:rPr>
            </w:pPr>
          </w:p>
        </w:tc>
      </w:tr>
      <w:tr w:rsidR="00217F57" w:rsidRPr="00295655" w14:paraId="1F9B98B2" w14:textId="77777777" w:rsidTr="008B35A6">
        <w:trPr>
          <w:cantSplit/>
          <w:trHeight w:val="288"/>
        </w:trPr>
        <w:tc>
          <w:tcPr>
            <w:tcW w:w="1458" w:type="dxa"/>
          </w:tcPr>
          <w:p w14:paraId="1F9B98A9" w14:textId="77777777" w:rsidR="00217F57" w:rsidRPr="00295655" w:rsidRDefault="00217F57" w:rsidP="00265ACF">
            <w:pPr>
              <w:keepNext/>
              <w:rPr>
                <w:rFonts w:ascii="Calibri" w:hAnsi="Calibri"/>
                <w:sz w:val="18"/>
                <w:szCs w:val="18"/>
              </w:rPr>
            </w:pPr>
          </w:p>
        </w:tc>
        <w:tc>
          <w:tcPr>
            <w:tcW w:w="1440" w:type="dxa"/>
          </w:tcPr>
          <w:p w14:paraId="1F9B98AA" w14:textId="77777777" w:rsidR="00217F57" w:rsidRPr="00295655" w:rsidRDefault="00217F57" w:rsidP="00265ACF">
            <w:pPr>
              <w:keepNext/>
              <w:rPr>
                <w:rFonts w:ascii="Calibri" w:hAnsi="Calibri"/>
                <w:sz w:val="18"/>
                <w:szCs w:val="18"/>
              </w:rPr>
            </w:pPr>
          </w:p>
        </w:tc>
        <w:tc>
          <w:tcPr>
            <w:tcW w:w="1080" w:type="dxa"/>
          </w:tcPr>
          <w:p w14:paraId="1F9B98AB" w14:textId="77777777" w:rsidR="00217F57" w:rsidRPr="00295655" w:rsidRDefault="00217F57" w:rsidP="00265ACF">
            <w:pPr>
              <w:keepNext/>
              <w:rPr>
                <w:rFonts w:ascii="Calibri" w:hAnsi="Calibri"/>
                <w:sz w:val="18"/>
                <w:szCs w:val="18"/>
              </w:rPr>
            </w:pPr>
          </w:p>
        </w:tc>
        <w:tc>
          <w:tcPr>
            <w:tcW w:w="1080" w:type="dxa"/>
          </w:tcPr>
          <w:p w14:paraId="1F9B98AC" w14:textId="77777777" w:rsidR="00217F57" w:rsidRPr="00295655" w:rsidRDefault="00217F57" w:rsidP="00265ACF">
            <w:pPr>
              <w:keepNext/>
              <w:rPr>
                <w:rFonts w:ascii="Calibri" w:hAnsi="Calibri"/>
                <w:sz w:val="18"/>
                <w:szCs w:val="18"/>
              </w:rPr>
            </w:pPr>
          </w:p>
        </w:tc>
        <w:tc>
          <w:tcPr>
            <w:tcW w:w="2280" w:type="dxa"/>
          </w:tcPr>
          <w:p w14:paraId="1F9B98AD" w14:textId="77777777" w:rsidR="00217F57" w:rsidRPr="00295655" w:rsidRDefault="00217F57" w:rsidP="00265ACF">
            <w:pPr>
              <w:keepNext/>
              <w:rPr>
                <w:rFonts w:ascii="Calibri" w:hAnsi="Calibri"/>
                <w:sz w:val="18"/>
                <w:szCs w:val="18"/>
              </w:rPr>
            </w:pPr>
          </w:p>
        </w:tc>
        <w:tc>
          <w:tcPr>
            <w:tcW w:w="2640" w:type="dxa"/>
          </w:tcPr>
          <w:p w14:paraId="1F9B98AE" w14:textId="77777777" w:rsidR="00217F57" w:rsidRPr="00295655" w:rsidRDefault="00217F57" w:rsidP="00265ACF">
            <w:pPr>
              <w:keepNext/>
              <w:rPr>
                <w:rFonts w:ascii="Calibri" w:hAnsi="Calibri"/>
                <w:sz w:val="18"/>
                <w:szCs w:val="18"/>
              </w:rPr>
            </w:pPr>
          </w:p>
        </w:tc>
        <w:tc>
          <w:tcPr>
            <w:tcW w:w="2550" w:type="dxa"/>
          </w:tcPr>
          <w:p w14:paraId="1F9B98AF" w14:textId="77777777" w:rsidR="00217F57" w:rsidRPr="00295655" w:rsidRDefault="00217F57" w:rsidP="00265ACF">
            <w:pPr>
              <w:keepNext/>
              <w:rPr>
                <w:rFonts w:ascii="Calibri" w:hAnsi="Calibri"/>
                <w:sz w:val="18"/>
                <w:szCs w:val="18"/>
              </w:rPr>
            </w:pPr>
          </w:p>
        </w:tc>
        <w:tc>
          <w:tcPr>
            <w:tcW w:w="1080" w:type="dxa"/>
          </w:tcPr>
          <w:p w14:paraId="1F9B98B0" w14:textId="77777777" w:rsidR="00217F57" w:rsidRPr="00295655" w:rsidRDefault="00217F57" w:rsidP="00265ACF">
            <w:pPr>
              <w:keepNext/>
              <w:rPr>
                <w:rFonts w:ascii="Calibri" w:hAnsi="Calibri"/>
                <w:sz w:val="18"/>
                <w:szCs w:val="18"/>
              </w:rPr>
            </w:pPr>
          </w:p>
        </w:tc>
        <w:tc>
          <w:tcPr>
            <w:tcW w:w="1008" w:type="dxa"/>
          </w:tcPr>
          <w:p w14:paraId="1F9B98B1" w14:textId="77777777" w:rsidR="00217F57" w:rsidRPr="00295655" w:rsidRDefault="00217F57" w:rsidP="00265ACF">
            <w:pPr>
              <w:keepNext/>
              <w:rPr>
                <w:rFonts w:ascii="Calibri" w:hAnsi="Calibri"/>
                <w:sz w:val="18"/>
                <w:szCs w:val="18"/>
              </w:rPr>
            </w:pPr>
          </w:p>
        </w:tc>
      </w:tr>
      <w:tr w:rsidR="00217F57" w:rsidRPr="00295655" w14:paraId="1F9B98B4" w14:textId="77777777" w:rsidTr="00A53F9F">
        <w:trPr>
          <w:cantSplit/>
        </w:trPr>
        <w:tc>
          <w:tcPr>
            <w:tcW w:w="14616" w:type="dxa"/>
            <w:gridSpan w:val="9"/>
          </w:tcPr>
          <w:p w14:paraId="1F9B98B3" w14:textId="77777777" w:rsidR="00217F57" w:rsidRPr="00295655" w:rsidRDefault="00217F57" w:rsidP="00E91CEC">
            <w:pPr>
              <w:keepNext/>
              <w:rPr>
                <w:rFonts w:ascii="Calibri" w:hAnsi="Calibri"/>
                <w:sz w:val="18"/>
                <w:szCs w:val="18"/>
              </w:rPr>
            </w:pPr>
            <w:r w:rsidRPr="00295655">
              <w:rPr>
                <w:rFonts w:ascii="Calibri" w:hAnsi="Calibri"/>
                <w:sz w:val="18"/>
                <w:szCs w:val="18"/>
              </w:rPr>
              <w:t>Notes:</w:t>
            </w:r>
          </w:p>
        </w:tc>
      </w:tr>
    </w:tbl>
    <w:p w14:paraId="696179B1" w14:textId="77777777" w:rsidR="006D388B" w:rsidRDefault="006D388B"/>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7B799C" w:rsidRPr="00295655" w14:paraId="1F9B98C6" w14:textId="77777777" w:rsidTr="006D388B">
        <w:trPr>
          <w:cantSplit/>
        </w:trPr>
        <w:tc>
          <w:tcPr>
            <w:tcW w:w="14598" w:type="dxa"/>
            <w:gridSpan w:val="5"/>
            <w:shd w:val="clear" w:color="auto" w:fill="auto"/>
          </w:tcPr>
          <w:p w14:paraId="1F9B98B8" w14:textId="33C3A625" w:rsidR="00D90912" w:rsidRDefault="00D56952" w:rsidP="00945329">
            <w:pPr>
              <w:keepNext/>
              <w:rPr>
                <w:rFonts w:ascii="Calibri" w:hAnsi="Calibri"/>
                <w:b/>
                <w:sz w:val="18"/>
                <w:szCs w:val="18"/>
              </w:rPr>
            </w:pPr>
            <w:r>
              <w:rPr>
                <w:rFonts w:ascii="Calibri" w:hAnsi="Calibri"/>
                <w:b/>
                <w:sz w:val="18"/>
                <w:szCs w:val="18"/>
              </w:rPr>
              <w:t>H</w:t>
            </w:r>
            <w:r w:rsidR="007B799C">
              <w:rPr>
                <w:rFonts w:ascii="Calibri" w:hAnsi="Calibri"/>
                <w:b/>
                <w:sz w:val="18"/>
                <w:szCs w:val="18"/>
              </w:rPr>
              <w:t xml:space="preserve">. Installed </w:t>
            </w:r>
            <w:r w:rsidR="00945329">
              <w:rPr>
                <w:rFonts w:ascii="Calibri" w:hAnsi="Calibri"/>
                <w:b/>
                <w:sz w:val="18"/>
                <w:szCs w:val="18"/>
              </w:rPr>
              <w:t>Split System Indoor Coil or Fan</w:t>
            </w:r>
            <w:r w:rsidR="009B4B1B">
              <w:rPr>
                <w:rFonts w:ascii="Calibri" w:hAnsi="Calibri"/>
                <w:b/>
                <w:sz w:val="18"/>
                <w:szCs w:val="18"/>
              </w:rPr>
              <w:t xml:space="preserve"> </w:t>
            </w:r>
            <w:r w:rsidR="00945329">
              <w:rPr>
                <w:rFonts w:ascii="Calibri" w:hAnsi="Calibri"/>
                <w:b/>
                <w:sz w:val="18"/>
                <w:szCs w:val="18"/>
              </w:rPr>
              <w:t xml:space="preserve">Coil Unit </w:t>
            </w:r>
            <w:r w:rsidR="00D90912">
              <w:rPr>
                <w:rFonts w:ascii="Calibri" w:hAnsi="Calibri"/>
                <w:b/>
                <w:sz w:val="18"/>
                <w:szCs w:val="18"/>
              </w:rPr>
              <w:t>E</w:t>
            </w:r>
            <w:r w:rsidR="009F4F7F">
              <w:rPr>
                <w:rFonts w:ascii="Calibri" w:hAnsi="Calibri"/>
                <w:b/>
                <w:sz w:val="18"/>
                <w:szCs w:val="18"/>
              </w:rPr>
              <w:t>quipment</w:t>
            </w:r>
            <w:r w:rsidR="00D90912">
              <w:rPr>
                <w:rFonts w:ascii="Calibri" w:hAnsi="Calibri"/>
                <w:b/>
                <w:sz w:val="18"/>
                <w:szCs w:val="18"/>
              </w:rPr>
              <w:t xml:space="preserve"> Information </w:t>
            </w:r>
            <w:r w:rsidR="00945329">
              <w:rPr>
                <w:rFonts w:ascii="Calibri" w:hAnsi="Calibri"/>
                <w:b/>
                <w:sz w:val="18"/>
                <w:szCs w:val="18"/>
              </w:rPr>
              <w:t xml:space="preserve">(applicable to </w:t>
            </w:r>
            <w:r w:rsidR="009140EF">
              <w:rPr>
                <w:rFonts w:ascii="Calibri" w:hAnsi="Calibri"/>
                <w:b/>
                <w:sz w:val="18"/>
                <w:szCs w:val="18"/>
              </w:rPr>
              <w:t>DX or hydronic heating/cooling</w:t>
            </w:r>
            <w:r w:rsidR="00084659">
              <w:rPr>
                <w:rFonts w:ascii="Calibri" w:hAnsi="Calibri"/>
                <w:b/>
                <w:sz w:val="18"/>
                <w:szCs w:val="18"/>
              </w:rPr>
              <w:t xml:space="preserve"> </w:t>
            </w:r>
            <w:r w:rsidR="004D508A">
              <w:rPr>
                <w:rFonts w:ascii="Calibri" w:hAnsi="Calibri"/>
                <w:b/>
                <w:sz w:val="18"/>
                <w:szCs w:val="18"/>
              </w:rPr>
              <w:t>coils or fan</w:t>
            </w:r>
            <w:r w:rsidR="00552EC1">
              <w:rPr>
                <w:rFonts w:ascii="Calibri" w:hAnsi="Calibri"/>
                <w:b/>
                <w:sz w:val="18"/>
                <w:szCs w:val="18"/>
              </w:rPr>
              <w:t xml:space="preserve"> </w:t>
            </w:r>
            <w:r w:rsidR="004D508A">
              <w:rPr>
                <w:rFonts w:ascii="Calibri" w:hAnsi="Calibri"/>
                <w:b/>
                <w:sz w:val="18"/>
                <w:szCs w:val="18"/>
              </w:rPr>
              <w:t>coil units</w:t>
            </w:r>
            <w:r w:rsidR="00084659">
              <w:rPr>
                <w:rFonts w:ascii="Calibri" w:hAnsi="Calibri"/>
                <w:b/>
                <w:sz w:val="18"/>
                <w:szCs w:val="18"/>
              </w:rPr>
              <w:t>)</w:t>
            </w:r>
          </w:p>
          <w:p w14:paraId="1F9B98B9" w14:textId="77777777" w:rsidR="009F4F7F" w:rsidRPr="009F4F7F" w:rsidRDefault="009F4F7F" w:rsidP="00945329">
            <w:pPr>
              <w:keepNext/>
              <w:rPr>
                <w:rFonts w:ascii="Calibri" w:hAnsi="Calibri"/>
                <w:sz w:val="18"/>
                <w:szCs w:val="18"/>
              </w:rPr>
            </w:pPr>
            <w:r w:rsidRPr="009F4F7F">
              <w:rPr>
                <w:rFonts w:ascii="Calibri" w:hAnsi="Calibri"/>
                <w:sz w:val="18"/>
                <w:szCs w:val="18"/>
              </w:rPr>
              <w:t xml:space="preserve">Systems with more than one indoor coil or fan coil unit </w:t>
            </w:r>
            <w:r w:rsidR="00D90912">
              <w:rPr>
                <w:rFonts w:ascii="Calibri" w:hAnsi="Calibri"/>
                <w:sz w:val="18"/>
                <w:szCs w:val="18"/>
              </w:rPr>
              <w:t>(e.g. multi</w:t>
            </w:r>
            <w:r w:rsidR="003E30C0">
              <w:rPr>
                <w:rFonts w:ascii="Calibri" w:hAnsi="Calibri"/>
                <w:sz w:val="18"/>
                <w:szCs w:val="18"/>
              </w:rPr>
              <w:t>-</w:t>
            </w:r>
            <w:r w:rsidR="00D90912">
              <w:rPr>
                <w:rFonts w:ascii="Calibri" w:hAnsi="Calibri"/>
                <w:sz w:val="18"/>
                <w:szCs w:val="18"/>
              </w:rPr>
              <w:t xml:space="preserve">split systems) </w:t>
            </w:r>
            <w:r w:rsidRPr="009F4F7F">
              <w:rPr>
                <w:rFonts w:ascii="Calibri" w:hAnsi="Calibri"/>
                <w:sz w:val="18"/>
                <w:szCs w:val="18"/>
              </w:rPr>
              <w:t xml:space="preserve">shall provide </w:t>
            </w:r>
            <w:r w:rsidR="00D90912">
              <w:rPr>
                <w:rFonts w:ascii="Calibri" w:hAnsi="Calibri"/>
                <w:sz w:val="18"/>
                <w:szCs w:val="18"/>
              </w:rPr>
              <w:t>information for each of the system indoor coils or fan coil units.</w:t>
            </w:r>
          </w:p>
          <w:p w14:paraId="6D76A664" w14:textId="77777777" w:rsidR="007607D4" w:rsidRDefault="00233996" w:rsidP="00A26694">
            <w:pPr>
              <w:rPr>
                <w:rFonts w:ascii="Calibri" w:hAnsi="Calibri"/>
                <w:sz w:val="18"/>
                <w:szCs w:val="18"/>
              </w:rPr>
            </w:pPr>
            <w:r w:rsidRPr="00233996">
              <w:rPr>
                <w:rFonts w:ascii="Calibri" w:hAnsi="Calibri"/>
                <w:sz w:val="18"/>
                <w:szCs w:val="18"/>
              </w:rPr>
              <w:t xml:space="preserve">&lt;&lt;&lt;if </w:t>
            </w:r>
            <w:r>
              <w:rPr>
                <w:rFonts w:ascii="Calibri" w:hAnsi="Calibri"/>
                <w:sz w:val="18"/>
                <w:szCs w:val="18"/>
              </w:rPr>
              <w:t xml:space="preserve">none </w:t>
            </w:r>
            <w:r w:rsidRPr="00233996">
              <w:rPr>
                <w:rFonts w:ascii="Calibri" w:hAnsi="Calibri"/>
                <w:sz w:val="18"/>
                <w:szCs w:val="18"/>
              </w:rPr>
              <w:t>of the SC Systems listed in Section D have a value in</w:t>
            </w:r>
            <w:r w:rsidR="00552EC1">
              <w:rPr>
                <w:rFonts w:ascii="Calibri" w:hAnsi="Calibri"/>
                <w:sz w:val="18"/>
                <w:szCs w:val="18"/>
              </w:rPr>
              <w:t xml:space="preserve"> either</w:t>
            </w:r>
            <w:r w:rsidRPr="00233996">
              <w:rPr>
                <w:rFonts w:ascii="Calibri" w:hAnsi="Calibri"/>
                <w:sz w:val="18"/>
                <w:szCs w:val="18"/>
              </w:rPr>
              <w:t xml:space="preserve"> </w:t>
            </w:r>
            <w:r w:rsidR="00891AF4" w:rsidRPr="00832661">
              <w:rPr>
                <w:rFonts w:ascii="Calibri" w:hAnsi="Calibri"/>
                <w:sz w:val="18"/>
                <w:szCs w:val="18"/>
                <w:highlight w:val="yellow"/>
              </w:rPr>
              <w:t>D04</w:t>
            </w:r>
            <w:r w:rsidR="00891AF4">
              <w:rPr>
                <w:rFonts w:ascii="Calibri" w:hAnsi="Calibri"/>
                <w:sz w:val="18"/>
                <w:szCs w:val="18"/>
              </w:rPr>
              <w:t xml:space="preserve"> or </w:t>
            </w:r>
            <w:r w:rsidRPr="00832661">
              <w:rPr>
                <w:rFonts w:ascii="Calibri" w:hAnsi="Calibri"/>
                <w:sz w:val="18"/>
                <w:szCs w:val="18"/>
                <w:highlight w:val="yellow"/>
              </w:rPr>
              <w:t>D05</w:t>
            </w:r>
            <w:r w:rsidRPr="00233996">
              <w:rPr>
                <w:rFonts w:ascii="Calibri" w:hAnsi="Calibri"/>
                <w:sz w:val="18"/>
                <w:szCs w:val="18"/>
              </w:rPr>
              <w:t xml:space="preserve"> =</w:t>
            </w:r>
            <w:r w:rsidR="00381011">
              <w:rPr>
                <w:rFonts w:ascii="Calibri" w:hAnsi="Calibri"/>
                <w:sz w:val="18"/>
                <w:szCs w:val="18"/>
              </w:rPr>
              <w:t xml:space="preserve"> one of the system types in the list that follows below, </w:t>
            </w:r>
            <w:r w:rsidRPr="00233996">
              <w:rPr>
                <w:rFonts w:ascii="Calibri" w:hAnsi="Calibri"/>
                <w:sz w:val="18"/>
                <w:szCs w:val="18"/>
              </w:rPr>
              <w:t xml:space="preserve">then display the section does not apply message; </w:t>
            </w:r>
          </w:p>
          <w:p w14:paraId="7D259AB5" w14:textId="77777777" w:rsidR="007607D4" w:rsidRDefault="007607D4" w:rsidP="00A26694">
            <w:pPr>
              <w:rPr>
                <w:rFonts w:ascii="Calibri" w:hAnsi="Calibri"/>
                <w:sz w:val="18"/>
                <w:szCs w:val="18"/>
              </w:rPr>
            </w:pPr>
          </w:p>
          <w:p w14:paraId="1F9B98BA" w14:textId="3870CB32" w:rsidR="005A09BE" w:rsidRDefault="00233996" w:rsidP="00A26694">
            <w:pPr>
              <w:rPr>
                <w:rFonts w:asciiTheme="minorHAnsi" w:hAnsiTheme="minorHAnsi"/>
                <w:sz w:val="16"/>
                <w:szCs w:val="16"/>
              </w:rPr>
            </w:pPr>
            <w:r w:rsidRPr="00233996">
              <w:rPr>
                <w:rFonts w:ascii="Calibri" w:hAnsi="Calibri"/>
                <w:sz w:val="18"/>
                <w:szCs w:val="18"/>
              </w:rPr>
              <w:t>else require</w:t>
            </w:r>
            <w:r w:rsidR="00664A73">
              <w:rPr>
                <w:rFonts w:ascii="Calibri" w:hAnsi="Calibri"/>
                <w:sz w:val="18"/>
                <w:szCs w:val="18"/>
              </w:rPr>
              <w:t xml:space="preserve"> </w:t>
            </w:r>
            <w:r w:rsidR="00381011">
              <w:rPr>
                <w:rFonts w:ascii="Calibri" w:hAnsi="Calibri"/>
                <w:sz w:val="18"/>
                <w:szCs w:val="18"/>
              </w:rPr>
              <w:t xml:space="preserve">a </w:t>
            </w:r>
            <w:r w:rsidR="00664A73">
              <w:rPr>
                <w:rFonts w:ascii="Calibri" w:hAnsi="Calibri"/>
                <w:sz w:val="18"/>
                <w:szCs w:val="18"/>
              </w:rPr>
              <w:t>minimum of</w:t>
            </w:r>
            <w:r w:rsidRPr="00233996">
              <w:rPr>
                <w:rFonts w:ascii="Calibri" w:hAnsi="Calibri"/>
                <w:sz w:val="18"/>
                <w:szCs w:val="18"/>
              </w:rPr>
              <w:t xml:space="preserve"> one row of data to be entered in this table for each of the SC Systems</w:t>
            </w:r>
            <w:r w:rsidR="009F4F7F" w:rsidRPr="00233996">
              <w:rPr>
                <w:rFonts w:ascii="Calibri" w:hAnsi="Calibri"/>
                <w:sz w:val="18"/>
                <w:szCs w:val="18"/>
              </w:rPr>
              <w:t xml:space="preserve"> listed in Section D</w:t>
            </w:r>
            <w:r w:rsidR="00551D3F">
              <w:t xml:space="preserve"> </w:t>
            </w:r>
            <w:r w:rsidR="00551D3F" w:rsidRPr="00551D3F">
              <w:rPr>
                <w:rFonts w:ascii="Calibri" w:hAnsi="Calibri"/>
                <w:sz w:val="18"/>
                <w:szCs w:val="18"/>
              </w:rPr>
              <w:t xml:space="preserve">that meets </w:t>
            </w:r>
            <w:r w:rsidR="00551D3F">
              <w:rPr>
                <w:rFonts w:ascii="Calibri" w:hAnsi="Calibri"/>
                <w:sz w:val="18"/>
                <w:szCs w:val="18"/>
              </w:rPr>
              <w:t>both of</w:t>
            </w:r>
            <w:r w:rsidR="00551D3F" w:rsidRPr="00551D3F">
              <w:rPr>
                <w:rFonts w:ascii="Calibri" w:hAnsi="Calibri"/>
                <w:sz w:val="18"/>
                <w:szCs w:val="18"/>
              </w:rPr>
              <w:t xml:space="preserve"> the following </w:t>
            </w:r>
            <w:r w:rsidR="00551D3F">
              <w:rPr>
                <w:rFonts w:ascii="Calibri" w:hAnsi="Calibri"/>
                <w:sz w:val="18"/>
                <w:szCs w:val="18"/>
              </w:rPr>
              <w:t>2</w:t>
            </w:r>
            <w:r w:rsidR="00551D3F" w:rsidRPr="00551D3F">
              <w:rPr>
                <w:rFonts w:ascii="Calibri" w:hAnsi="Calibri"/>
                <w:sz w:val="18"/>
                <w:szCs w:val="18"/>
              </w:rPr>
              <w:t xml:space="preserve"> criteria: [</w:t>
            </w:r>
            <w:r w:rsidR="006F6403" w:rsidRPr="008B35A6">
              <w:rPr>
                <w:rFonts w:ascii="Calibri" w:hAnsi="Calibri"/>
                <w:sz w:val="18"/>
                <w:szCs w:val="18"/>
                <w:highlight w:val="yellow"/>
              </w:rPr>
              <w:t>D12</w:t>
            </w:r>
            <w:r w:rsidR="008B35A6">
              <w:rPr>
                <w:rFonts w:ascii="Calibri" w:hAnsi="Calibri"/>
                <w:sz w:val="18"/>
                <w:szCs w:val="18"/>
              </w:rPr>
              <w:t>=new</w:t>
            </w:r>
            <w:r w:rsidR="00551D3F" w:rsidRPr="00551D3F">
              <w:rPr>
                <w:rFonts w:ascii="Calibri" w:hAnsi="Calibri"/>
                <w:sz w:val="18"/>
                <w:szCs w:val="18"/>
              </w:rPr>
              <w:t>]</w:t>
            </w:r>
            <w:r w:rsidR="009D1A93">
              <w:rPr>
                <w:rFonts w:ascii="Calibri" w:hAnsi="Calibri"/>
                <w:sz w:val="18"/>
                <w:szCs w:val="18"/>
              </w:rPr>
              <w:t xml:space="preserve">; </w:t>
            </w:r>
            <w:r w:rsidR="00551D3F" w:rsidRPr="00551D3F">
              <w:rPr>
                <w:rFonts w:ascii="Calibri" w:hAnsi="Calibri"/>
                <w:sz w:val="18"/>
                <w:szCs w:val="18"/>
              </w:rPr>
              <w:t xml:space="preserve"> </w:t>
            </w:r>
            <w:r w:rsidR="00551D3F">
              <w:rPr>
                <w:rFonts w:ascii="Calibri" w:hAnsi="Calibri"/>
                <w:sz w:val="18"/>
                <w:szCs w:val="18"/>
              </w:rPr>
              <w:t>[</w:t>
            </w:r>
            <w:r w:rsidR="009D1A93">
              <w:rPr>
                <w:rFonts w:ascii="Calibri" w:hAnsi="Calibri"/>
                <w:sz w:val="18"/>
                <w:szCs w:val="18"/>
              </w:rPr>
              <w:t>{</w:t>
            </w:r>
            <w:r w:rsidR="00891AF4" w:rsidRPr="00832661">
              <w:rPr>
                <w:rFonts w:ascii="Calibri" w:hAnsi="Calibri"/>
                <w:sz w:val="18"/>
                <w:szCs w:val="18"/>
                <w:highlight w:val="yellow"/>
              </w:rPr>
              <w:t>D04</w:t>
            </w:r>
            <w:r w:rsidR="00891AF4">
              <w:rPr>
                <w:rFonts w:ascii="Calibri" w:hAnsi="Calibri"/>
                <w:sz w:val="18"/>
                <w:szCs w:val="18"/>
              </w:rPr>
              <w:t xml:space="preserve"> or </w:t>
            </w:r>
            <w:r w:rsidRPr="00832661">
              <w:rPr>
                <w:rFonts w:ascii="Calibri" w:hAnsi="Calibri"/>
                <w:sz w:val="18"/>
                <w:szCs w:val="18"/>
                <w:highlight w:val="yellow"/>
              </w:rPr>
              <w:t>D05</w:t>
            </w:r>
            <w:r w:rsidR="009D1A93">
              <w:rPr>
                <w:rFonts w:ascii="Calibri" w:hAnsi="Calibri"/>
                <w:sz w:val="18"/>
                <w:szCs w:val="18"/>
              </w:rPr>
              <w:t>}</w:t>
            </w:r>
            <w:r w:rsidR="00002AA3">
              <w:rPr>
                <w:rFonts w:ascii="Calibri" w:hAnsi="Calibri"/>
                <w:sz w:val="18"/>
                <w:szCs w:val="18"/>
              </w:rPr>
              <w:t>=</w:t>
            </w:r>
            <w:r w:rsidR="00664A73">
              <w:rPr>
                <w:rFonts w:ascii="Calibri" w:hAnsi="Calibri"/>
                <w:sz w:val="18"/>
                <w:szCs w:val="18"/>
              </w:rPr>
              <w:t>one of the</w:t>
            </w:r>
            <w:r w:rsidR="00381011">
              <w:rPr>
                <w:rFonts w:ascii="Calibri" w:hAnsi="Calibri"/>
                <w:sz w:val="18"/>
                <w:szCs w:val="18"/>
              </w:rPr>
              <w:t xml:space="preserve"> system types in the list</w:t>
            </w:r>
            <w:r w:rsidR="00A841B2">
              <w:rPr>
                <w:rFonts w:ascii="Calibri" w:hAnsi="Calibri"/>
                <w:sz w:val="18"/>
                <w:szCs w:val="18"/>
              </w:rPr>
              <w:t xml:space="preserve"> that follows below</w:t>
            </w:r>
            <w:r w:rsidR="00551D3F">
              <w:rPr>
                <w:rFonts w:ascii="Calibri" w:hAnsi="Calibri"/>
                <w:sz w:val="18"/>
                <w:szCs w:val="18"/>
              </w:rPr>
              <w:t>]</w:t>
            </w:r>
            <w:r w:rsidR="00A841B2">
              <w:rPr>
                <w:rFonts w:ascii="Calibri" w:hAnsi="Calibri"/>
                <w:sz w:val="18"/>
                <w:szCs w:val="18"/>
              </w:rPr>
              <w:t xml:space="preserve">; </w:t>
            </w:r>
            <w:r w:rsidR="00C76778">
              <w:rPr>
                <w:rFonts w:ascii="Calibri" w:hAnsi="Calibri"/>
                <w:sz w:val="18"/>
                <w:szCs w:val="18"/>
              </w:rPr>
              <w:t xml:space="preserve"> </w:t>
            </w:r>
            <w:r w:rsidR="00A841B2" w:rsidRPr="00A841B2">
              <w:rPr>
                <w:rFonts w:ascii="Calibri" w:hAnsi="Calibri"/>
                <w:sz w:val="18"/>
                <w:szCs w:val="18"/>
              </w:rPr>
              <w:t xml:space="preserve">ALSO </w:t>
            </w:r>
            <w:r w:rsidR="008B6B86" w:rsidRPr="008B6B86">
              <w:rPr>
                <w:rFonts w:ascii="Calibri" w:hAnsi="Calibri"/>
                <w:sz w:val="18"/>
                <w:szCs w:val="18"/>
              </w:rPr>
              <w:t xml:space="preserve">if Section E applies </w:t>
            </w:r>
            <w:r w:rsidR="00A841B2" w:rsidRPr="00A841B2">
              <w:rPr>
                <w:rFonts w:ascii="Calibri" w:hAnsi="Calibri"/>
                <w:sz w:val="18"/>
                <w:szCs w:val="18"/>
              </w:rPr>
              <w:t xml:space="preserve">require </w:t>
            </w:r>
            <w:r w:rsidR="006744C3">
              <w:rPr>
                <w:rFonts w:ascii="Calibri" w:hAnsi="Calibri"/>
                <w:sz w:val="18"/>
                <w:szCs w:val="18"/>
              </w:rPr>
              <w:t xml:space="preserve">a minimum of </w:t>
            </w:r>
            <w:r w:rsidR="00A841B2" w:rsidRPr="00A841B2">
              <w:rPr>
                <w:rFonts w:ascii="Calibri" w:hAnsi="Calibri"/>
                <w:sz w:val="18"/>
                <w:szCs w:val="18"/>
              </w:rPr>
              <w:t xml:space="preserve">one row of data to be entered in this table for each of the SC Systems in Section E that meet  the following </w:t>
            </w:r>
            <w:r w:rsidR="005D33EB">
              <w:rPr>
                <w:rFonts w:ascii="Calibri" w:hAnsi="Calibri"/>
                <w:sz w:val="18"/>
                <w:szCs w:val="18"/>
              </w:rPr>
              <w:t>2</w:t>
            </w:r>
            <w:r w:rsidR="00A841B2" w:rsidRPr="00A841B2">
              <w:rPr>
                <w:rFonts w:ascii="Calibri" w:hAnsi="Calibri"/>
                <w:sz w:val="18"/>
                <w:szCs w:val="18"/>
              </w:rPr>
              <w:t xml:space="preserve"> criteria:</w:t>
            </w:r>
            <w:r w:rsidR="00A841B2">
              <w:rPr>
                <w:rFonts w:ascii="Calibri" w:hAnsi="Calibri"/>
                <w:sz w:val="18"/>
                <w:szCs w:val="18"/>
              </w:rPr>
              <w:t xml:space="preserve"> [</w:t>
            </w:r>
            <w:r w:rsidR="00A841B2" w:rsidRPr="00832661">
              <w:rPr>
                <w:rFonts w:ascii="Calibri" w:hAnsi="Calibri"/>
                <w:sz w:val="18"/>
                <w:szCs w:val="18"/>
                <w:highlight w:val="yellow"/>
              </w:rPr>
              <w:t>E05</w:t>
            </w:r>
            <w:r w:rsidR="00A841B2">
              <w:rPr>
                <w:rFonts w:ascii="Calibri" w:hAnsi="Calibri"/>
                <w:sz w:val="18"/>
                <w:szCs w:val="18"/>
              </w:rPr>
              <w:t xml:space="preserve">=yes]; </w:t>
            </w:r>
            <w:r w:rsidR="005D33EB">
              <w:rPr>
                <w:rFonts w:ascii="Calibri" w:hAnsi="Calibri"/>
                <w:sz w:val="18"/>
                <w:szCs w:val="18"/>
              </w:rPr>
              <w:t>[</w:t>
            </w:r>
            <w:r w:rsidR="00E606D4">
              <w:rPr>
                <w:rFonts w:ascii="Calibri" w:hAnsi="Calibri"/>
                <w:sz w:val="18"/>
                <w:szCs w:val="18"/>
              </w:rPr>
              <w:t>{</w:t>
            </w:r>
            <w:r w:rsidR="002A7A3B" w:rsidRPr="00832661">
              <w:rPr>
                <w:rFonts w:ascii="Calibri" w:hAnsi="Calibri"/>
                <w:sz w:val="18"/>
                <w:szCs w:val="18"/>
                <w:highlight w:val="yellow"/>
              </w:rPr>
              <w:t>E</w:t>
            </w:r>
            <w:r w:rsidR="00E606D4" w:rsidRPr="00832661">
              <w:rPr>
                <w:rFonts w:ascii="Calibri" w:hAnsi="Calibri"/>
                <w:sz w:val="18"/>
                <w:szCs w:val="18"/>
                <w:highlight w:val="yellow"/>
              </w:rPr>
              <w:t>10</w:t>
            </w:r>
            <w:r w:rsidR="002A7A3B">
              <w:rPr>
                <w:rFonts w:ascii="Calibri" w:hAnsi="Calibri"/>
                <w:sz w:val="18"/>
                <w:szCs w:val="18"/>
              </w:rPr>
              <w:t xml:space="preserve"> </w:t>
            </w:r>
            <w:r w:rsidR="00E606D4">
              <w:rPr>
                <w:rFonts w:ascii="Calibri" w:hAnsi="Calibri"/>
                <w:sz w:val="18"/>
                <w:szCs w:val="18"/>
              </w:rPr>
              <w:t>or</w:t>
            </w:r>
            <w:r w:rsidR="002A7A3B">
              <w:rPr>
                <w:rFonts w:ascii="Calibri" w:hAnsi="Calibri"/>
                <w:sz w:val="18"/>
                <w:szCs w:val="18"/>
              </w:rPr>
              <w:t xml:space="preserve"> </w:t>
            </w:r>
            <w:r w:rsidR="002A7A3B" w:rsidRPr="00832661">
              <w:rPr>
                <w:rFonts w:ascii="Calibri" w:hAnsi="Calibri"/>
                <w:sz w:val="18"/>
                <w:szCs w:val="18"/>
                <w:highlight w:val="yellow"/>
              </w:rPr>
              <w:t>E</w:t>
            </w:r>
            <w:r w:rsidR="00E606D4" w:rsidRPr="00832661">
              <w:rPr>
                <w:rFonts w:ascii="Calibri" w:hAnsi="Calibri"/>
                <w:sz w:val="18"/>
                <w:szCs w:val="18"/>
                <w:highlight w:val="yellow"/>
              </w:rPr>
              <w:t>11</w:t>
            </w:r>
            <w:r w:rsidR="00E606D4">
              <w:rPr>
                <w:rFonts w:ascii="Calibri" w:hAnsi="Calibri"/>
                <w:sz w:val="18"/>
                <w:szCs w:val="18"/>
              </w:rPr>
              <w:t>}=one of the following two component types {</w:t>
            </w:r>
            <w:r w:rsidR="006744C3" w:rsidRPr="006744C3">
              <w:rPr>
                <w:rFonts w:ascii="Calibri" w:hAnsi="Calibri"/>
                <w:sz w:val="18"/>
                <w:szCs w:val="18"/>
              </w:rPr>
              <w:t>indoor fancoil AHU</w:t>
            </w:r>
            <w:r w:rsidR="006744C3">
              <w:rPr>
                <w:rFonts w:ascii="Calibri" w:hAnsi="Calibri"/>
                <w:sz w:val="18"/>
                <w:szCs w:val="18"/>
              </w:rPr>
              <w:t>}; {</w:t>
            </w:r>
            <w:r w:rsidR="006744C3">
              <w:t xml:space="preserve"> </w:t>
            </w:r>
            <w:r w:rsidR="00C76778">
              <w:rPr>
                <w:rFonts w:ascii="Calibri" w:hAnsi="Calibri"/>
                <w:sz w:val="18"/>
                <w:szCs w:val="18"/>
              </w:rPr>
              <w:t>indoor coil</w:t>
            </w:r>
            <w:r w:rsidR="006744C3">
              <w:rPr>
                <w:rFonts w:ascii="Calibri" w:hAnsi="Calibri"/>
                <w:sz w:val="18"/>
                <w:szCs w:val="18"/>
              </w:rPr>
              <w:t>}]</w:t>
            </w:r>
            <w:r w:rsidR="00C76778">
              <w:rPr>
                <w:rFonts w:ascii="Calibri" w:hAnsi="Calibri"/>
                <w:sz w:val="18"/>
                <w:szCs w:val="18"/>
              </w:rPr>
              <w:t>.</w:t>
            </w:r>
          </w:p>
          <w:p w14:paraId="1F9B98BB" w14:textId="77777777" w:rsidR="005A09BE" w:rsidRPr="00761C61" w:rsidRDefault="005A09BE" w:rsidP="005A09BE">
            <w:pPr>
              <w:rPr>
                <w:rFonts w:asciiTheme="minorHAnsi" w:hAnsiTheme="minorHAnsi"/>
                <w:sz w:val="16"/>
                <w:szCs w:val="16"/>
              </w:rPr>
            </w:pPr>
            <w:r>
              <w:rPr>
                <w:rFonts w:asciiTheme="minorHAnsi" w:hAnsiTheme="minorHAnsi"/>
                <w:sz w:val="16"/>
                <w:szCs w:val="16"/>
              </w:rPr>
              <w:t>*</w:t>
            </w:r>
            <w:r w:rsidRPr="00761C61">
              <w:rPr>
                <w:rFonts w:asciiTheme="minorHAnsi" w:hAnsiTheme="minorHAnsi"/>
                <w:sz w:val="16"/>
                <w:szCs w:val="16"/>
              </w:rPr>
              <w:t>central split AC;</w:t>
            </w:r>
          </w:p>
          <w:p w14:paraId="1F9B98BC" w14:textId="77777777" w:rsidR="005A09BE" w:rsidRPr="00761C61" w:rsidRDefault="005A09BE" w:rsidP="005A09BE">
            <w:pPr>
              <w:rPr>
                <w:rFonts w:asciiTheme="minorHAnsi" w:hAnsiTheme="minorHAnsi"/>
                <w:sz w:val="16"/>
                <w:szCs w:val="16"/>
              </w:rPr>
            </w:pPr>
            <w:r w:rsidRPr="00761C61">
              <w:rPr>
                <w:rFonts w:asciiTheme="minorHAnsi" w:hAnsiTheme="minorHAnsi"/>
                <w:sz w:val="16"/>
                <w:szCs w:val="16"/>
              </w:rPr>
              <w:t>*central split HP</w:t>
            </w:r>
          </w:p>
          <w:p w14:paraId="1F9B98BD" w14:textId="3DC865AA" w:rsidR="005A09BE" w:rsidRPr="00761C61" w:rsidRDefault="005A09BE" w:rsidP="005A09BE">
            <w:pPr>
              <w:rPr>
                <w:rFonts w:asciiTheme="minorHAnsi" w:hAnsiTheme="minorHAnsi"/>
                <w:sz w:val="16"/>
                <w:szCs w:val="16"/>
              </w:rPr>
            </w:pPr>
            <w:r w:rsidRPr="00761C61">
              <w:rPr>
                <w:rFonts w:asciiTheme="minorHAnsi" w:hAnsiTheme="minorHAnsi"/>
                <w:sz w:val="16"/>
                <w:szCs w:val="16"/>
              </w:rPr>
              <w:t xml:space="preserve">*ductless </w:t>
            </w:r>
            <w:r w:rsidR="00A00C89">
              <w:rPr>
                <w:rFonts w:asciiTheme="minorHAnsi" w:hAnsiTheme="minorHAnsi"/>
                <w:sz w:val="16"/>
                <w:szCs w:val="16"/>
              </w:rPr>
              <w:t>mini-</w:t>
            </w:r>
            <w:r w:rsidR="00300C51">
              <w:rPr>
                <w:rFonts w:asciiTheme="minorHAnsi" w:hAnsiTheme="minorHAnsi"/>
                <w:sz w:val="16"/>
                <w:szCs w:val="16"/>
              </w:rPr>
              <w:t xml:space="preserve">split </w:t>
            </w:r>
            <w:r w:rsidRPr="00761C61">
              <w:rPr>
                <w:rFonts w:asciiTheme="minorHAnsi" w:hAnsiTheme="minorHAnsi"/>
                <w:sz w:val="16"/>
                <w:szCs w:val="16"/>
              </w:rPr>
              <w:t>AC;</w:t>
            </w:r>
          </w:p>
          <w:p w14:paraId="1F9B98BE" w14:textId="4BF0EFC4" w:rsidR="005A09BE" w:rsidRPr="00761C61" w:rsidRDefault="005A09BE" w:rsidP="006E07AE">
            <w:pPr>
              <w:rPr>
                <w:rFonts w:asciiTheme="minorHAnsi" w:hAnsiTheme="minorHAnsi"/>
                <w:sz w:val="16"/>
                <w:szCs w:val="16"/>
              </w:rPr>
            </w:pPr>
            <w:r w:rsidRPr="00761C61">
              <w:rPr>
                <w:rFonts w:asciiTheme="minorHAnsi" w:hAnsiTheme="minorHAnsi"/>
                <w:sz w:val="16"/>
                <w:szCs w:val="16"/>
              </w:rPr>
              <w:t>*ductless</w:t>
            </w:r>
            <w:r w:rsidR="00300C51">
              <w:rPr>
                <w:rFonts w:asciiTheme="minorHAnsi" w:hAnsiTheme="minorHAnsi"/>
                <w:sz w:val="16"/>
                <w:szCs w:val="16"/>
              </w:rPr>
              <w:t xml:space="preserve"> </w:t>
            </w:r>
            <w:r w:rsidR="00A00C89">
              <w:rPr>
                <w:rFonts w:asciiTheme="minorHAnsi" w:hAnsiTheme="minorHAnsi"/>
                <w:sz w:val="16"/>
                <w:szCs w:val="16"/>
              </w:rPr>
              <w:t>mini-</w:t>
            </w:r>
            <w:r w:rsidR="00300C51">
              <w:rPr>
                <w:rFonts w:asciiTheme="minorHAnsi" w:hAnsiTheme="minorHAnsi"/>
                <w:sz w:val="16"/>
                <w:szCs w:val="16"/>
              </w:rPr>
              <w:t xml:space="preserve">split </w:t>
            </w:r>
            <w:r w:rsidRPr="00761C61">
              <w:rPr>
                <w:rFonts w:asciiTheme="minorHAnsi" w:hAnsiTheme="minorHAnsi"/>
                <w:sz w:val="16"/>
                <w:szCs w:val="16"/>
              </w:rPr>
              <w:t xml:space="preserve"> HP;</w:t>
            </w:r>
          </w:p>
          <w:p w14:paraId="1F9B98BF" w14:textId="77777777" w:rsidR="006E07AE" w:rsidRPr="00761C61" w:rsidRDefault="006E07AE" w:rsidP="006E07AE">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r w:rsidR="003D7A4D">
              <w:rPr>
                <w:rFonts w:asciiTheme="minorHAnsi" w:hAnsiTheme="minorHAnsi"/>
                <w:sz w:val="16"/>
                <w:szCs w:val="16"/>
              </w:rPr>
              <w:t>+</w:t>
            </w:r>
            <w:r>
              <w:rPr>
                <w:rFonts w:asciiTheme="minorHAnsi" w:hAnsiTheme="minorHAnsi"/>
                <w:sz w:val="16"/>
                <w:szCs w:val="16"/>
              </w:rPr>
              <w:t xml:space="preserve"> forced air</w:t>
            </w:r>
            <w:r w:rsidRPr="00761C61">
              <w:rPr>
                <w:rFonts w:asciiTheme="minorHAnsi" w:hAnsiTheme="minorHAnsi"/>
                <w:sz w:val="16"/>
                <w:szCs w:val="16"/>
              </w:rPr>
              <w:t>;</w:t>
            </w:r>
          </w:p>
          <w:p w14:paraId="1F9B98C0" w14:textId="77777777" w:rsidR="006E07AE" w:rsidRDefault="006E07AE" w:rsidP="006E07AE">
            <w:pPr>
              <w:rPr>
                <w:rFonts w:asciiTheme="minorHAnsi" w:hAnsiTheme="minorHAnsi"/>
                <w:sz w:val="16"/>
                <w:szCs w:val="16"/>
              </w:rPr>
            </w:pPr>
            <w:r w:rsidRPr="00761C61">
              <w:rPr>
                <w:rFonts w:asciiTheme="minorHAnsi" w:hAnsiTheme="minorHAnsi"/>
                <w:sz w:val="16"/>
                <w:szCs w:val="16"/>
              </w:rPr>
              <w:t>*combined hydronic</w:t>
            </w:r>
            <w:r>
              <w:rPr>
                <w:rFonts w:asciiTheme="minorHAnsi" w:hAnsiTheme="minorHAnsi"/>
                <w:sz w:val="16"/>
                <w:szCs w:val="16"/>
              </w:rPr>
              <w:t xml:space="preserve"> </w:t>
            </w:r>
            <w:r w:rsidR="003D7A4D">
              <w:rPr>
                <w:rFonts w:asciiTheme="minorHAnsi" w:hAnsiTheme="minorHAnsi"/>
                <w:sz w:val="16"/>
                <w:szCs w:val="16"/>
              </w:rPr>
              <w:t>+</w:t>
            </w:r>
            <w:r>
              <w:rPr>
                <w:rFonts w:asciiTheme="minorHAnsi" w:hAnsiTheme="minorHAnsi"/>
                <w:sz w:val="16"/>
                <w:szCs w:val="16"/>
              </w:rPr>
              <w:t xml:space="preserve"> forced air</w:t>
            </w:r>
            <w:r w:rsidRPr="00761C61">
              <w:rPr>
                <w:rFonts w:asciiTheme="minorHAnsi" w:hAnsiTheme="minorHAnsi"/>
                <w:sz w:val="16"/>
                <w:szCs w:val="16"/>
              </w:rPr>
              <w:t>;</w:t>
            </w:r>
          </w:p>
          <w:p w14:paraId="1F9B98C1" w14:textId="77777777" w:rsidR="009E04C7" w:rsidRPr="00761C61" w:rsidRDefault="009E04C7" w:rsidP="006E07AE">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1F9B98C2" w14:textId="752B1734" w:rsidR="006E07AE" w:rsidRPr="00761C61" w:rsidRDefault="006E07AE" w:rsidP="006E07AE">
            <w:pPr>
              <w:rPr>
                <w:rFonts w:asciiTheme="minorHAnsi" w:hAnsiTheme="minorHAnsi"/>
                <w:sz w:val="16"/>
                <w:szCs w:val="16"/>
              </w:rPr>
            </w:pPr>
            <w:r>
              <w:rPr>
                <w:rFonts w:asciiTheme="minorHAnsi" w:hAnsiTheme="minorHAnsi"/>
                <w:sz w:val="16"/>
                <w:szCs w:val="16"/>
              </w:rPr>
              <w:t>*</w:t>
            </w:r>
            <w:r w:rsidRPr="00761C61">
              <w:rPr>
                <w:rFonts w:asciiTheme="minorHAnsi" w:hAnsiTheme="minorHAnsi"/>
                <w:sz w:val="16"/>
                <w:szCs w:val="16"/>
              </w:rPr>
              <w:t>gas absorption AC</w:t>
            </w:r>
            <w:r w:rsidR="00A00C89">
              <w:rPr>
                <w:rFonts w:asciiTheme="minorHAnsi" w:hAnsiTheme="minorHAnsi"/>
                <w:sz w:val="16"/>
                <w:szCs w:val="16"/>
              </w:rPr>
              <w:t>;</w:t>
            </w:r>
          </w:p>
          <w:p w14:paraId="1F9B98C3" w14:textId="11262067" w:rsidR="006E07AE" w:rsidRPr="00761C61" w:rsidRDefault="006E07AE" w:rsidP="006E07AE">
            <w:pPr>
              <w:rPr>
                <w:rFonts w:asciiTheme="minorHAnsi" w:hAnsiTheme="minorHAnsi"/>
                <w:sz w:val="16"/>
                <w:szCs w:val="16"/>
              </w:rPr>
            </w:pPr>
            <w:r w:rsidRPr="00761C61">
              <w:rPr>
                <w:rFonts w:asciiTheme="minorHAnsi" w:hAnsiTheme="minorHAnsi"/>
                <w:sz w:val="16"/>
                <w:szCs w:val="16"/>
              </w:rPr>
              <w:t>*evaporatively cooled condenser</w:t>
            </w:r>
            <w:r w:rsidR="00A00C89">
              <w:rPr>
                <w:rFonts w:asciiTheme="minorHAnsi" w:hAnsiTheme="minorHAnsi"/>
                <w:sz w:val="16"/>
                <w:szCs w:val="16"/>
              </w:rPr>
              <w:t>;</w:t>
            </w:r>
          </w:p>
          <w:p w14:paraId="1F9B98C4" w14:textId="77777777" w:rsidR="006E07AE" w:rsidRDefault="006E07AE" w:rsidP="006E07AE">
            <w:pPr>
              <w:rPr>
                <w:rFonts w:asciiTheme="minorHAnsi" w:hAnsiTheme="minorHAnsi"/>
                <w:sz w:val="16"/>
                <w:szCs w:val="16"/>
              </w:rPr>
            </w:pPr>
            <w:r w:rsidRPr="00761C61">
              <w:rPr>
                <w:rFonts w:asciiTheme="minorHAnsi" w:hAnsiTheme="minorHAnsi"/>
                <w:sz w:val="16"/>
                <w:szCs w:val="16"/>
              </w:rPr>
              <w:t>*Ice Storage AC</w:t>
            </w:r>
            <w:r w:rsidR="00A00C89">
              <w:rPr>
                <w:rFonts w:asciiTheme="minorHAnsi" w:hAnsiTheme="minorHAnsi"/>
                <w:sz w:val="16"/>
                <w:szCs w:val="16"/>
              </w:rPr>
              <w:t>;</w:t>
            </w:r>
          </w:p>
          <w:p w14:paraId="7EB5C24A" w14:textId="77777777" w:rsidR="00A00C89" w:rsidRDefault="00A00C89" w:rsidP="006E07AE">
            <w:pPr>
              <w:rPr>
                <w:rFonts w:asciiTheme="minorHAnsi" w:hAnsiTheme="minorHAnsi"/>
                <w:sz w:val="16"/>
                <w:szCs w:val="16"/>
              </w:rPr>
            </w:pPr>
            <w:r>
              <w:rPr>
                <w:rFonts w:asciiTheme="minorHAnsi" w:hAnsiTheme="minorHAnsi"/>
                <w:sz w:val="16"/>
                <w:szCs w:val="16"/>
              </w:rPr>
              <w:t>*small duct high velocity AC;</w:t>
            </w:r>
          </w:p>
          <w:p w14:paraId="7315548C" w14:textId="77777777" w:rsidR="00A00C89" w:rsidRDefault="00A00C89" w:rsidP="006E07AE">
            <w:pPr>
              <w:rPr>
                <w:rFonts w:asciiTheme="minorHAnsi" w:hAnsiTheme="minorHAnsi"/>
                <w:sz w:val="16"/>
                <w:szCs w:val="16"/>
              </w:rPr>
            </w:pPr>
            <w:r>
              <w:rPr>
                <w:rFonts w:asciiTheme="minorHAnsi" w:hAnsiTheme="minorHAnsi"/>
                <w:sz w:val="16"/>
                <w:szCs w:val="16"/>
              </w:rPr>
              <w:t>*small duct high velocity HP;</w:t>
            </w:r>
          </w:p>
          <w:p w14:paraId="463BD3B4" w14:textId="77777777" w:rsidR="00A00C89" w:rsidRDefault="00A00C89" w:rsidP="006E07AE">
            <w:pPr>
              <w:rPr>
                <w:rFonts w:asciiTheme="minorHAnsi" w:hAnsiTheme="minorHAnsi"/>
                <w:sz w:val="16"/>
                <w:szCs w:val="16"/>
              </w:rPr>
            </w:pPr>
            <w:r>
              <w:rPr>
                <w:rFonts w:asciiTheme="minorHAnsi" w:hAnsiTheme="minorHAnsi"/>
                <w:sz w:val="16"/>
                <w:szCs w:val="16"/>
              </w:rPr>
              <w:t>*ductless multi-split AC;</w:t>
            </w:r>
          </w:p>
          <w:p w14:paraId="1E401F60" w14:textId="77777777" w:rsidR="00A00C89" w:rsidRDefault="00A00C89" w:rsidP="006E07AE">
            <w:pPr>
              <w:rPr>
                <w:rFonts w:asciiTheme="minorHAnsi" w:hAnsiTheme="minorHAnsi"/>
                <w:sz w:val="16"/>
                <w:szCs w:val="16"/>
              </w:rPr>
            </w:pPr>
            <w:r>
              <w:rPr>
                <w:rFonts w:asciiTheme="minorHAnsi" w:hAnsiTheme="minorHAnsi"/>
                <w:sz w:val="16"/>
                <w:szCs w:val="16"/>
              </w:rPr>
              <w:t>*ductless multi-split HP;</w:t>
            </w:r>
          </w:p>
          <w:p w14:paraId="34816E73" w14:textId="77777777" w:rsidR="00A00C89" w:rsidRDefault="00A00C89" w:rsidP="006E07AE">
            <w:pPr>
              <w:rPr>
                <w:rFonts w:asciiTheme="minorHAnsi" w:hAnsiTheme="minorHAnsi"/>
                <w:sz w:val="16"/>
                <w:szCs w:val="16"/>
              </w:rPr>
            </w:pPr>
            <w:r>
              <w:rPr>
                <w:rFonts w:asciiTheme="minorHAnsi" w:hAnsiTheme="minorHAnsi"/>
                <w:sz w:val="16"/>
                <w:szCs w:val="16"/>
              </w:rPr>
              <w:t>*ductless VRF AC;</w:t>
            </w:r>
          </w:p>
          <w:p w14:paraId="1F9B98C5" w14:textId="09789581" w:rsidR="007B799C" w:rsidRPr="00A410FF" w:rsidRDefault="00A00C89" w:rsidP="00664C23">
            <w:pPr>
              <w:rPr>
                <w:rFonts w:asciiTheme="minorHAnsi" w:hAnsiTheme="minorHAnsi"/>
                <w:sz w:val="16"/>
                <w:szCs w:val="16"/>
              </w:rPr>
            </w:pPr>
            <w:r>
              <w:rPr>
                <w:rFonts w:asciiTheme="minorHAnsi" w:hAnsiTheme="minorHAnsi"/>
                <w:sz w:val="16"/>
                <w:szCs w:val="16"/>
              </w:rPr>
              <w:t>*ductless VRF HP</w:t>
            </w:r>
            <w:r w:rsidR="00381011">
              <w:rPr>
                <w:rFonts w:asciiTheme="minorHAnsi" w:hAnsiTheme="minorHAnsi"/>
                <w:sz w:val="16"/>
                <w:szCs w:val="16"/>
              </w:rPr>
              <w:t>Allow user to enter additional rows of data for systems that have more than one indoor coil or fan coil unit (e.g. multi-split HP).</w:t>
            </w:r>
            <w:r w:rsidR="00233996" w:rsidRPr="00233996">
              <w:rPr>
                <w:rFonts w:ascii="Calibri" w:hAnsi="Calibri"/>
                <w:sz w:val="18"/>
                <w:szCs w:val="18"/>
              </w:rPr>
              <w:t>&gt;&gt;</w:t>
            </w:r>
          </w:p>
        </w:tc>
      </w:tr>
      <w:tr w:rsidR="005A7D36" w:rsidRPr="00295655" w14:paraId="1F9B98CC" w14:textId="77777777" w:rsidTr="006D388B">
        <w:trPr>
          <w:cantSplit/>
          <w:trHeight w:val="188"/>
        </w:trPr>
        <w:tc>
          <w:tcPr>
            <w:tcW w:w="1458" w:type="dxa"/>
            <w:vAlign w:val="bottom"/>
          </w:tcPr>
          <w:p w14:paraId="1F9B98C7"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C8"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1F9B98C9"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F9B98CA"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F9B98CB" w14:textId="77777777" w:rsidR="005A7D36" w:rsidRPr="00295655" w:rsidRDefault="005A7D36" w:rsidP="00A82EF3">
            <w:pPr>
              <w:keepNext/>
              <w:jc w:val="center"/>
              <w:rPr>
                <w:rFonts w:ascii="Calibri" w:hAnsi="Calibri"/>
                <w:sz w:val="18"/>
                <w:szCs w:val="18"/>
              </w:rPr>
            </w:pPr>
            <w:r w:rsidRPr="00295655">
              <w:rPr>
                <w:rFonts w:ascii="Calibri" w:hAnsi="Calibri"/>
                <w:sz w:val="18"/>
                <w:szCs w:val="18"/>
              </w:rPr>
              <w:t>05</w:t>
            </w:r>
          </w:p>
        </w:tc>
      </w:tr>
      <w:tr w:rsidR="005A7D36" w:rsidRPr="00295655" w14:paraId="1F9B98D2" w14:textId="77777777" w:rsidTr="006D388B">
        <w:trPr>
          <w:cantSplit/>
          <w:trHeight w:val="576"/>
        </w:trPr>
        <w:tc>
          <w:tcPr>
            <w:tcW w:w="1458" w:type="dxa"/>
            <w:vAlign w:val="bottom"/>
          </w:tcPr>
          <w:p w14:paraId="1F9B98CD" w14:textId="77777777" w:rsidR="005A7D36" w:rsidRPr="00295655" w:rsidRDefault="00233996" w:rsidP="00A82EF3">
            <w:pPr>
              <w:keepNext/>
              <w:jc w:val="center"/>
              <w:rPr>
                <w:rFonts w:ascii="Calibri" w:hAnsi="Calibri"/>
                <w:b/>
                <w:sz w:val="18"/>
                <w:szCs w:val="18"/>
              </w:rPr>
            </w:pPr>
            <w:r w:rsidRPr="00D55CAB">
              <w:rPr>
                <w:rFonts w:ascii="Calibri" w:hAnsi="Calibri"/>
                <w:sz w:val="18"/>
                <w:szCs w:val="18"/>
              </w:rPr>
              <w:t>SC System Identification or Name</w:t>
            </w:r>
          </w:p>
        </w:tc>
        <w:tc>
          <w:tcPr>
            <w:tcW w:w="1440" w:type="dxa"/>
            <w:vAlign w:val="bottom"/>
          </w:tcPr>
          <w:p w14:paraId="1F9B98CE" w14:textId="77777777" w:rsidR="005A7D36" w:rsidRPr="0098534B" w:rsidRDefault="005A7D36" w:rsidP="00E91CEC">
            <w:pPr>
              <w:keepNext/>
              <w:jc w:val="center"/>
              <w:rPr>
                <w:rFonts w:ascii="Calibri" w:hAnsi="Calibri"/>
                <w:sz w:val="18"/>
                <w:szCs w:val="18"/>
              </w:rPr>
            </w:pPr>
            <w:r w:rsidRPr="0098534B">
              <w:rPr>
                <w:rFonts w:ascii="Calibri" w:hAnsi="Calibri"/>
                <w:sz w:val="18"/>
                <w:szCs w:val="18"/>
              </w:rPr>
              <w:t>SC System Location or Area Served</w:t>
            </w:r>
          </w:p>
        </w:tc>
        <w:tc>
          <w:tcPr>
            <w:tcW w:w="3900" w:type="dxa"/>
            <w:vAlign w:val="bottom"/>
          </w:tcPr>
          <w:p w14:paraId="1F9B98CF" w14:textId="77777777" w:rsidR="005A7D36" w:rsidRPr="002E10B9" w:rsidRDefault="002F205C" w:rsidP="00E91CEC">
            <w:pPr>
              <w:keepNext/>
              <w:jc w:val="center"/>
              <w:rPr>
                <w:rFonts w:ascii="Calibri" w:hAnsi="Calibri"/>
                <w:sz w:val="18"/>
                <w:szCs w:val="18"/>
              </w:rPr>
            </w:pPr>
            <w:r w:rsidRPr="002E10B9">
              <w:rPr>
                <w:rFonts w:ascii="Calibri" w:hAnsi="Calibri"/>
                <w:sz w:val="18"/>
                <w:szCs w:val="18"/>
              </w:rPr>
              <w:t xml:space="preserve">Indoor Coil or Fan Coil </w:t>
            </w:r>
            <w:r w:rsidR="005A7D36" w:rsidRPr="002E10B9">
              <w:rPr>
                <w:rFonts w:ascii="Calibri" w:hAnsi="Calibri"/>
                <w:sz w:val="18"/>
                <w:szCs w:val="18"/>
              </w:rPr>
              <w:t>Unit Manufacturer</w:t>
            </w:r>
          </w:p>
        </w:tc>
        <w:tc>
          <w:tcPr>
            <w:tcW w:w="3900" w:type="dxa"/>
            <w:vAlign w:val="bottom"/>
          </w:tcPr>
          <w:p w14:paraId="1F9B98D0" w14:textId="77777777" w:rsidR="005A7D36" w:rsidRPr="002E10B9" w:rsidRDefault="002F205C" w:rsidP="00E91CEC">
            <w:pPr>
              <w:keepNext/>
              <w:jc w:val="center"/>
              <w:rPr>
                <w:rFonts w:ascii="Calibri" w:hAnsi="Calibri"/>
                <w:sz w:val="18"/>
                <w:szCs w:val="18"/>
              </w:rPr>
            </w:pPr>
            <w:r w:rsidRPr="002E10B9">
              <w:rPr>
                <w:rFonts w:ascii="Calibri" w:hAnsi="Calibri"/>
                <w:sz w:val="18"/>
                <w:szCs w:val="18"/>
              </w:rPr>
              <w:t xml:space="preserve">Indoor Coil or Fan Coil </w:t>
            </w:r>
            <w:r w:rsidR="005A7D36" w:rsidRPr="002E10B9">
              <w:rPr>
                <w:rFonts w:ascii="Calibri" w:hAnsi="Calibri"/>
                <w:sz w:val="18"/>
                <w:szCs w:val="18"/>
              </w:rPr>
              <w:t>Unit Model Number</w:t>
            </w:r>
          </w:p>
        </w:tc>
        <w:tc>
          <w:tcPr>
            <w:tcW w:w="3900" w:type="dxa"/>
            <w:vAlign w:val="bottom"/>
          </w:tcPr>
          <w:p w14:paraId="1F9B98D1" w14:textId="3C7561E3" w:rsidR="005A7D36" w:rsidRPr="002E10B9" w:rsidRDefault="002F205C" w:rsidP="003C24DD">
            <w:pPr>
              <w:keepNext/>
              <w:jc w:val="center"/>
              <w:rPr>
                <w:rFonts w:ascii="Calibri" w:hAnsi="Calibri"/>
                <w:sz w:val="18"/>
                <w:szCs w:val="18"/>
              </w:rPr>
            </w:pPr>
            <w:r w:rsidRPr="002E10B9">
              <w:rPr>
                <w:rFonts w:ascii="Calibri" w:hAnsi="Calibri"/>
                <w:sz w:val="18"/>
                <w:szCs w:val="18"/>
              </w:rPr>
              <w:t xml:space="preserve">Indoor Coil or Fan Coil </w:t>
            </w:r>
            <w:r w:rsidR="005A7D36" w:rsidRPr="002E10B9">
              <w:rPr>
                <w:rFonts w:ascii="Calibri" w:hAnsi="Calibri"/>
                <w:sz w:val="18"/>
                <w:szCs w:val="18"/>
              </w:rPr>
              <w:t xml:space="preserve">Unit </w:t>
            </w:r>
            <w:r w:rsidR="003C24DD">
              <w:rPr>
                <w:rFonts w:ascii="Calibri" w:hAnsi="Calibri"/>
                <w:sz w:val="18"/>
                <w:szCs w:val="18"/>
              </w:rPr>
              <w:t>S</w:t>
            </w:r>
            <w:r w:rsidR="005A7D36" w:rsidRPr="002E10B9">
              <w:rPr>
                <w:rFonts w:ascii="Calibri" w:hAnsi="Calibri"/>
                <w:sz w:val="18"/>
                <w:szCs w:val="18"/>
              </w:rPr>
              <w:t xml:space="preserve">erial </w:t>
            </w:r>
            <w:r w:rsidR="003C24DD">
              <w:rPr>
                <w:rFonts w:ascii="Calibri" w:hAnsi="Calibri"/>
                <w:sz w:val="18"/>
                <w:szCs w:val="18"/>
              </w:rPr>
              <w:t>N</w:t>
            </w:r>
            <w:r w:rsidR="005A7D36" w:rsidRPr="002E10B9">
              <w:rPr>
                <w:rFonts w:ascii="Calibri" w:hAnsi="Calibri"/>
                <w:sz w:val="18"/>
                <w:szCs w:val="18"/>
              </w:rPr>
              <w:t>umber</w:t>
            </w:r>
          </w:p>
        </w:tc>
      </w:tr>
      <w:tr w:rsidR="005A7D36" w:rsidRPr="00295655" w14:paraId="1F9B98D8" w14:textId="77777777" w:rsidTr="006D388B">
        <w:trPr>
          <w:cantSplit/>
          <w:trHeight w:val="395"/>
        </w:trPr>
        <w:tc>
          <w:tcPr>
            <w:tcW w:w="1458" w:type="dxa"/>
          </w:tcPr>
          <w:p w14:paraId="1F9B98D3" w14:textId="77777777" w:rsidR="005A7D36" w:rsidRPr="00295655" w:rsidRDefault="005A7D36" w:rsidP="007822B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D01</w:t>
            </w:r>
            <w:r w:rsidRPr="00295655">
              <w:rPr>
                <w:rFonts w:ascii="Calibri" w:hAnsi="Calibri"/>
                <w:sz w:val="18"/>
                <w:szCs w:val="18"/>
              </w:rPr>
              <w:t>&gt;&gt;</w:t>
            </w:r>
          </w:p>
        </w:tc>
        <w:tc>
          <w:tcPr>
            <w:tcW w:w="1440" w:type="dxa"/>
          </w:tcPr>
          <w:p w14:paraId="1F9B98D4" w14:textId="77777777" w:rsidR="005A7D36" w:rsidRPr="0098534B" w:rsidRDefault="005A7D36" w:rsidP="00E91CEC">
            <w:pPr>
              <w:keepNext/>
              <w:rPr>
                <w:rFonts w:ascii="Calibri" w:hAnsi="Calibri"/>
                <w:sz w:val="16"/>
                <w:szCs w:val="16"/>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3900" w:type="dxa"/>
          </w:tcPr>
          <w:p w14:paraId="1F9B98D5" w14:textId="77777777" w:rsidR="005A7D36" w:rsidRPr="00295655" w:rsidRDefault="005A7D36"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8D6" w14:textId="77777777" w:rsidR="005A7D36" w:rsidRPr="00295655" w:rsidRDefault="005A7D36"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8D7" w14:textId="77777777" w:rsidR="005A7D36" w:rsidRPr="00295655" w:rsidRDefault="005A7D36" w:rsidP="00E91CEC">
            <w:pPr>
              <w:keepNext/>
              <w:rPr>
                <w:rFonts w:ascii="Calibri" w:hAnsi="Calibri"/>
                <w:sz w:val="18"/>
                <w:szCs w:val="18"/>
              </w:rPr>
            </w:pPr>
            <w:r w:rsidRPr="00295655">
              <w:rPr>
                <w:rFonts w:ascii="Calibri" w:hAnsi="Calibri"/>
                <w:sz w:val="18"/>
                <w:szCs w:val="18"/>
              </w:rPr>
              <w:t>&lt;&lt;user input alphanumeric text string max 50 characters&gt;&gt;</w:t>
            </w:r>
          </w:p>
        </w:tc>
      </w:tr>
      <w:tr w:rsidR="005A7D36" w:rsidRPr="00295655" w14:paraId="1F9B98DE" w14:textId="77777777" w:rsidTr="006D388B">
        <w:trPr>
          <w:cantSplit/>
          <w:trHeight w:val="288"/>
        </w:trPr>
        <w:tc>
          <w:tcPr>
            <w:tcW w:w="1458" w:type="dxa"/>
          </w:tcPr>
          <w:p w14:paraId="1F9B98D9" w14:textId="77777777" w:rsidR="005A7D36" w:rsidRPr="00295655" w:rsidRDefault="005A7D36" w:rsidP="00A82EF3">
            <w:pPr>
              <w:keepNext/>
              <w:rPr>
                <w:rFonts w:ascii="Calibri" w:hAnsi="Calibri"/>
                <w:sz w:val="18"/>
                <w:szCs w:val="18"/>
              </w:rPr>
            </w:pPr>
          </w:p>
        </w:tc>
        <w:tc>
          <w:tcPr>
            <w:tcW w:w="1440" w:type="dxa"/>
          </w:tcPr>
          <w:p w14:paraId="1F9B98DA" w14:textId="77777777" w:rsidR="005A7D36" w:rsidRPr="00295655" w:rsidRDefault="005A7D36" w:rsidP="00A82EF3">
            <w:pPr>
              <w:keepNext/>
              <w:rPr>
                <w:rFonts w:ascii="Calibri" w:hAnsi="Calibri"/>
                <w:sz w:val="18"/>
                <w:szCs w:val="18"/>
              </w:rPr>
            </w:pPr>
          </w:p>
        </w:tc>
        <w:tc>
          <w:tcPr>
            <w:tcW w:w="3900" w:type="dxa"/>
          </w:tcPr>
          <w:p w14:paraId="1F9B98DB" w14:textId="77777777" w:rsidR="005A7D36" w:rsidRPr="00295655" w:rsidRDefault="005A7D36" w:rsidP="00A82EF3">
            <w:pPr>
              <w:keepNext/>
              <w:rPr>
                <w:rFonts w:ascii="Calibri" w:hAnsi="Calibri"/>
                <w:sz w:val="18"/>
                <w:szCs w:val="18"/>
              </w:rPr>
            </w:pPr>
          </w:p>
        </w:tc>
        <w:tc>
          <w:tcPr>
            <w:tcW w:w="3900" w:type="dxa"/>
          </w:tcPr>
          <w:p w14:paraId="1F9B98DC" w14:textId="77777777" w:rsidR="005A7D36" w:rsidRPr="00295655" w:rsidRDefault="005A7D36" w:rsidP="00A82EF3">
            <w:pPr>
              <w:keepNext/>
              <w:rPr>
                <w:rFonts w:ascii="Calibri" w:hAnsi="Calibri"/>
                <w:sz w:val="18"/>
                <w:szCs w:val="18"/>
              </w:rPr>
            </w:pPr>
          </w:p>
        </w:tc>
        <w:tc>
          <w:tcPr>
            <w:tcW w:w="3900" w:type="dxa"/>
          </w:tcPr>
          <w:p w14:paraId="1F9B98DD" w14:textId="77777777" w:rsidR="005A7D36" w:rsidRPr="00295655" w:rsidRDefault="005A7D36" w:rsidP="00A82EF3">
            <w:pPr>
              <w:keepNext/>
              <w:rPr>
                <w:rFonts w:ascii="Calibri" w:hAnsi="Calibri"/>
                <w:sz w:val="18"/>
                <w:szCs w:val="18"/>
              </w:rPr>
            </w:pPr>
          </w:p>
        </w:tc>
      </w:tr>
      <w:tr w:rsidR="005A7D36" w:rsidRPr="00295655" w14:paraId="1F9B98E4" w14:textId="77777777" w:rsidTr="006D388B">
        <w:trPr>
          <w:cantSplit/>
          <w:trHeight w:val="288"/>
        </w:trPr>
        <w:tc>
          <w:tcPr>
            <w:tcW w:w="1458" w:type="dxa"/>
          </w:tcPr>
          <w:p w14:paraId="1F9B98DF" w14:textId="77777777" w:rsidR="005A7D36" w:rsidRPr="00295655" w:rsidRDefault="005A7D36" w:rsidP="00A82EF3">
            <w:pPr>
              <w:keepNext/>
              <w:rPr>
                <w:rFonts w:ascii="Calibri" w:hAnsi="Calibri"/>
                <w:sz w:val="18"/>
                <w:szCs w:val="18"/>
              </w:rPr>
            </w:pPr>
          </w:p>
        </w:tc>
        <w:tc>
          <w:tcPr>
            <w:tcW w:w="1440" w:type="dxa"/>
          </w:tcPr>
          <w:p w14:paraId="1F9B98E0" w14:textId="77777777" w:rsidR="005A7D36" w:rsidRPr="00295655" w:rsidRDefault="005A7D36" w:rsidP="00A82EF3">
            <w:pPr>
              <w:keepNext/>
              <w:rPr>
                <w:rFonts w:ascii="Calibri" w:hAnsi="Calibri"/>
                <w:sz w:val="18"/>
                <w:szCs w:val="18"/>
              </w:rPr>
            </w:pPr>
          </w:p>
        </w:tc>
        <w:tc>
          <w:tcPr>
            <w:tcW w:w="3900" w:type="dxa"/>
          </w:tcPr>
          <w:p w14:paraId="1F9B98E1" w14:textId="77777777" w:rsidR="005A7D36" w:rsidRPr="00295655" w:rsidRDefault="005A7D36" w:rsidP="00A82EF3">
            <w:pPr>
              <w:keepNext/>
              <w:rPr>
                <w:rFonts w:ascii="Calibri" w:hAnsi="Calibri"/>
                <w:sz w:val="18"/>
                <w:szCs w:val="18"/>
              </w:rPr>
            </w:pPr>
          </w:p>
        </w:tc>
        <w:tc>
          <w:tcPr>
            <w:tcW w:w="3900" w:type="dxa"/>
          </w:tcPr>
          <w:p w14:paraId="1F9B98E2" w14:textId="77777777" w:rsidR="005A7D36" w:rsidRPr="00295655" w:rsidRDefault="005A7D36" w:rsidP="00A82EF3">
            <w:pPr>
              <w:keepNext/>
              <w:rPr>
                <w:rFonts w:ascii="Calibri" w:hAnsi="Calibri"/>
                <w:sz w:val="18"/>
                <w:szCs w:val="18"/>
              </w:rPr>
            </w:pPr>
          </w:p>
        </w:tc>
        <w:tc>
          <w:tcPr>
            <w:tcW w:w="3900" w:type="dxa"/>
          </w:tcPr>
          <w:p w14:paraId="1F9B98E3" w14:textId="77777777" w:rsidR="005A7D36" w:rsidRPr="00295655" w:rsidRDefault="005A7D36" w:rsidP="00A82EF3">
            <w:pPr>
              <w:keepNext/>
              <w:rPr>
                <w:rFonts w:ascii="Calibri" w:hAnsi="Calibri"/>
                <w:sz w:val="18"/>
                <w:szCs w:val="18"/>
              </w:rPr>
            </w:pPr>
          </w:p>
        </w:tc>
      </w:tr>
      <w:tr w:rsidR="005A7D36" w:rsidRPr="00295655" w14:paraId="1F9B98E6" w14:textId="77777777" w:rsidTr="006D388B">
        <w:trPr>
          <w:cantSplit/>
        </w:trPr>
        <w:tc>
          <w:tcPr>
            <w:tcW w:w="14598" w:type="dxa"/>
            <w:gridSpan w:val="5"/>
          </w:tcPr>
          <w:p w14:paraId="1F9B98E5" w14:textId="77777777" w:rsidR="005A7D36" w:rsidRPr="00295655" w:rsidRDefault="005A7D36" w:rsidP="00A82EF3">
            <w:pPr>
              <w:keepNext/>
              <w:rPr>
                <w:rFonts w:ascii="Calibri" w:hAnsi="Calibri"/>
                <w:sz w:val="18"/>
                <w:szCs w:val="18"/>
              </w:rPr>
            </w:pPr>
            <w:r w:rsidRPr="00295655">
              <w:rPr>
                <w:rFonts w:ascii="Calibri" w:hAnsi="Calibri"/>
                <w:sz w:val="18"/>
                <w:szCs w:val="18"/>
              </w:rPr>
              <w:t>Notes:</w:t>
            </w:r>
          </w:p>
        </w:tc>
      </w:tr>
    </w:tbl>
    <w:p w14:paraId="1F9B98E7" w14:textId="77777777" w:rsidR="000C6F83"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3900"/>
        <w:gridCol w:w="3900"/>
        <w:gridCol w:w="3900"/>
      </w:tblGrid>
      <w:tr w:rsidR="00A410FF" w:rsidRPr="00295655" w14:paraId="1F9B98F2" w14:textId="77777777" w:rsidTr="00E91CEC">
        <w:trPr>
          <w:cantSplit/>
        </w:trPr>
        <w:tc>
          <w:tcPr>
            <w:tcW w:w="14598" w:type="dxa"/>
            <w:gridSpan w:val="5"/>
            <w:shd w:val="clear" w:color="auto" w:fill="auto"/>
          </w:tcPr>
          <w:p w14:paraId="1F9B98E8" w14:textId="38139C7E" w:rsidR="00A410FF" w:rsidRPr="00A410FF" w:rsidRDefault="00D56952" w:rsidP="00E91CEC">
            <w:pPr>
              <w:keepNext/>
              <w:rPr>
                <w:rFonts w:ascii="Calibri" w:hAnsi="Calibri"/>
                <w:b/>
                <w:sz w:val="18"/>
                <w:szCs w:val="18"/>
              </w:rPr>
            </w:pPr>
            <w:r>
              <w:rPr>
                <w:rFonts w:ascii="Calibri" w:hAnsi="Calibri"/>
                <w:b/>
                <w:sz w:val="18"/>
                <w:szCs w:val="18"/>
              </w:rPr>
              <w:t>I</w:t>
            </w:r>
            <w:r w:rsidR="00A410FF">
              <w:rPr>
                <w:rFonts w:ascii="Calibri" w:hAnsi="Calibri"/>
                <w:b/>
                <w:sz w:val="18"/>
                <w:szCs w:val="18"/>
              </w:rPr>
              <w:t>. Installed Heat Pump</w:t>
            </w:r>
            <w:r w:rsidR="00A410FF" w:rsidRPr="00295655">
              <w:rPr>
                <w:rFonts w:ascii="Calibri" w:hAnsi="Calibri"/>
                <w:b/>
                <w:sz w:val="18"/>
                <w:szCs w:val="18"/>
              </w:rPr>
              <w:t xml:space="preserve"> </w:t>
            </w:r>
            <w:r w:rsidR="00A410FF">
              <w:rPr>
                <w:rFonts w:ascii="Calibri" w:hAnsi="Calibri"/>
                <w:b/>
                <w:sz w:val="18"/>
                <w:szCs w:val="18"/>
              </w:rPr>
              <w:t xml:space="preserve">System – Split System Condensing Unit or Package Unit </w:t>
            </w:r>
            <w:r w:rsidR="00A410FF" w:rsidRPr="00295655">
              <w:rPr>
                <w:rFonts w:ascii="Calibri" w:hAnsi="Calibri"/>
                <w:b/>
                <w:sz w:val="18"/>
                <w:szCs w:val="18"/>
              </w:rPr>
              <w:t xml:space="preserve">Equipment </w:t>
            </w:r>
            <w:r w:rsidR="00A410FF">
              <w:rPr>
                <w:rFonts w:ascii="Calibri" w:hAnsi="Calibri"/>
                <w:b/>
                <w:sz w:val="18"/>
                <w:szCs w:val="18"/>
              </w:rPr>
              <w:t>I</w:t>
            </w:r>
            <w:r w:rsidR="00A410FF" w:rsidRPr="00295655">
              <w:rPr>
                <w:rFonts w:ascii="Calibri" w:hAnsi="Calibri"/>
                <w:b/>
                <w:sz w:val="18"/>
                <w:szCs w:val="18"/>
              </w:rPr>
              <w:t>nformation</w:t>
            </w:r>
          </w:p>
          <w:p w14:paraId="129A8237" w14:textId="7AB9B576" w:rsidR="003E5DAA" w:rsidRDefault="00A52612" w:rsidP="00A52612">
            <w:pPr>
              <w:rPr>
                <w:rFonts w:ascii="Calibri" w:hAnsi="Calibri"/>
                <w:sz w:val="18"/>
                <w:szCs w:val="18"/>
              </w:rPr>
            </w:pPr>
            <w:r w:rsidRPr="00A82EF3">
              <w:rPr>
                <w:rFonts w:ascii="Calibri" w:hAnsi="Calibri"/>
                <w:sz w:val="18"/>
                <w:szCs w:val="18"/>
              </w:rPr>
              <w:t>&lt;&lt;</w:t>
            </w:r>
            <w:r>
              <w:rPr>
                <w:rFonts w:ascii="Calibri" w:hAnsi="Calibri"/>
                <w:sz w:val="18"/>
                <w:szCs w:val="18"/>
              </w:rPr>
              <w:t>&lt;</w:t>
            </w:r>
            <w:r w:rsidRPr="0092220C">
              <w:rPr>
                <w:rFonts w:ascii="Calibri" w:hAnsi="Calibri"/>
                <w:sz w:val="18"/>
                <w:szCs w:val="18"/>
              </w:rPr>
              <w:t xml:space="preserve">if none of the SC Systems listed in Section D have a value in </w:t>
            </w:r>
            <w:r w:rsidRPr="007D05CE">
              <w:rPr>
                <w:rFonts w:ascii="Calibri" w:hAnsi="Calibri"/>
                <w:sz w:val="18"/>
                <w:szCs w:val="18"/>
                <w:highlight w:val="yellow"/>
              </w:rPr>
              <w:t>D05</w:t>
            </w:r>
            <w:r w:rsidRPr="0092220C">
              <w:rPr>
                <w:rFonts w:ascii="Calibri" w:hAnsi="Calibri"/>
                <w:sz w:val="18"/>
                <w:szCs w:val="18"/>
              </w:rPr>
              <w:t xml:space="preserve"> = one of the heat pump types</w:t>
            </w:r>
            <w:r w:rsidR="00A67494">
              <w:rPr>
                <w:rFonts w:ascii="Calibri" w:hAnsi="Calibri"/>
                <w:sz w:val="18"/>
                <w:szCs w:val="18"/>
              </w:rPr>
              <w:t xml:space="preserve"> in the</w:t>
            </w:r>
            <w:r w:rsidRPr="0092220C">
              <w:rPr>
                <w:rFonts w:ascii="Calibri" w:hAnsi="Calibri"/>
                <w:sz w:val="18"/>
                <w:szCs w:val="18"/>
              </w:rPr>
              <w:t xml:space="preserve"> list that follows</w:t>
            </w:r>
            <w:r w:rsidR="00C76778">
              <w:rPr>
                <w:rFonts w:ascii="Calibri" w:hAnsi="Calibri"/>
                <w:sz w:val="18"/>
                <w:szCs w:val="18"/>
              </w:rPr>
              <w:t xml:space="preserve"> below</w:t>
            </w:r>
            <w:r w:rsidRPr="0092220C">
              <w:rPr>
                <w:rFonts w:ascii="Calibri" w:hAnsi="Calibri"/>
                <w:sz w:val="18"/>
                <w:szCs w:val="18"/>
              </w:rPr>
              <w:t xml:space="preserve">, then display the section does not apply message; </w:t>
            </w:r>
          </w:p>
          <w:p w14:paraId="38489EFF" w14:textId="77777777" w:rsidR="003E5DAA" w:rsidRDefault="003E5DAA" w:rsidP="00A52612">
            <w:pPr>
              <w:rPr>
                <w:rFonts w:ascii="Calibri" w:hAnsi="Calibri"/>
                <w:sz w:val="18"/>
                <w:szCs w:val="18"/>
              </w:rPr>
            </w:pPr>
          </w:p>
          <w:p w14:paraId="1F9B98E9" w14:textId="446115A7" w:rsidR="00A52612" w:rsidRDefault="00A52612" w:rsidP="00A52612">
            <w:pPr>
              <w:rPr>
                <w:rFonts w:asciiTheme="minorHAnsi" w:hAnsiTheme="minorHAnsi"/>
                <w:sz w:val="16"/>
                <w:szCs w:val="16"/>
              </w:rPr>
            </w:pPr>
            <w:r w:rsidRPr="0092220C">
              <w:rPr>
                <w:rFonts w:ascii="Calibri" w:hAnsi="Calibri"/>
                <w:sz w:val="18"/>
                <w:szCs w:val="18"/>
              </w:rPr>
              <w:t xml:space="preserve">else require one row of data to be entered in this table for each of the SC Systems </w:t>
            </w:r>
            <w:r w:rsidR="00E47D3A" w:rsidRPr="00E47D3A">
              <w:rPr>
                <w:rFonts w:ascii="Calibri" w:hAnsi="Calibri"/>
                <w:sz w:val="18"/>
                <w:szCs w:val="18"/>
              </w:rPr>
              <w:t xml:space="preserve">listed in Section D that meets </w:t>
            </w:r>
            <w:r w:rsidR="00912101">
              <w:rPr>
                <w:rFonts w:ascii="Calibri" w:hAnsi="Calibri"/>
                <w:sz w:val="18"/>
                <w:szCs w:val="18"/>
              </w:rPr>
              <w:t>BOTH</w:t>
            </w:r>
            <w:r w:rsidR="00E47D3A" w:rsidRPr="00E47D3A">
              <w:rPr>
                <w:rFonts w:ascii="Calibri" w:hAnsi="Calibri"/>
                <w:sz w:val="18"/>
                <w:szCs w:val="18"/>
              </w:rPr>
              <w:t xml:space="preserve"> of the following 2 criteria: [</w:t>
            </w:r>
            <w:r w:rsidR="006F6403" w:rsidRPr="00832661">
              <w:rPr>
                <w:rFonts w:ascii="Calibri" w:hAnsi="Calibri"/>
                <w:sz w:val="18"/>
                <w:szCs w:val="18"/>
                <w:highlight w:val="yellow"/>
              </w:rPr>
              <w:t>D12</w:t>
            </w:r>
            <w:r w:rsidR="003E5DAA">
              <w:rPr>
                <w:rFonts w:ascii="Calibri" w:hAnsi="Calibri"/>
                <w:sz w:val="18"/>
                <w:szCs w:val="18"/>
              </w:rPr>
              <w:t>=new</w:t>
            </w:r>
            <w:r w:rsidR="00E47D3A" w:rsidRPr="00E47D3A">
              <w:rPr>
                <w:rFonts w:ascii="Calibri" w:hAnsi="Calibri"/>
                <w:sz w:val="18"/>
                <w:szCs w:val="18"/>
              </w:rPr>
              <w:t xml:space="preserve">] </w:t>
            </w:r>
            <w:r w:rsidR="00E47D3A">
              <w:rPr>
                <w:rFonts w:ascii="Calibri" w:hAnsi="Calibri"/>
                <w:sz w:val="18"/>
                <w:szCs w:val="18"/>
              </w:rPr>
              <w:t>[</w:t>
            </w:r>
            <w:r w:rsidRPr="00832661">
              <w:rPr>
                <w:rFonts w:ascii="Calibri" w:hAnsi="Calibri"/>
                <w:sz w:val="18"/>
                <w:szCs w:val="18"/>
                <w:highlight w:val="yellow"/>
              </w:rPr>
              <w:t>D05</w:t>
            </w:r>
            <w:r w:rsidRPr="0092220C">
              <w:rPr>
                <w:rFonts w:ascii="Calibri" w:hAnsi="Calibri"/>
                <w:sz w:val="18"/>
                <w:szCs w:val="18"/>
              </w:rPr>
              <w:t xml:space="preserve"> = one of the heat pump types in the list</w:t>
            </w:r>
            <w:r w:rsidR="003E5DAA">
              <w:rPr>
                <w:rFonts w:ascii="Calibri" w:hAnsi="Calibri"/>
                <w:sz w:val="18"/>
                <w:szCs w:val="18"/>
              </w:rPr>
              <w:t xml:space="preserve"> that follows below</w:t>
            </w:r>
            <w:r w:rsidR="00E47D3A">
              <w:rPr>
                <w:rFonts w:ascii="Calibri" w:hAnsi="Calibri"/>
                <w:sz w:val="18"/>
                <w:szCs w:val="18"/>
              </w:rPr>
              <w:t>]</w:t>
            </w:r>
            <w:r w:rsidR="003E5DAA">
              <w:rPr>
                <w:rFonts w:ascii="Calibri" w:hAnsi="Calibri"/>
                <w:sz w:val="18"/>
                <w:szCs w:val="18"/>
              </w:rPr>
              <w:t xml:space="preserve">; </w:t>
            </w:r>
            <w:r w:rsidR="003E5DAA" w:rsidRPr="003E5DAA">
              <w:rPr>
                <w:rFonts w:ascii="Calibri" w:hAnsi="Calibri"/>
                <w:sz w:val="18"/>
                <w:szCs w:val="18"/>
              </w:rPr>
              <w:t xml:space="preserve"> ALSO </w:t>
            </w:r>
            <w:r w:rsidR="008B6B86" w:rsidRPr="008B6B86">
              <w:rPr>
                <w:rFonts w:ascii="Calibri" w:hAnsi="Calibri"/>
                <w:sz w:val="18"/>
                <w:szCs w:val="18"/>
              </w:rPr>
              <w:t>if Section E applies</w:t>
            </w:r>
            <w:r w:rsidR="00ED2AEB">
              <w:rPr>
                <w:rFonts w:ascii="Calibri" w:hAnsi="Calibri"/>
                <w:sz w:val="18"/>
                <w:szCs w:val="18"/>
              </w:rPr>
              <w:t>,</w:t>
            </w:r>
            <w:r w:rsidR="008B6B86" w:rsidRPr="008B6B86">
              <w:rPr>
                <w:rFonts w:ascii="Calibri" w:hAnsi="Calibri"/>
                <w:sz w:val="18"/>
                <w:szCs w:val="18"/>
              </w:rPr>
              <w:t xml:space="preserve"> </w:t>
            </w:r>
            <w:r w:rsidR="003E5DAA" w:rsidRPr="003E5DAA">
              <w:rPr>
                <w:rFonts w:ascii="Calibri" w:hAnsi="Calibri"/>
                <w:sz w:val="18"/>
                <w:szCs w:val="18"/>
              </w:rPr>
              <w:t xml:space="preserve">require one row of data to be entered in this table for each of the SC Systems in Section E that meet  the following </w:t>
            </w:r>
            <w:r w:rsidR="00ED2AEB">
              <w:rPr>
                <w:rFonts w:ascii="Calibri" w:hAnsi="Calibri"/>
                <w:sz w:val="18"/>
                <w:szCs w:val="18"/>
              </w:rPr>
              <w:t>3</w:t>
            </w:r>
            <w:r w:rsidR="003E5DAA" w:rsidRPr="003E5DAA">
              <w:rPr>
                <w:rFonts w:ascii="Calibri" w:hAnsi="Calibri"/>
                <w:sz w:val="18"/>
                <w:szCs w:val="18"/>
              </w:rPr>
              <w:t xml:space="preserve"> criteria: [</w:t>
            </w:r>
            <w:r w:rsidR="003E5DAA" w:rsidRPr="00912101">
              <w:rPr>
                <w:rFonts w:ascii="Calibri" w:hAnsi="Calibri"/>
                <w:sz w:val="18"/>
                <w:szCs w:val="18"/>
                <w:highlight w:val="yellow"/>
              </w:rPr>
              <w:t>E05</w:t>
            </w:r>
            <w:r w:rsidR="003E5DAA" w:rsidRPr="003E5DAA">
              <w:rPr>
                <w:rFonts w:ascii="Calibri" w:hAnsi="Calibri"/>
                <w:sz w:val="18"/>
                <w:szCs w:val="18"/>
              </w:rPr>
              <w:t>=yes]</w:t>
            </w:r>
            <w:r w:rsidR="00ED2AEB">
              <w:rPr>
                <w:rFonts w:ascii="Calibri" w:hAnsi="Calibri"/>
                <w:sz w:val="18"/>
                <w:szCs w:val="18"/>
              </w:rPr>
              <w:t xml:space="preserve"> [</w:t>
            </w:r>
            <w:r w:rsidR="00ED2AEB" w:rsidRPr="00912101">
              <w:rPr>
                <w:rFonts w:ascii="Calibri" w:hAnsi="Calibri"/>
                <w:sz w:val="18"/>
                <w:szCs w:val="18"/>
                <w:highlight w:val="yellow"/>
              </w:rPr>
              <w:t>D05</w:t>
            </w:r>
            <w:r w:rsidR="00ED2AEB" w:rsidRPr="00ED2AEB">
              <w:rPr>
                <w:rFonts w:ascii="Calibri" w:hAnsi="Calibri"/>
                <w:sz w:val="18"/>
                <w:szCs w:val="18"/>
              </w:rPr>
              <w:t xml:space="preserve"> </w:t>
            </w:r>
            <w:r w:rsidR="00ED2AEB">
              <w:rPr>
                <w:rFonts w:ascii="Calibri" w:hAnsi="Calibri"/>
                <w:sz w:val="18"/>
                <w:szCs w:val="18"/>
              </w:rPr>
              <w:t>=</w:t>
            </w:r>
            <w:r w:rsidR="00ED2AEB" w:rsidRPr="00ED2AEB">
              <w:rPr>
                <w:rFonts w:ascii="Calibri" w:hAnsi="Calibri"/>
                <w:sz w:val="18"/>
                <w:szCs w:val="18"/>
              </w:rPr>
              <w:t xml:space="preserve"> one of the heat pump types in the list that follows below</w:t>
            </w:r>
            <w:r w:rsidR="00ED2AEB">
              <w:rPr>
                <w:rFonts w:ascii="Calibri" w:hAnsi="Calibri"/>
                <w:sz w:val="18"/>
                <w:szCs w:val="18"/>
              </w:rPr>
              <w:t>]</w:t>
            </w:r>
            <w:r w:rsidR="00912101">
              <w:rPr>
                <w:rFonts w:ascii="Calibri" w:hAnsi="Calibri"/>
                <w:sz w:val="18"/>
                <w:szCs w:val="18"/>
              </w:rPr>
              <w:t>; [</w:t>
            </w:r>
            <w:r w:rsidR="00912101" w:rsidRPr="007812EE">
              <w:rPr>
                <w:rFonts w:ascii="Calibri" w:hAnsi="Calibri"/>
                <w:sz w:val="18"/>
                <w:szCs w:val="18"/>
                <w:highlight w:val="yellow"/>
              </w:rPr>
              <w:t>E11</w:t>
            </w:r>
            <w:r w:rsidR="00912101">
              <w:rPr>
                <w:rFonts w:ascii="Calibri" w:hAnsi="Calibri"/>
                <w:sz w:val="18"/>
                <w:szCs w:val="18"/>
              </w:rPr>
              <w:t>=one of the following 2 cooling component types: {outdoor condensing unit}; {outdoor package unit}]</w:t>
            </w:r>
          </w:p>
          <w:p w14:paraId="1F9B98EA" w14:textId="77777777" w:rsidR="00A52612" w:rsidRPr="00A82EF3" w:rsidRDefault="00A52612" w:rsidP="00A52612">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8EB" w14:textId="77777777" w:rsidR="00A52612" w:rsidRPr="00A82EF3" w:rsidRDefault="00A52612" w:rsidP="00A52612">
            <w:pPr>
              <w:rPr>
                <w:rFonts w:asciiTheme="minorHAnsi" w:hAnsiTheme="minorHAnsi"/>
                <w:sz w:val="16"/>
                <w:szCs w:val="16"/>
              </w:rPr>
            </w:pPr>
            <w:r w:rsidRPr="00A82EF3">
              <w:rPr>
                <w:rFonts w:asciiTheme="minorHAnsi" w:hAnsiTheme="minorHAnsi"/>
                <w:sz w:val="16"/>
                <w:szCs w:val="16"/>
              </w:rPr>
              <w:t>*central packaged HP</w:t>
            </w:r>
          </w:p>
          <w:p w14:paraId="1F9B98EC" w14:textId="77777777" w:rsidR="00A52612" w:rsidRPr="00A82EF3" w:rsidRDefault="00A52612" w:rsidP="00A52612">
            <w:pPr>
              <w:rPr>
                <w:rFonts w:asciiTheme="minorHAnsi" w:hAnsiTheme="minorHAnsi"/>
                <w:sz w:val="16"/>
                <w:szCs w:val="16"/>
              </w:rPr>
            </w:pPr>
            <w:r w:rsidRPr="00A82EF3">
              <w:rPr>
                <w:rFonts w:asciiTheme="minorHAnsi" w:hAnsiTheme="minorHAnsi"/>
                <w:sz w:val="16"/>
                <w:szCs w:val="16"/>
              </w:rPr>
              <w:t>*central large packaged HP</w:t>
            </w:r>
          </w:p>
          <w:p w14:paraId="1F9B98ED" w14:textId="1AEA0E99" w:rsidR="00A52612" w:rsidRPr="00A82EF3" w:rsidRDefault="00A52612" w:rsidP="00A52612">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w:t>
            </w:r>
            <w:r w:rsidR="00A00C89">
              <w:rPr>
                <w:rFonts w:asciiTheme="minorHAnsi" w:hAnsiTheme="minorHAnsi"/>
                <w:sz w:val="16"/>
                <w:szCs w:val="16"/>
              </w:rPr>
              <w:t>mini-</w:t>
            </w:r>
            <w:r>
              <w:rPr>
                <w:rFonts w:asciiTheme="minorHAnsi" w:hAnsiTheme="minorHAnsi"/>
                <w:sz w:val="16"/>
                <w:szCs w:val="16"/>
              </w:rPr>
              <w:t>split</w:t>
            </w:r>
            <w:r w:rsidRPr="00A82EF3">
              <w:rPr>
                <w:rFonts w:asciiTheme="minorHAnsi" w:hAnsiTheme="minorHAnsi"/>
                <w:sz w:val="16"/>
                <w:szCs w:val="16"/>
              </w:rPr>
              <w:t xml:space="preserve"> HP;</w:t>
            </w:r>
          </w:p>
          <w:p w14:paraId="1F9B98EE" w14:textId="77777777" w:rsidR="009E04C7" w:rsidRDefault="00A52612" w:rsidP="00A52612">
            <w:pPr>
              <w:rPr>
                <w:rFonts w:ascii="Calibri" w:hAnsi="Calibri"/>
                <w:sz w:val="18"/>
                <w:szCs w:val="18"/>
              </w:rPr>
            </w:pPr>
            <w:r w:rsidRPr="00A82EF3">
              <w:rPr>
                <w:rFonts w:asciiTheme="minorHAnsi" w:hAnsiTheme="minorHAnsi"/>
                <w:sz w:val="16"/>
                <w:szCs w:val="16"/>
              </w:rPr>
              <w:t>*room HP</w:t>
            </w:r>
            <w:r w:rsidRPr="00A82EF3">
              <w:rPr>
                <w:rFonts w:ascii="Calibri" w:hAnsi="Calibri"/>
                <w:sz w:val="18"/>
                <w:szCs w:val="18"/>
              </w:rPr>
              <w:t xml:space="preserve"> </w:t>
            </w:r>
          </w:p>
          <w:p w14:paraId="1F9B98EF" w14:textId="77777777" w:rsidR="009E04C7" w:rsidRDefault="009E04C7" w:rsidP="009E04C7">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8F0" w14:textId="77777777" w:rsidR="009E04C7" w:rsidRPr="00761C61" w:rsidRDefault="009E04C7" w:rsidP="009E04C7">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203ED46F" w14:textId="77777777" w:rsidR="00A00C89" w:rsidRDefault="00A00C89" w:rsidP="00A52612">
            <w:pPr>
              <w:rPr>
                <w:rFonts w:ascii="Calibri" w:hAnsi="Calibri"/>
                <w:sz w:val="18"/>
                <w:szCs w:val="18"/>
              </w:rPr>
            </w:pPr>
            <w:r>
              <w:rPr>
                <w:rFonts w:ascii="Calibri" w:hAnsi="Calibri"/>
                <w:sz w:val="18"/>
                <w:szCs w:val="18"/>
              </w:rPr>
              <w:t>*small duct high velocity HP;</w:t>
            </w:r>
          </w:p>
          <w:p w14:paraId="2F3B7FCB" w14:textId="77777777" w:rsidR="00A00C89" w:rsidRDefault="00A00C89" w:rsidP="00A52612">
            <w:pPr>
              <w:rPr>
                <w:rFonts w:ascii="Calibri" w:hAnsi="Calibri"/>
                <w:sz w:val="18"/>
                <w:szCs w:val="18"/>
              </w:rPr>
            </w:pPr>
            <w:r>
              <w:rPr>
                <w:rFonts w:ascii="Calibri" w:hAnsi="Calibri"/>
                <w:sz w:val="18"/>
                <w:szCs w:val="18"/>
              </w:rPr>
              <w:t>*ductless multi-split HP;</w:t>
            </w:r>
          </w:p>
          <w:p w14:paraId="1F9B98F1" w14:textId="6778AD65" w:rsidR="00A410FF" w:rsidRPr="00A410FF" w:rsidRDefault="00A00C89" w:rsidP="00B23E43">
            <w:pPr>
              <w:rPr>
                <w:rFonts w:asciiTheme="minorHAnsi" w:hAnsiTheme="minorHAnsi"/>
                <w:sz w:val="16"/>
                <w:szCs w:val="16"/>
              </w:rPr>
            </w:pPr>
            <w:r>
              <w:rPr>
                <w:rFonts w:ascii="Calibri" w:hAnsi="Calibri"/>
                <w:sz w:val="18"/>
                <w:szCs w:val="18"/>
              </w:rPr>
              <w:t>*ductless VRF HP</w:t>
            </w:r>
            <w:r w:rsidR="00B23E43" w:rsidRPr="00A82EF3">
              <w:rPr>
                <w:rFonts w:ascii="Calibri" w:hAnsi="Calibri"/>
                <w:sz w:val="18"/>
                <w:szCs w:val="18"/>
              </w:rPr>
              <w:t xml:space="preserve"> </w:t>
            </w:r>
            <w:r w:rsidR="00A52612" w:rsidRPr="00A82EF3">
              <w:rPr>
                <w:rFonts w:ascii="Calibri" w:hAnsi="Calibri"/>
                <w:sz w:val="18"/>
                <w:szCs w:val="18"/>
              </w:rPr>
              <w:t>&gt;&gt;</w:t>
            </w:r>
          </w:p>
        </w:tc>
      </w:tr>
      <w:tr w:rsidR="00A410FF" w:rsidRPr="00295655" w14:paraId="1F9B98F8" w14:textId="77777777" w:rsidTr="00217F57">
        <w:trPr>
          <w:cantSplit/>
          <w:trHeight w:val="188"/>
        </w:trPr>
        <w:tc>
          <w:tcPr>
            <w:tcW w:w="1458" w:type="dxa"/>
            <w:vAlign w:val="bottom"/>
          </w:tcPr>
          <w:p w14:paraId="1F9B98F3"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F4"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1F9B98F5"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F9B98F6"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F9B98F7"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05</w:t>
            </w:r>
          </w:p>
        </w:tc>
      </w:tr>
      <w:tr w:rsidR="00A410FF" w:rsidRPr="00295655" w14:paraId="1F9B98FF" w14:textId="77777777" w:rsidTr="00217F57">
        <w:trPr>
          <w:cantSplit/>
          <w:trHeight w:val="576"/>
        </w:trPr>
        <w:tc>
          <w:tcPr>
            <w:tcW w:w="1458" w:type="dxa"/>
            <w:vAlign w:val="bottom"/>
          </w:tcPr>
          <w:p w14:paraId="1F9B98F9" w14:textId="77777777" w:rsidR="00A410FF" w:rsidRPr="00295655" w:rsidRDefault="00A410FF" w:rsidP="00E91CEC">
            <w:pPr>
              <w:keepNext/>
              <w:jc w:val="center"/>
              <w:rPr>
                <w:rFonts w:ascii="Calibri" w:hAnsi="Calibri"/>
                <w:b/>
                <w:sz w:val="18"/>
                <w:szCs w:val="18"/>
              </w:rPr>
            </w:pPr>
            <w:r w:rsidRPr="00D55CAB">
              <w:rPr>
                <w:rFonts w:ascii="Calibri" w:hAnsi="Calibri"/>
                <w:sz w:val="18"/>
                <w:szCs w:val="18"/>
              </w:rPr>
              <w:t>SC System Identification or Name</w:t>
            </w:r>
          </w:p>
        </w:tc>
        <w:tc>
          <w:tcPr>
            <w:tcW w:w="1440" w:type="dxa"/>
            <w:vAlign w:val="bottom"/>
          </w:tcPr>
          <w:p w14:paraId="1F9B98FA" w14:textId="77777777" w:rsidR="00A410FF" w:rsidRPr="0098534B" w:rsidRDefault="00A410FF" w:rsidP="00E91CEC">
            <w:pPr>
              <w:keepNext/>
              <w:jc w:val="center"/>
              <w:rPr>
                <w:rFonts w:ascii="Calibri" w:hAnsi="Calibri"/>
                <w:sz w:val="18"/>
                <w:szCs w:val="18"/>
              </w:rPr>
            </w:pPr>
            <w:r w:rsidRPr="0098534B">
              <w:rPr>
                <w:rFonts w:ascii="Calibri" w:hAnsi="Calibri"/>
                <w:sz w:val="18"/>
                <w:szCs w:val="18"/>
              </w:rPr>
              <w:t>SC System Location or Area Served</w:t>
            </w:r>
          </w:p>
        </w:tc>
        <w:tc>
          <w:tcPr>
            <w:tcW w:w="3900" w:type="dxa"/>
            <w:vAlign w:val="bottom"/>
          </w:tcPr>
          <w:p w14:paraId="1F9B98FB"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Condenser or Package Unit Manufacturer</w:t>
            </w:r>
          </w:p>
        </w:tc>
        <w:tc>
          <w:tcPr>
            <w:tcW w:w="3900" w:type="dxa"/>
            <w:vAlign w:val="bottom"/>
          </w:tcPr>
          <w:p w14:paraId="1F9B98FC"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Condenser or Package Unit Model Number</w:t>
            </w:r>
          </w:p>
        </w:tc>
        <w:tc>
          <w:tcPr>
            <w:tcW w:w="3900" w:type="dxa"/>
            <w:vAlign w:val="bottom"/>
          </w:tcPr>
          <w:p w14:paraId="1F9B98FD"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 xml:space="preserve">Condenser or Package Unit </w:t>
            </w:r>
          </w:p>
          <w:p w14:paraId="1F9B98FE"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Serial Number</w:t>
            </w:r>
          </w:p>
        </w:tc>
      </w:tr>
      <w:tr w:rsidR="00A410FF" w:rsidRPr="00295655" w14:paraId="1F9B9905" w14:textId="77777777" w:rsidTr="00217F57">
        <w:trPr>
          <w:cantSplit/>
          <w:trHeight w:val="395"/>
        </w:trPr>
        <w:tc>
          <w:tcPr>
            <w:tcW w:w="1458" w:type="dxa"/>
          </w:tcPr>
          <w:p w14:paraId="1F9B9900" w14:textId="77777777" w:rsidR="00A410FF" w:rsidRPr="00295655" w:rsidRDefault="00A410FF" w:rsidP="007822B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D01</w:t>
            </w:r>
            <w:r w:rsidRPr="00295655">
              <w:rPr>
                <w:rFonts w:ascii="Calibri" w:hAnsi="Calibri"/>
                <w:sz w:val="18"/>
                <w:szCs w:val="18"/>
              </w:rPr>
              <w:t>&gt;&gt;</w:t>
            </w:r>
          </w:p>
        </w:tc>
        <w:tc>
          <w:tcPr>
            <w:tcW w:w="1440" w:type="dxa"/>
          </w:tcPr>
          <w:p w14:paraId="1F9B9901" w14:textId="77777777" w:rsidR="00A410FF" w:rsidRPr="0098534B" w:rsidRDefault="00A410FF" w:rsidP="00E91CEC">
            <w:pPr>
              <w:keepNext/>
              <w:rPr>
                <w:rFonts w:ascii="Calibri" w:hAnsi="Calibri"/>
                <w:sz w:val="16"/>
                <w:szCs w:val="16"/>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3900" w:type="dxa"/>
          </w:tcPr>
          <w:p w14:paraId="1F9B9902"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903"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904"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r>
      <w:tr w:rsidR="00A410FF" w:rsidRPr="00295655" w14:paraId="1F9B990B" w14:textId="77777777" w:rsidTr="00217F57">
        <w:trPr>
          <w:cantSplit/>
          <w:trHeight w:val="288"/>
        </w:trPr>
        <w:tc>
          <w:tcPr>
            <w:tcW w:w="1458" w:type="dxa"/>
          </w:tcPr>
          <w:p w14:paraId="1F9B9906" w14:textId="77777777" w:rsidR="00A410FF" w:rsidRPr="00295655" w:rsidRDefault="00A410FF" w:rsidP="00E91CEC">
            <w:pPr>
              <w:keepNext/>
              <w:rPr>
                <w:rFonts w:ascii="Calibri" w:hAnsi="Calibri"/>
                <w:sz w:val="18"/>
                <w:szCs w:val="18"/>
              </w:rPr>
            </w:pPr>
          </w:p>
        </w:tc>
        <w:tc>
          <w:tcPr>
            <w:tcW w:w="1440" w:type="dxa"/>
          </w:tcPr>
          <w:p w14:paraId="1F9B9907" w14:textId="77777777" w:rsidR="00A410FF" w:rsidRPr="00295655" w:rsidRDefault="00A410FF" w:rsidP="00E91CEC">
            <w:pPr>
              <w:keepNext/>
              <w:rPr>
                <w:rFonts w:ascii="Calibri" w:hAnsi="Calibri"/>
                <w:sz w:val="18"/>
                <w:szCs w:val="18"/>
              </w:rPr>
            </w:pPr>
          </w:p>
        </w:tc>
        <w:tc>
          <w:tcPr>
            <w:tcW w:w="3900" w:type="dxa"/>
          </w:tcPr>
          <w:p w14:paraId="1F9B9908" w14:textId="77777777" w:rsidR="00A410FF" w:rsidRPr="00295655" w:rsidRDefault="00A410FF" w:rsidP="00E91CEC">
            <w:pPr>
              <w:keepNext/>
              <w:rPr>
                <w:rFonts w:ascii="Calibri" w:hAnsi="Calibri"/>
                <w:sz w:val="18"/>
                <w:szCs w:val="18"/>
              </w:rPr>
            </w:pPr>
          </w:p>
        </w:tc>
        <w:tc>
          <w:tcPr>
            <w:tcW w:w="3900" w:type="dxa"/>
          </w:tcPr>
          <w:p w14:paraId="1F9B9909" w14:textId="77777777" w:rsidR="00A410FF" w:rsidRPr="00295655" w:rsidRDefault="00A410FF" w:rsidP="00E91CEC">
            <w:pPr>
              <w:keepNext/>
              <w:rPr>
                <w:rFonts w:ascii="Calibri" w:hAnsi="Calibri"/>
                <w:sz w:val="18"/>
                <w:szCs w:val="18"/>
              </w:rPr>
            </w:pPr>
          </w:p>
        </w:tc>
        <w:tc>
          <w:tcPr>
            <w:tcW w:w="3900" w:type="dxa"/>
          </w:tcPr>
          <w:p w14:paraId="1F9B990A" w14:textId="77777777" w:rsidR="00A410FF" w:rsidRPr="00295655" w:rsidRDefault="00A410FF" w:rsidP="00E91CEC">
            <w:pPr>
              <w:keepNext/>
              <w:rPr>
                <w:rFonts w:ascii="Calibri" w:hAnsi="Calibri"/>
                <w:sz w:val="18"/>
                <w:szCs w:val="18"/>
              </w:rPr>
            </w:pPr>
          </w:p>
        </w:tc>
      </w:tr>
      <w:tr w:rsidR="00A410FF" w:rsidRPr="00295655" w14:paraId="1F9B9911" w14:textId="77777777" w:rsidTr="00217F57">
        <w:trPr>
          <w:cantSplit/>
          <w:trHeight w:val="288"/>
        </w:trPr>
        <w:tc>
          <w:tcPr>
            <w:tcW w:w="1458" w:type="dxa"/>
          </w:tcPr>
          <w:p w14:paraId="1F9B990C" w14:textId="77777777" w:rsidR="00A410FF" w:rsidRPr="00295655" w:rsidRDefault="00A410FF" w:rsidP="00E91CEC">
            <w:pPr>
              <w:keepNext/>
              <w:rPr>
                <w:rFonts w:ascii="Calibri" w:hAnsi="Calibri"/>
                <w:sz w:val="18"/>
                <w:szCs w:val="18"/>
              </w:rPr>
            </w:pPr>
          </w:p>
        </w:tc>
        <w:tc>
          <w:tcPr>
            <w:tcW w:w="1440" w:type="dxa"/>
          </w:tcPr>
          <w:p w14:paraId="1F9B990D" w14:textId="77777777" w:rsidR="00A410FF" w:rsidRPr="00295655" w:rsidRDefault="00A410FF" w:rsidP="00E91CEC">
            <w:pPr>
              <w:keepNext/>
              <w:rPr>
                <w:rFonts w:ascii="Calibri" w:hAnsi="Calibri"/>
                <w:sz w:val="18"/>
                <w:szCs w:val="18"/>
              </w:rPr>
            </w:pPr>
          </w:p>
        </w:tc>
        <w:tc>
          <w:tcPr>
            <w:tcW w:w="3900" w:type="dxa"/>
          </w:tcPr>
          <w:p w14:paraId="1F9B990E" w14:textId="77777777" w:rsidR="00A410FF" w:rsidRPr="00295655" w:rsidRDefault="00A410FF" w:rsidP="00E91CEC">
            <w:pPr>
              <w:keepNext/>
              <w:rPr>
                <w:rFonts w:ascii="Calibri" w:hAnsi="Calibri"/>
                <w:sz w:val="18"/>
                <w:szCs w:val="18"/>
              </w:rPr>
            </w:pPr>
          </w:p>
        </w:tc>
        <w:tc>
          <w:tcPr>
            <w:tcW w:w="3900" w:type="dxa"/>
          </w:tcPr>
          <w:p w14:paraId="1F9B990F" w14:textId="77777777" w:rsidR="00A410FF" w:rsidRPr="00295655" w:rsidRDefault="00A410FF" w:rsidP="00E91CEC">
            <w:pPr>
              <w:keepNext/>
              <w:rPr>
                <w:rFonts w:ascii="Calibri" w:hAnsi="Calibri"/>
                <w:sz w:val="18"/>
                <w:szCs w:val="18"/>
              </w:rPr>
            </w:pPr>
          </w:p>
        </w:tc>
        <w:tc>
          <w:tcPr>
            <w:tcW w:w="3900" w:type="dxa"/>
          </w:tcPr>
          <w:p w14:paraId="1F9B9910" w14:textId="77777777" w:rsidR="00A410FF" w:rsidRPr="00295655" w:rsidRDefault="00A410FF" w:rsidP="00E91CEC">
            <w:pPr>
              <w:keepNext/>
              <w:rPr>
                <w:rFonts w:ascii="Calibri" w:hAnsi="Calibri"/>
                <w:sz w:val="18"/>
                <w:szCs w:val="18"/>
              </w:rPr>
            </w:pPr>
          </w:p>
        </w:tc>
      </w:tr>
      <w:tr w:rsidR="00A410FF" w:rsidRPr="00295655" w14:paraId="1F9B9913" w14:textId="77777777" w:rsidTr="00E91CEC">
        <w:trPr>
          <w:cantSplit/>
        </w:trPr>
        <w:tc>
          <w:tcPr>
            <w:tcW w:w="14598" w:type="dxa"/>
            <w:gridSpan w:val="5"/>
          </w:tcPr>
          <w:p w14:paraId="1F9B9912" w14:textId="77777777" w:rsidR="00A410FF" w:rsidRPr="00295655" w:rsidRDefault="00A410FF" w:rsidP="00E91CEC">
            <w:pPr>
              <w:keepNext/>
              <w:rPr>
                <w:rFonts w:ascii="Calibri" w:hAnsi="Calibri"/>
                <w:sz w:val="18"/>
                <w:szCs w:val="18"/>
              </w:rPr>
            </w:pPr>
            <w:r w:rsidRPr="00295655">
              <w:rPr>
                <w:rFonts w:ascii="Calibri" w:hAnsi="Calibri"/>
                <w:sz w:val="18"/>
                <w:szCs w:val="18"/>
              </w:rPr>
              <w:t>Notes:</w:t>
            </w:r>
          </w:p>
        </w:tc>
      </w:tr>
    </w:tbl>
    <w:p w14:paraId="1F9B9914" w14:textId="77777777" w:rsidR="007B799C" w:rsidRDefault="007B799C" w:rsidP="008846F4">
      <w:pPr>
        <w:rPr>
          <w:rFonts w:ascii="Calibri" w:hAnsi="Calibri"/>
          <w:sz w:val="18"/>
          <w:szCs w:val="18"/>
        </w:rPr>
      </w:pPr>
    </w:p>
    <w:p w14:paraId="1F9B9915" w14:textId="77777777" w:rsidR="00A410FF"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1464"/>
        <w:gridCol w:w="1465"/>
        <w:gridCol w:w="1465"/>
        <w:gridCol w:w="1465"/>
        <w:gridCol w:w="1464"/>
        <w:gridCol w:w="1465"/>
        <w:gridCol w:w="1465"/>
        <w:gridCol w:w="1465"/>
      </w:tblGrid>
      <w:tr w:rsidR="005A5C17" w:rsidRPr="00295655" w14:paraId="1F9B991F" w14:textId="77777777" w:rsidTr="005A5C17">
        <w:trPr>
          <w:cantSplit/>
        </w:trPr>
        <w:tc>
          <w:tcPr>
            <w:tcW w:w="14616" w:type="dxa"/>
            <w:gridSpan w:val="10"/>
          </w:tcPr>
          <w:p w14:paraId="1F9B9916" w14:textId="34F781D2" w:rsidR="005A5C17" w:rsidRPr="00295655" w:rsidRDefault="00D56952" w:rsidP="00E91CEC">
            <w:pPr>
              <w:keepNext/>
              <w:rPr>
                <w:rFonts w:ascii="Calibri" w:hAnsi="Calibri"/>
                <w:b/>
                <w:sz w:val="18"/>
                <w:szCs w:val="18"/>
              </w:rPr>
            </w:pPr>
            <w:r>
              <w:rPr>
                <w:rFonts w:ascii="Calibri" w:hAnsi="Calibri"/>
                <w:b/>
                <w:sz w:val="18"/>
                <w:szCs w:val="18"/>
              </w:rPr>
              <w:t>J</w:t>
            </w:r>
            <w:r w:rsidR="005A5C17" w:rsidRPr="00295655">
              <w:rPr>
                <w:rFonts w:ascii="Calibri" w:hAnsi="Calibri"/>
                <w:b/>
                <w:sz w:val="18"/>
                <w:szCs w:val="18"/>
              </w:rPr>
              <w:t xml:space="preserve">. </w:t>
            </w:r>
            <w:r w:rsidR="005A5C17">
              <w:rPr>
                <w:rFonts w:ascii="Calibri" w:hAnsi="Calibri"/>
                <w:b/>
                <w:sz w:val="18"/>
                <w:szCs w:val="18"/>
              </w:rPr>
              <w:t>Installed Heat Pump</w:t>
            </w:r>
            <w:r w:rsidR="005A5C17" w:rsidRPr="00295655">
              <w:rPr>
                <w:rFonts w:ascii="Calibri" w:hAnsi="Calibri"/>
                <w:b/>
                <w:sz w:val="18"/>
                <w:szCs w:val="18"/>
              </w:rPr>
              <w:t xml:space="preserve"> </w:t>
            </w:r>
            <w:r w:rsidR="005A5C17">
              <w:rPr>
                <w:rFonts w:ascii="Calibri" w:hAnsi="Calibri"/>
                <w:b/>
                <w:sz w:val="18"/>
                <w:szCs w:val="18"/>
              </w:rPr>
              <w:t>System – Efficiency and Performance Compliance Information</w:t>
            </w:r>
          </w:p>
          <w:p w14:paraId="6CF3BF4A" w14:textId="77777777" w:rsidR="007D05CE" w:rsidRDefault="005A5C17" w:rsidP="005A5C17">
            <w:pPr>
              <w:rPr>
                <w:rFonts w:ascii="Calibri" w:hAnsi="Calibri"/>
                <w:sz w:val="18"/>
                <w:szCs w:val="18"/>
              </w:rPr>
            </w:pPr>
            <w:r w:rsidRPr="00A82EF3">
              <w:rPr>
                <w:rFonts w:ascii="Calibri" w:hAnsi="Calibri"/>
                <w:sz w:val="18"/>
                <w:szCs w:val="18"/>
              </w:rPr>
              <w:t>&lt;&lt;</w:t>
            </w:r>
            <w:r>
              <w:rPr>
                <w:rFonts w:ascii="Calibri" w:hAnsi="Calibri"/>
                <w:sz w:val="18"/>
                <w:szCs w:val="18"/>
              </w:rPr>
              <w:t xml:space="preserve">&lt;if none of the SC Systems listed in Section D have a value in </w:t>
            </w:r>
            <w:r w:rsidRPr="007D05CE">
              <w:rPr>
                <w:rFonts w:ascii="Calibri" w:hAnsi="Calibri"/>
                <w:sz w:val="18"/>
                <w:szCs w:val="18"/>
                <w:highlight w:val="yellow"/>
              </w:rPr>
              <w:t>D05</w:t>
            </w:r>
            <w:r>
              <w:rPr>
                <w:rFonts w:ascii="Calibri" w:hAnsi="Calibri"/>
                <w:sz w:val="18"/>
                <w:szCs w:val="18"/>
              </w:rPr>
              <w:t xml:space="preserve"> = one of the heat pump types</w:t>
            </w:r>
            <w:r w:rsidR="007D05CE">
              <w:rPr>
                <w:rFonts w:ascii="Calibri" w:hAnsi="Calibri"/>
                <w:sz w:val="18"/>
                <w:szCs w:val="18"/>
              </w:rPr>
              <w:t xml:space="preserve"> in the</w:t>
            </w:r>
            <w:r>
              <w:rPr>
                <w:rFonts w:ascii="Calibri" w:hAnsi="Calibri"/>
                <w:sz w:val="18"/>
                <w:szCs w:val="18"/>
              </w:rPr>
              <w:t xml:space="preserve"> list that follows</w:t>
            </w:r>
            <w:r w:rsidR="007D05CE">
              <w:rPr>
                <w:rFonts w:ascii="Calibri" w:hAnsi="Calibri"/>
                <w:sz w:val="18"/>
                <w:szCs w:val="18"/>
              </w:rPr>
              <w:t xml:space="preserve"> below</w:t>
            </w:r>
            <w:r>
              <w:rPr>
                <w:rFonts w:ascii="Calibri" w:hAnsi="Calibri"/>
                <w:sz w:val="18"/>
                <w:szCs w:val="18"/>
              </w:rPr>
              <w:t xml:space="preserve">, then display the section does not apply message; </w:t>
            </w:r>
          </w:p>
          <w:p w14:paraId="04FAC2A0" w14:textId="77777777" w:rsidR="007D05CE" w:rsidRDefault="007D05CE" w:rsidP="005A5C17">
            <w:pPr>
              <w:rPr>
                <w:rFonts w:ascii="Calibri" w:hAnsi="Calibri"/>
                <w:sz w:val="18"/>
                <w:szCs w:val="18"/>
              </w:rPr>
            </w:pPr>
          </w:p>
          <w:p w14:paraId="1F9B9917" w14:textId="3800D8E8" w:rsidR="005A5C17" w:rsidRDefault="005A5C17" w:rsidP="005A5C17">
            <w:pPr>
              <w:rPr>
                <w:rFonts w:asciiTheme="minorHAnsi" w:hAnsiTheme="minorHAnsi"/>
                <w:sz w:val="16"/>
                <w:szCs w:val="16"/>
              </w:rPr>
            </w:pPr>
            <w:r>
              <w:rPr>
                <w:rFonts w:ascii="Calibri" w:hAnsi="Calibri"/>
                <w:sz w:val="18"/>
                <w:szCs w:val="18"/>
              </w:rPr>
              <w:t>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w:t>
            </w:r>
            <w:r w:rsidR="00E47D3A" w:rsidRPr="00E47D3A">
              <w:rPr>
                <w:rFonts w:ascii="Calibri" w:hAnsi="Calibri"/>
                <w:sz w:val="18"/>
                <w:szCs w:val="18"/>
              </w:rPr>
              <w:t xml:space="preserve">listed in Section D that meets </w:t>
            </w:r>
            <w:r w:rsidR="007D05CE">
              <w:rPr>
                <w:rFonts w:ascii="Calibri" w:hAnsi="Calibri"/>
                <w:sz w:val="18"/>
                <w:szCs w:val="18"/>
              </w:rPr>
              <w:t>BOTH</w:t>
            </w:r>
            <w:r w:rsidR="00E47D3A" w:rsidRPr="00E47D3A">
              <w:rPr>
                <w:rFonts w:ascii="Calibri" w:hAnsi="Calibri"/>
                <w:sz w:val="18"/>
                <w:szCs w:val="18"/>
              </w:rPr>
              <w:t xml:space="preserve"> of the following 2 criteria: [</w:t>
            </w:r>
            <w:r w:rsidR="006F6403" w:rsidRPr="001A7A22">
              <w:rPr>
                <w:rFonts w:ascii="Calibri" w:hAnsi="Calibri"/>
                <w:sz w:val="18"/>
                <w:szCs w:val="18"/>
                <w:highlight w:val="yellow"/>
              </w:rPr>
              <w:t>D12</w:t>
            </w:r>
            <w:r w:rsidR="001A7A22">
              <w:rPr>
                <w:rFonts w:ascii="Calibri" w:hAnsi="Calibri"/>
                <w:sz w:val="18"/>
                <w:szCs w:val="18"/>
              </w:rPr>
              <w:t>=new</w:t>
            </w:r>
            <w:r w:rsidR="00E47D3A" w:rsidRPr="00E47D3A">
              <w:rPr>
                <w:rFonts w:ascii="Calibri" w:hAnsi="Calibri"/>
                <w:sz w:val="18"/>
                <w:szCs w:val="18"/>
              </w:rPr>
              <w:t xml:space="preserve">] </w:t>
            </w:r>
            <w:r w:rsidR="001A7A22">
              <w:rPr>
                <w:rFonts w:ascii="Calibri" w:hAnsi="Calibri"/>
                <w:sz w:val="18"/>
                <w:szCs w:val="18"/>
              </w:rPr>
              <w:t xml:space="preserve"> </w:t>
            </w:r>
            <w:r w:rsidR="00E47D3A" w:rsidRPr="00E47D3A">
              <w:rPr>
                <w:rFonts w:ascii="Calibri" w:hAnsi="Calibri"/>
                <w:sz w:val="18"/>
                <w:szCs w:val="18"/>
              </w:rPr>
              <w:t>[</w:t>
            </w:r>
            <w:r w:rsidRPr="001A7A22">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one of the heat pump types</w:t>
            </w:r>
            <w:r w:rsidR="009B4B1B">
              <w:rPr>
                <w:rFonts w:ascii="Calibri" w:hAnsi="Calibri"/>
                <w:sz w:val="18"/>
                <w:szCs w:val="18"/>
              </w:rPr>
              <w:t xml:space="preserve"> in the list</w:t>
            </w:r>
            <w:r w:rsidR="001A7A22">
              <w:rPr>
                <w:rFonts w:ascii="Calibri" w:hAnsi="Calibri"/>
                <w:sz w:val="18"/>
                <w:szCs w:val="18"/>
              </w:rPr>
              <w:t xml:space="preserve"> that follows below];  </w:t>
            </w:r>
            <w:r w:rsidR="001A7A22" w:rsidRPr="003E5DAA">
              <w:rPr>
                <w:rFonts w:ascii="Calibri" w:hAnsi="Calibri"/>
                <w:sz w:val="18"/>
                <w:szCs w:val="18"/>
              </w:rPr>
              <w:t xml:space="preserve">ALSO </w:t>
            </w:r>
            <w:r w:rsidR="001A7A22" w:rsidRPr="008B6B86">
              <w:rPr>
                <w:rFonts w:ascii="Calibri" w:hAnsi="Calibri"/>
                <w:sz w:val="18"/>
                <w:szCs w:val="18"/>
              </w:rPr>
              <w:t>if Section E applies</w:t>
            </w:r>
            <w:r w:rsidR="001A7A22">
              <w:rPr>
                <w:rFonts w:ascii="Calibri" w:hAnsi="Calibri"/>
                <w:sz w:val="18"/>
                <w:szCs w:val="18"/>
              </w:rPr>
              <w:t>,</w:t>
            </w:r>
            <w:r w:rsidR="001A7A22" w:rsidRPr="008B6B86">
              <w:rPr>
                <w:rFonts w:ascii="Calibri" w:hAnsi="Calibri"/>
                <w:sz w:val="18"/>
                <w:szCs w:val="18"/>
              </w:rPr>
              <w:t xml:space="preserve"> </w:t>
            </w:r>
            <w:r w:rsidR="001A7A22" w:rsidRPr="003E5DAA">
              <w:rPr>
                <w:rFonts w:ascii="Calibri" w:hAnsi="Calibri"/>
                <w:sz w:val="18"/>
                <w:szCs w:val="18"/>
              </w:rPr>
              <w:t xml:space="preserve">require one row of data to be entered in this table for each of the SC Systems in Section E that meet  the following </w:t>
            </w:r>
            <w:r w:rsidR="001A7A22">
              <w:rPr>
                <w:rFonts w:ascii="Calibri" w:hAnsi="Calibri"/>
                <w:sz w:val="18"/>
                <w:szCs w:val="18"/>
              </w:rPr>
              <w:t>3</w:t>
            </w:r>
            <w:r w:rsidR="001A7A22" w:rsidRPr="003E5DAA">
              <w:rPr>
                <w:rFonts w:ascii="Calibri" w:hAnsi="Calibri"/>
                <w:sz w:val="18"/>
                <w:szCs w:val="18"/>
              </w:rPr>
              <w:t xml:space="preserve"> criteria: [</w:t>
            </w:r>
            <w:r w:rsidR="001A7A22" w:rsidRPr="00912101">
              <w:rPr>
                <w:rFonts w:ascii="Calibri" w:hAnsi="Calibri"/>
                <w:sz w:val="18"/>
                <w:szCs w:val="18"/>
                <w:highlight w:val="yellow"/>
              </w:rPr>
              <w:t>E05</w:t>
            </w:r>
            <w:r w:rsidR="001A7A22" w:rsidRPr="003E5DAA">
              <w:rPr>
                <w:rFonts w:ascii="Calibri" w:hAnsi="Calibri"/>
                <w:sz w:val="18"/>
                <w:szCs w:val="18"/>
              </w:rPr>
              <w:t>=yes]</w:t>
            </w:r>
            <w:r w:rsidR="001A7A22">
              <w:rPr>
                <w:rFonts w:ascii="Calibri" w:hAnsi="Calibri"/>
                <w:sz w:val="18"/>
                <w:szCs w:val="18"/>
              </w:rPr>
              <w:t xml:space="preserve"> [</w:t>
            </w:r>
            <w:r w:rsidR="001A7A22" w:rsidRPr="00912101">
              <w:rPr>
                <w:rFonts w:ascii="Calibri" w:hAnsi="Calibri"/>
                <w:sz w:val="18"/>
                <w:szCs w:val="18"/>
                <w:highlight w:val="yellow"/>
              </w:rPr>
              <w:t>D05</w:t>
            </w:r>
            <w:r w:rsidR="001A7A22" w:rsidRPr="00ED2AEB">
              <w:rPr>
                <w:rFonts w:ascii="Calibri" w:hAnsi="Calibri"/>
                <w:sz w:val="18"/>
                <w:szCs w:val="18"/>
              </w:rPr>
              <w:t xml:space="preserve"> </w:t>
            </w:r>
            <w:r w:rsidR="001A7A22">
              <w:rPr>
                <w:rFonts w:ascii="Calibri" w:hAnsi="Calibri"/>
                <w:sz w:val="18"/>
                <w:szCs w:val="18"/>
              </w:rPr>
              <w:t>=</w:t>
            </w:r>
            <w:r w:rsidR="001A7A22" w:rsidRPr="00ED2AEB">
              <w:rPr>
                <w:rFonts w:ascii="Calibri" w:hAnsi="Calibri"/>
                <w:sz w:val="18"/>
                <w:szCs w:val="18"/>
              </w:rPr>
              <w:t xml:space="preserve"> one of the heat pump types in the list that follows below</w:t>
            </w:r>
            <w:r w:rsidR="001A7A22">
              <w:rPr>
                <w:rFonts w:ascii="Calibri" w:hAnsi="Calibri"/>
                <w:sz w:val="18"/>
                <w:szCs w:val="18"/>
              </w:rPr>
              <w:t>]; [</w:t>
            </w:r>
            <w:r w:rsidR="001A7A22" w:rsidRPr="007812EE">
              <w:rPr>
                <w:rFonts w:ascii="Calibri" w:hAnsi="Calibri"/>
                <w:sz w:val="18"/>
                <w:szCs w:val="18"/>
                <w:highlight w:val="yellow"/>
              </w:rPr>
              <w:t>E11</w:t>
            </w:r>
            <w:r w:rsidR="001A7A22">
              <w:rPr>
                <w:rFonts w:ascii="Calibri" w:hAnsi="Calibri"/>
                <w:sz w:val="18"/>
                <w:szCs w:val="18"/>
              </w:rPr>
              <w:t>=one of the following 2 cooling component types: {outdoor condensing unit}; {outdoor package unit}]</w:t>
            </w:r>
          </w:p>
          <w:p w14:paraId="1F9B9918" w14:textId="77777777" w:rsidR="005A5C17" w:rsidRPr="00A82EF3" w:rsidRDefault="005A5C17" w:rsidP="005A5C17">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F9B9919" w14:textId="77777777" w:rsidR="005A5C17" w:rsidRPr="00A82EF3" w:rsidRDefault="005A5C17" w:rsidP="005A5C17">
            <w:pPr>
              <w:rPr>
                <w:rFonts w:asciiTheme="minorHAnsi" w:hAnsiTheme="minorHAnsi"/>
                <w:sz w:val="16"/>
                <w:szCs w:val="16"/>
              </w:rPr>
            </w:pPr>
            <w:r w:rsidRPr="00A82EF3">
              <w:rPr>
                <w:rFonts w:asciiTheme="minorHAnsi" w:hAnsiTheme="minorHAnsi"/>
                <w:sz w:val="16"/>
                <w:szCs w:val="16"/>
              </w:rPr>
              <w:t>*central packaged HP</w:t>
            </w:r>
          </w:p>
          <w:p w14:paraId="1F9B991A" w14:textId="77777777" w:rsidR="005A5C17" w:rsidRPr="00A82EF3" w:rsidRDefault="005A5C17" w:rsidP="005A5C17">
            <w:pPr>
              <w:rPr>
                <w:rFonts w:asciiTheme="minorHAnsi" w:hAnsiTheme="minorHAnsi"/>
                <w:sz w:val="16"/>
                <w:szCs w:val="16"/>
              </w:rPr>
            </w:pPr>
            <w:r w:rsidRPr="00A82EF3">
              <w:rPr>
                <w:rFonts w:asciiTheme="minorHAnsi" w:hAnsiTheme="minorHAnsi"/>
                <w:sz w:val="16"/>
                <w:szCs w:val="16"/>
              </w:rPr>
              <w:t>*central large packaged HP</w:t>
            </w:r>
          </w:p>
          <w:p w14:paraId="1F9B991B" w14:textId="3DD915DE" w:rsidR="005A5C17" w:rsidRDefault="005A5C17" w:rsidP="005A5C17">
            <w:pPr>
              <w:rPr>
                <w:rFonts w:asciiTheme="minorHAnsi" w:hAnsiTheme="minorHAnsi"/>
                <w:sz w:val="16"/>
                <w:szCs w:val="16"/>
              </w:rPr>
            </w:pPr>
            <w:r w:rsidRPr="00A82EF3">
              <w:rPr>
                <w:rFonts w:asciiTheme="minorHAnsi" w:hAnsiTheme="minorHAnsi"/>
                <w:sz w:val="16"/>
                <w:szCs w:val="16"/>
              </w:rPr>
              <w:t>*ductless</w:t>
            </w:r>
            <w:r w:rsidR="00664A73">
              <w:rPr>
                <w:rFonts w:asciiTheme="minorHAnsi" w:hAnsiTheme="minorHAnsi"/>
                <w:sz w:val="16"/>
                <w:szCs w:val="16"/>
              </w:rPr>
              <w:t xml:space="preserve"> </w:t>
            </w:r>
            <w:r w:rsidR="00646ED2">
              <w:rPr>
                <w:rFonts w:asciiTheme="minorHAnsi" w:hAnsiTheme="minorHAnsi"/>
                <w:sz w:val="16"/>
                <w:szCs w:val="16"/>
              </w:rPr>
              <w:t>mini-</w:t>
            </w:r>
            <w:r w:rsidR="00664A73">
              <w:rPr>
                <w:rFonts w:asciiTheme="minorHAnsi" w:hAnsiTheme="minorHAnsi"/>
                <w:sz w:val="16"/>
                <w:szCs w:val="16"/>
              </w:rPr>
              <w:t>split</w:t>
            </w:r>
            <w:r w:rsidRPr="00A82EF3">
              <w:rPr>
                <w:rFonts w:asciiTheme="minorHAnsi" w:hAnsiTheme="minorHAnsi"/>
                <w:sz w:val="16"/>
                <w:szCs w:val="16"/>
              </w:rPr>
              <w:t xml:space="preserve"> HP;</w:t>
            </w:r>
          </w:p>
          <w:p w14:paraId="1F9B991C" w14:textId="77777777" w:rsidR="00B33DCA" w:rsidRDefault="00B33DCA" w:rsidP="00B33DCA">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1F9B991D" w14:textId="77777777" w:rsidR="00B33DCA" w:rsidRPr="00A82EF3" w:rsidRDefault="00B33DCA" w:rsidP="00B33DCA">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HP+forced air</w:t>
            </w:r>
            <w:r w:rsidRPr="00761C61">
              <w:rPr>
                <w:rFonts w:asciiTheme="minorHAnsi" w:hAnsiTheme="minorHAnsi"/>
                <w:sz w:val="16"/>
                <w:szCs w:val="16"/>
              </w:rPr>
              <w:t>;</w:t>
            </w:r>
          </w:p>
          <w:p w14:paraId="4C28C2EF" w14:textId="77777777" w:rsidR="00646ED2" w:rsidRDefault="005A5C17" w:rsidP="005A5C17">
            <w:pPr>
              <w:keepNext/>
              <w:rPr>
                <w:rFonts w:asciiTheme="minorHAnsi" w:hAnsiTheme="minorHAnsi"/>
                <w:sz w:val="16"/>
                <w:szCs w:val="16"/>
              </w:rPr>
            </w:pPr>
            <w:r w:rsidRPr="00A82EF3">
              <w:rPr>
                <w:rFonts w:asciiTheme="minorHAnsi" w:hAnsiTheme="minorHAnsi"/>
                <w:sz w:val="16"/>
                <w:szCs w:val="16"/>
              </w:rPr>
              <w:t>*room HP</w:t>
            </w:r>
            <w:r w:rsidR="00646ED2">
              <w:rPr>
                <w:rFonts w:asciiTheme="minorHAnsi" w:hAnsiTheme="minorHAnsi"/>
                <w:sz w:val="16"/>
                <w:szCs w:val="16"/>
              </w:rPr>
              <w:t>;</w:t>
            </w:r>
          </w:p>
          <w:p w14:paraId="571C35FD" w14:textId="77777777" w:rsidR="00646ED2" w:rsidRDefault="00646ED2" w:rsidP="005A5C17">
            <w:pPr>
              <w:keepNext/>
              <w:rPr>
                <w:rFonts w:asciiTheme="minorHAnsi" w:hAnsiTheme="minorHAnsi"/>
                <w:sz w:val="16"/>
                <w:szCs w:val="16"/>
              </w:rPr>
            </w:pPr>
            <w:r>
              <w:rPr>
                <w:rFonts w:asciiTheme="minorHAnsi" w:hAnsiTheme="minorHAnsi"/>
                <w:sz w:val="16"/>
                <w:szCs w:val="16"/>
              </w:rPr>
              <w:t>*small duct high velocity HP;</w:t>
            </w:r>
          </w:p>
          <w:p w14:paraId="49AAA1B9" w14:textId="77777777" w:rsidR="00646ED2" w:rsidRDefault="00646ED2" w:rsidP="005A5C17">
            <w:pPr>
              <w:keepNext/>
              <w:rPr>
                <w:rFonts w:asciiTheme="minorHAnsi" w:hAnsiTheme="minorHAnsi"/>
                <w:sz w:val="16"/>
                <w:szCs w:val="16"/>
              </w:rPr>
            </w:pPr>
            <w:r>
              <w:rPr>
                <w:rFonts w:asciiTheme="minorHAnsi" w:hAnsiTheme="minorHAnsi"/>
                <w:sz w:val="16"/>
                <w:szCs w:val="16"/>
              </w:rPr>
              <w:t>*ductless multi-split HP;</w:t>
            </w:r>
          </w:p>
          <w:p w14:paraId="1F9B991E" w14:textId="2D220A75" w:rsidR="005A5C17" w:rsidRPr="00FB4BFD" w:rsidRDefault="00646ED2" w:rsidP="00B23E43">
            <w:pPr>
              <w:keepNext/>
              <w:rPr>
                <w:rFonts w:ascii="Calibri" w:hAnsi="Calibri"/>
                <w:sz w:val="18"/>
                <w:szCs w:val="18"/>
              </w:rPr>
            </w:pPr>
            <w:r>
              <w:rPr>
                <w:rFonts w:asciiTheme="minorHAnsi" w:hAnsiTheme="minorHAnsi"/>
                <w:sz w:val="16"/>
                <w:szCs w:val="16"/>
              </w:rPr>
              <w:t>*ductless VRF HP</w:t>
            </w:r>
            <w:r w:rsidR="005A5C17" w:rsidRPr="00A82EF3">
              <w:rPr>
                <w:rFonts w:ascii="Calibri" w:hAnsi="Calibri"/>
                <w:sz w:val="18"/>
                <w:szCs w:val="18"/>
              </w:rPr>
              <w:t xml:space="preserve"> &gt;&gt;</w:t>
            </w:r>
          </w:p>
        </w:tc>
      </w:tr>
      <w:tr w:rsidR="003B1D03" w:rsidRPr="00295655" w14:paraId="1F9B992A" w14:textId="77777777" w:rsidTr="00217F57">
        <w:trPr>
          <w:cantSplit/>
          <w:trHeight w:val="224"/>
        </w:trPr>
        <w:tc>
          <w:tcPr>
            <w:tcW w:w="1458" w:type="dxa"/>
            <w:vAlign w:val="bottom"/>
          </w:tcPr>
          <w:p w14:paraId="1F9B9920"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921"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02</w:t>
            </w:r>
          </w:p>
        </w:tc>
        <w:tc>
          <w:tcPr>
            <w:tcW w:w="1464" w:type="dxa"/>
            <w:vAlign w:val="bottom"/>
          </w:tcPr>
          <w:p w14:paraId="1F9B9922"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03</w:t>
            </w:r>
          </w:p>
        </w:tc>
        <w:tc>
          <w:tcPr>
            <w:tcW w:w="1465" w:type="dxa"/>
            <w:vAlign w:val="bottom"/>
          </w:tcPr>
          <w:p w14:paraId="1F9B9923"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04</w:t>
            </w:r>
          </w:p>
        </w:tc>
        <w:tc>
          <w:tcPr>
            <w:tcW w:w="1465" w:type="dxa"/>
            <w:vAlign w:val="bottom"/>
          </w:tcPr>
          <w:p w14:paraId="1F9B9924"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05</w:t>
            </w:r>
          </w:p>
        </w:tc>
        <w:tc>
          <w:tcPr>
            <w:tcW w:w="1465" w:type="dxa"/>
            <w:vAlign w:val="bottom"/>
          </w:tcPr>
          <w:p w14:paraId="1F9B9925"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06</w:t>
            </w:r>
          </w:p>
        </w:tc>
        <w:tc>
          <w:tcPr>
            <w:tcW w:w="1464" w:type="dxa"/>
            <w:vAlign w:val="bottom"/>
          </w:tcPr>
          <w:p w14:paraId="1F9B9926"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07</w:t>
            </w:r>
          </w:p>
        </w:tc>
        <w:tc>
          <w:tcPr>
            <w:tcW w:w="1465" w:type="dxa"/>
            <w:vAlign w:val="bottom"/>
          </w:tcPr>
          <w:p w14:paraId="1F9B9927"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08</w:t>
            </w:r>
          </w:p>
        </w:tc>
        <w:tc>
          <w:tcPr>
            <w:tcW w:w="1465" w:type="dxa"/>
            <w:vAlign w:val="bottom"/>
          </w:tcPr>
          <w:p w14:paraId="1F9B9928" w14:textId="77777777" w:rsidR="003B1D03" w:rsidRPr="00295655" w:rsidRDefault="003B1D03" w:rsidP="00E91CEC">
            <w:pPr>
              <w:keepNext/>
              <w:jc w:val="center"/>
              <w:rPr>
                <w:rFonts w:ascii="Calibri" w:hAnsi="Calibri"/>
                <w:sz w:val="18"/>
                <w:szCs w:val="18"/>
              </w:rPr>
            </w:pPr>
            <w:r>
              <w:rPr>
                <w:rFonts w:ascii="Calibri" w:hAnsi="Calibri"/>
                <w:sz w:val="18"/>
                <w:szCs w:val="18"/>
              </w:rPr>
              <w:t>09</w:t>
            </w:r>
          </w:p>
        </w:tc>
        <w:tc>
          <w:tcPr>
            <w:tcW w:w="1465" w:type="dxa"/>
            <w:vAlign w:val="bottom"/>
          </w:tcPr>
          <w:p w14:paraId="1F9B9929" w14:textId="77777777" w:rsidR="003B1D03" w:rsidRPr="00295655" w:rsidRDefault="003B1D03" w:rsidP="00E91CEC">
            <w:pPr>
              <w:keepNext/>
              <w:jc w:val="center"/>
              <w:rPr>
                <w:rFonts w:ascii="Calibri" w:hAnsi="Calibri"/>
                <w:sz w:val="18"/>
                <w:szCs w:val="18"/>
              </w:rPr>
            </w:pPr>
            <w:r>
              <w:rPr>
                <w:rFonts w:ascii="Calibri" w:hAnsi="Calibri"/>
                <w:sz w:val="18"/>
                <w:szCs w:val="18"/>
              </w:rPr>
              <w:t>10</w:t>
            </w:r>
          </w:p>
        </w:tc>
      </w:tr>
      <w:tr w:rsidR="003B1D03" w:rsidRPr="005A5C17" w14:paraId="1F9B993C" w14:textId="77777777" w:rsidTr="00217F57">
        <w:trPr>
          <w:cantSplit/>
          <w:trHeight w:val="576"/>
        </w:trPr>
        <w:tc>
          <w:tcPr>
            <w:tcW w:w="1458" w:type="dxa"/>
            <w:vAlign w:val="bottom"/>
          </w:tcPr>
          <w:p w14:paraId="1F9B992B" w14:textId="77777777" w:rsidR="003B1D03" w:rsidRPr="005A5C17" w:rsidRDefault="003B1D03" w:rsidP="005A5C17">
            <w:pPr>
              <w:keepNext/>
              <w:jc w:val="center"/>
              <w:rPr>
                <w:rFonts w:ascii="Calibri" w:hAnsi="Calibri"/>
                <w:sz w:val="16"/>
                <w:szCs w:val="16"/>
              </w:rPr>
            </w:pPr>
            <w:r w:rsidRPr="005A5C17">
              <w:rPr>
                <w:rFonts w:ascii="Calibri" w:hAnsi="Calibri"/>
                <w:sz w:val="18"/>
                <w:szCs w:val="18"/>
              </w:rPr>
              <w:t>SC System Identification or Name</w:t>
            </w:r>
          </w:p>
        </w:tc>
        <w:tc>
          <w:tcPr>
            <w:tcW w:w="1440" w:type="dxa"/>
            <w:vAlign w:val="bottom"/>
          </w:tcPr>
          <w:p w14:paraId="1F9B992C" w14:textId="77777777" w:rsidR="003B1D03" w:rsidRPr="005A5C17" w:rsidRDefault="003B1D03" w:rsidP="005A5C17">
            <w:pPr>
              <w:keepNext/>
              <w:jc w:val="center"/>
              <w:rPr>
                <w:rFonts w:ascii="Calibri" w:hAnsi="Calibri"/>
                <w:sz w:val="18"/>
                <w:szCs w:val="18"/>
              </w:rPr>
            </w:pPr>
            <w:r w:rsidRPr="005A5C17">
              <w:rPr>
                <w:rFonts w:ascii="Calibri" w:hAnsi="Calibri"/>
                <w:sz w:val="18"/>
                <w:szCs w:val="18"/>
              </w:rPr>
              <w:t>SC System Location or Area Served</w:t>
            </w:r>
          </w:p>
        </w:tc>
        <w:tc>
          <w:tcPr>
            <w:tcW w:w="1464" w:type="dxa"/>
            <w:vAlign w:val="bottom"/>
          </w:tcPr>
          <w:p w14:paraId="1F9B992D"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Heating Efficiency Type</w:t>
            </w:r>
          </w:p>
        </w:tc>
        <w:tc>
          <w:tcPr>
            <w:tcW w:w="1465" w:type="dxa"/>
            <w:vAlign w:val="bottom"/>
          </w:tcPr>
          <w:p w14:paraId="1F9B992E" w14:textId="77777777" w:rsidR="003B1D03" w:rsidRPr="005A5C17" w:rsidRDefault="003B1D03" w:rsidP="005A5C17">
            <w:pPr>
              <w:keepNext/>
              <w:jc w:val="center"/>
              <w:rPr>
                <w:rFonts w:ascii="Calibri" w:hAnsi="Calibri"/>
                <w:sz w:val="16"/>
                <w:szCs w:val="16"/>
              </w:rPr>
            </w:pPr>
            <w:r>
              <w:rPr>
                <w:rFonts w:ascii="Calibri" w:hAnsi="Calibri"/>
                <w:sz w:val="16"/>
                <w:szCs w:val="16"/>
              </w:rPr>
              <w:t>Heating Efficiency Value</w:t>
            </w:r>
          </w:p>
        </w:tc>
        <w:tc>
          <w:tcPr>
            <w:tcW w:w="1465" w:type="dxa"/>
            <w:vAlign w:val="bottom"/>
          </w:tcPr>
          <w:p w14:paraId="1F9B992F"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0" w14:textId="4A7F1284" w:rsidR="003B1D03" w:rsidRPr="005A5C17" w:rsidRDefault="003B1D03" w:rsidP="005A5C17">
            <w:pPr>
              <w:keepNext/>
              <w:jc w:val="center"/>
              <w:rPr>
                <w:rFonts w:ascii="Calibri" w:hAnsi="Calibri"/>
                <w:sz w:val="16"/>
                <w:szCs w:val="16"/>
              </w:rPr>
            </w:pPr>
            <w:r>
              <w:rPr>
                <w:rFonts w:ascii="Calibri" w:hAnsi="Calibri"/>
                <w:sz w:val="16"/>
                <w:szCs w:val="16"/>
              </w:rPr>
              <w:t>Heating Capacity at 47</w:t>
            </w:r>
            <w:r w:rsidR="003C24DD">
              <w:rPr>
                <w:rFonts w:ascii="Calibri" w:hAnsi="Calibri"/>
                <w:sz w:val="16"/>
                <w:szCs w:val="16"/>
              </w:rPr>
              <w:t>°</w:t>
            </w:r>
            <w:r>
              <w:rPr>
                <w:rFonts w:ascii="Calibri" w:hAnsi="Calibri"/>
                <w:sz w:val="16"/>
                <w:szCs w:val="16"/>
              </w:rPr>
              <w:t>F</w:t>
            </w:r>
          </w:p>
        </w:tc>
        <w:tc>
          <w:tcPr>
            <w:tcW w:w="1465" w:type="dxa"/>
            <w:vAlign w:val="bottom"/>
          </w:tcPr>
          <w:p w14:paraId="1F9B9931"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2" w14:textId="7E391010" w:rsidR="003B1D03" w:rsidRPr="005A5C17" w:rsidRDefault="003B1D03" w:rsidP="005A5C17">
            <w:pPr>
              <w:keepNext/>
              <w:jc w:val="center"/>
              <w:rPr>
                <w:rFonts w:ascii="Calibri" w:hAnsi="Calibri"/>
                <w:sz w:val="16"/>
                <w:szCs w:val="16"/>
              </w:rPr>
            </w:pPr>
            <w:r>
              <w:rPr>
                <w:rFonts w:ascii="Calibri" w:hAnsi="Calibri"/>
                <w:sz w:val="16"/>
                <w:szCs w:val="16"/>
              </w:rPr>
              <w:t>Heating Capacity at 17</w:t>
            </w:r>
            <w:r w:rsidR="003C24DD">
              <w:rPr>
                <w:rFonts w:ascii="Calibri" w:hAnsi="Calibri"/>
                <w:sz w:val="16"/>
                <w:szCs w:val="16"/>
              </w:rPr>
              <w:t>°</w:t>
            </w:r>
            <w:r>
              <w:rPr>
                <w:rFonts w:ascii="Calibri" w:hAnsi="Calibri"/>
                <w:sz w:val="16"/>
                <w:szCs w:val="16"/>
              </w:rPr>
              <w:t>F</w:t>
            </w:r>
          </w:p>
        </w:tc>
        <w:tc>
          <w:tcPr>
            <w:tcW w:w="1464" w:type="dxa"/>
            <w:vAlign w:val="bottom"/>
          </w:tcPr>
          <w:p w14:paraId="1F9B9933"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4"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Cooling Efficiency</w:t>
            </w:r>
          </w:p>
          <w:p w14:paraId="1F9B9935"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SEER</w:t>
            </w:r>
          </w:p>
        </w:tc>
        <w:tc>
          <w:tcPr>
            <w:tcW w:w="1465" w:type="dxa"/>
            <w:vAlign w:val="bottom"/>
          </w:tcPr>
          <w:p w14:paraId="1F9B9936"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7"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Cooling Efficiency</w:t>
            </w:r>
          </w:p>
          <w:p w14:paraId="1F9B9938"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EER</w:t>
            </w:r>
          </w:p>
        </w:tc>
        <w:tc>
          <w:tcPr>
            <w:tcW w:w="1465" w:type="dxa"/>
            <w:vAlign w:val="bottom"/>
          </w:tcPr>
          <w:p w14:paraId="1F9B9939" w14:textId="161D3C0F" w:rsidR="003B1D03" w:rsidRPr="005A5C17" w:rsidRDefault="003B1D03" w:rsidP="003C24DD">
            <w:pPr>
              <w:keepNext/>
              <w:jc w:val="center"/>
              <w:rPr>
                <w:rFonts w:ascii="Calibri" w:hAnsi="Calibri"/>
                <w:sz w:val="16"/>
                <w:szCs w:val="16"/>
              </w:rPr>
            </w:pPr>
            <w:r w:rsidRPr="005A5C17">
              <w:rPr>
                <w:rFonts w:ascii="Calibri" w:hAnsi="Calibri"/>
                <w:sz w:val="16"/>
                <w:szCs w:val="16"/>
              </w:rPr>
              <w:t>System Rated Cooling Capacity at Design Conditions (</w:t>
            </w:r>
            <w:r w:rsidR="0080645E">
              <w:rPr>
                <w:rFonts w:ascii="Calibri" w:hAnsi="Calibri"/>
                <w:sz w:val="16"/>
                <w:szCs w:val="16"/>
              </w:rPr>
              <w:t>Btu/h</w:t>
            </w:r>
            <w:r w:rsidR="00D14FC2">
              <w:rPr>
                <w:rFonts w:ascii="Calibri" w:hAnsi="Calibri"/>
                <w:sz w:val="16"/>
                <w:szCs w:val="16"/>
              </w:rPr>
              <w:t>)</w:t>
            </w:r>
          </w:p>
        </w:tc>
        <w:tc>
          <w:tcPr>
            <w:tcW w:w="1465" w:type="dxa"/>
            <w:vAlign w:val="bottom"/>
          </w:tcPr>
          <w:p w14:paraId="1F9B993A"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Condenser Rated Nominal Cooling Capacity</w:t>
            </w:r>
          </w:p>
          <w:p w14:paraId="1F9B993B"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(ton)</w:t>
            </w:r>
          </w:p>
        </w:tc>
      </w:tr>
      <w:tr w:rsidR="003B1D03" w:rsidRPr="00295655" w14:paraId="1F9B9950" w14:textId="77777777" w:rsidTr="00217F57">
        <w:trPr>
          <w:cantSplit/>
          <w:trHeight w:val="395"/>
        </w:trPr>
        <w:tc>
          <w:tcPr>
            <w:tcW w:w="1458" w:type="dxa"/>
          </w:tcPr>
          <w:p w14:paraId="1F9B993D" w14:textId="77777777" w:rsidR="003B1D03" w:rsidRPr="00295655" w:rsidRDefault="003B1D03" w:rsidP="007822B3">
            <w:pPr>
              <w:keepNext/>
              <w:rPr>
                <w:rFonts w:ascii="Calibri" w:hAnsi="Calibri"/>
                <w:sz w:val="16"/>
                <w:szCs w:val="16"/>
              </w:rPr>
            </w:pPr>
            <w:r w:rsidRPr="00295655">
              <w:rPr>
                <w:rFonts w:ascii="Calibri" w:hAnsi="Calibri"/>
                <w:sz w:val="16"/>
                <w:szCs w:val="16"/>
              </w:rPr>
              <w:t xml:space="preserve">&lt;&lt;auto filled from </w:t>
            </w:r>
            <w:r w:rsidR="007822B3" w:rsidRPr="007822B3">
              <w:rPr>
                <w:rFonts w:ascii="Calibri" w:hAnsi="Calibri"/>
                <w:sz w:val="16"/>
                <w:szCs w:val="16"/>
              </w:rPr>
              <w:t xml:space="preserve"> D01</w:t>
            </w:r>
            <w:r w:rsidRPr="00295655">
              <w:rPr>
                <w:rFonts w:ascii="Calibri" w:hAnsi="Calibri"/>
                <w:sz w:val="16"/>
                <w:szCs w:val="16"/>
              </w:rPr>
              <w:t>&gt;&gt;</w:t>
            </w:r>
          </w:p>
        </w:tc>
        <w:tc>
          <w:tcPr>
            <w:tcW w:w="1440" w:type="dxa"/>
          </w:tcPr>
          <w:p w14:paraId="1F9B993E" w14:textId="77777777" w:rsidR="003B1D03" w:rsidRPr="0098534B" w:rsidRDefault="003B1D03" w:rsidP="00E91CEC">
            <w:pPr>
              <w:keepNext/>
              <w:rPr>
                <w:rFonts w:ascii="Calibri" w:hAnsi="Calibri"/>
                <w:sz w:val="16"/>
                <w:szCs w:val="16"/>
              </w:rPr>
            </w:pPr>
            <w:r w:rsidRPr="0098534B">
              <w:rPr>
                <w:rFonts w:ascii="Calibri" w:hAnsi="Calibri"/>
                <w:sz w:val="16"/>
                <w:szCs w:val="16"/>
              </w:rPr>
              <w:t xml:space="preserve">&lt;&lt;auto filled from </w:t>
            </w:r>
            <w:r>
              <w:rPr>
                <w:rFonts w:ascii="Calibri" w:hAnsi="Calibri"/>
                <w:sz w:val="16"/>
                <w:szCs w:val="16"/>
              </w:rPr>
              <w:t>D02</w:t>
            </w:r>
            <w:r w:rsidRPr="0098534B">
              <w:rPr>
                <w:rFonts w:ascii="Calibri" w:hAnsi="Calibri"/>
                <w:sz w:val="16"/>
                <w:szCs w:val="16"/>
              </w:rPr>
              <w:t xml:space="preserve">&gt;&gt; </w:t>
            </w:r>
          </w:p>
        </w:tc>
        <w:tc>
          <w:tcPr>
            <w:tcW w:w="1464" w:type="dxa"/>
          </w:tcPr>
          <w:p w14:paraId="1F9B993F" w14:textId="77777777" w:rsidR="00812A70" w:rsidRPr="00697221" w:rsidRDefault="003B1D03" w:rsidP="00812A70">
            <w:pPr>
              <w:rPr>
                <w:rFonts w:asciiTheme="minorHAnsi" w:hAnsiTheme="minorHAnsi"/>
                <w:sz w:val="14"/>
                <w:szCs w:val="14"/>
              </w:rPr>
            </w:pPr>
            <w:r w:rsidRPr="00EE5AA6">
              <w:rPr>
                <w:rFonts w:asciiTheme="minorHAnsi" w:hAnsiTheme="minorHAnsi"/>
                <w:sz w:val="16"/>
                <w:szCs w:val="16"/>
              </w:rPr>
              <w:t>&lt;&lt;</w:t>
            </w:r>
            <w:r>
              <w:rPr>
                <w:rFonts w:asciiTheme="minorHAnsi" w:hAnsiTheme="minorHAnsi"/>
                <w:sz w:val="16"/>
                <w:szCs w:val="16"/>
              </w:rPr>
              <w:t>reference value from C02</w:t>
            </w:r>
            <w:r w:rsidR="00812A70" w:rsidRPr="00697221">
              <w:rPr>
                <w:rFonts w:asciiTheme="minorHAnsi" w:hAnsiTheme="minorHAnsi"/>
                <w:sz w:val="14"/>
                <w:szCs w:val="14"/>
              </w:rPr>
              <w:t xml:space="preserve">; note: values may be </w:t>
            </w:r>
          </w:p>
          <w:p w14:paraId="1F9B9940" w14:textId="77777777" w:rsidR="00812A70" w:rsidRPr="00697221" w:rsidRDefault="00812A70" w:rsidP="00812A70">
            <w:pPr>
              <w:rPr>
                <w:rFonts w:asciiTheme="minorHAnsi" w:hAnsiTheme="minorHAnsi"/>
                <w:sz w:val="14"/>
                <w:szCs w:val="14"/>
              </w:rPr>
            </w:pPr>
            <w:r w:rsidRPr="00697221">
              <w:rPr>
                <w:rFonts w:asciiTheme="minorHAnsi" w:hAnsiTheme="minorHAnsi"/>
                <w:sz w:val="14"/>
                <w:szCs w:val="14"/>
              </w:rPr>
              <w:t>*AFUE;</w:t>
            </w:r>
          </w:p>
          <w:p w14:paraId="1F9B9941" w14:textId="77777777" w:rsidR="00812A70" w:rsidRPr="00697221" w:rsidRDefault="00812A70" w:rsidP="00812A70">
            <w:pPr>
              <w:rPr>
                <w:rFonts w:asciiTheme="minorHAnsi" w:hAnsiTheme="minorHAnsi"/>
                <w:sz w:val="14"/>
                <w:szCs w:val="14"/>
              </w:rPr>
            </w:pPr>
            <w:r w:rsidRPr="00697221">
              <w:rPr>
                <w:rFonts w:asciiTheme="minorHAnsi" w:hAnsiTheme="minorHAnsi"/>
                <w:sz w:val="14"/>
                <w:szCs w:val="14"/>
              </w:rPr>
              <w:t>*COP;</w:t>
            </w:r>
          </w:p>
          <w:p w14:paraId="41F01EEA" w14:textId="77777777" w:rsidR="000A20F1" w:rsidRDefault="00812A70" w:rsidP="00812A70">
            <w:pPr>
              <w:rPr>
                <w:ins w:id="13" w:author="Shewmaker, Michael@Energy" w:date="2017-12-13T15:21:00Z"/>
                <w:rFonts w:asciiTheme="minorHAnsi" w:hAnsiTheme="minorHAnsi"/>
                <w:sz w:val="14"/>
                <w:szCs w:val="14"/>
              </w:rPr>
            </w:pPr>
            <w:r w:rsidRPr="00697221">
              <w:rPr>
                <w:rFonts w:asciiTheme="minorHAnsi" w:hAnsiTheme="minorHAnsi"/>
                <w:sz w:val="14"/>
                <w:szCs w:val="14"/>
              </w:rPr>
              <w:t>*HSPF</w:t>
            </w:r>
            <w:ins w:id="14" w:author="Shewmaker, Michael@Energy" w:date="2017-12-13T15:21:00Z">
              <w:r w:rsidR="000A20F1">
                <w:rPr>
                  <w:rFonts w:asciiTheme="minorHAnsi" w:hAnsiTheme="minorHAnsi"/>
                  <w:sz w:val="14"/>
                  <w:szCs w:val="14"/>
                </w:rPr>
                <w:t>; or</w:t>
              </w:r>
            </w:ins>
          </w:p>
          <w:p w14:paraId="1F9B9942" w14:textId="07AB333D" w:rsidR="00812A70" w:rsidRPr="00697221" w:rsidRDefault="000A20F1" w:rsidP="00812A70">
            <w:pPr>
              <w:rPr>
                <w:rFonts w:asciiTheme="minorHAnsi" w:hAnsiTheme="minorHAnsi"/>
                <w:sz w:val="14"/>
                <w:szCs w:val="14"/>
              </w:rPr>
            </w:pPr>
            <w:ins w:id="15" w:author="Shewmaker, Michael@Energy" w:date="2017-12-13T15:21:00Z">
              <w:r>
                <w:rPr>
                  <w:rFonts w:asciiTheme="minorHAnsi" w:hAnsiTheme="minorHAnsi"/>
                  <w:sz w:val="14"/>
                  <w:szCs w:val="14"/>
                </w:rPr>
                <w:t>*NA</w:t>
              </w:r>
            </w:ins>
            <w:r w:rsidR="00812A70">
              <w:rPr>
                <w:rFonts w:asciiTheme="minorHAnsi" w:hAnsiTheme="minorHAnsi"/>
                <w:sz w:val="14"/>
                <w:szCs w:val="14"/>
              </w:rPr>
              <w:t>&gt;&gt;</w:t>
            </w:r>
          </w:p>
          <w:p w14:paraId="1F9B9943" w14:textId="77777777" w:rsidR="003B1D03" w:rsidRPr="00295655" w:rsidRDefault="003B1D03" w:rsidP="00812A70">
            <w:pPr>
              <w:rPr>
                <w:rFonts w:ascii="Calibri" w:hAnsi="Calibri"/>
                <w:sz w:val="16"/>
                <w:szCs w:val="16"/>
              </w:rPr>
            </w:pPr>
            <w:r w:rsidRPr="00A33D4F">
              <w:rPr>
                <w:rFonts w:asciiTheme="minorHAnsi" w:hAnsiTheme="minorHAnsi"/>
                <w:sz w:val="16"/>
                <w:szCs w:val="16"/>
              </w:rPr>
              <w:t xml:space="preserve"> </w:t>
            </w:r>
          </w:p>
        </w:tc>
        <w:tc>
          <w:tcPr>
            <w:tcW w:w="1465" w:type="dxa"/>
          </w:tcPr>
          <w:p w14:paraId="1F9B9944" w14:textId="5A8178D6" w:rsidR="009B4B1B" w:rsidRDefault="003B1D03" w:rsidP="00D14FC2">
            <w:pPr>
              <w:keepNext/>
              <w:rPr>
                <w:rFonts w:asciiTheme="minorHAnsi" w:hAnsiTheme="minorHAnsi"/>
                <w:sz w:val="16"/>
                <w:szCs w:val="16"/>
              </w:rPr>
            </w:pPr>
            <w:r w:rsidRPr="007E2934">
              <w:rPr>
                <w:rFonts w:ascii="Calibri" w:hAnsi="Calibri"/>
                <w:sz w:val="18"/>
                <w:szCs w:val="18"/>
              </w:rPr>
              <w:t>&lt;&lt;</w:t>
            </w:r>
            <w:ins w:id="16" w:author="Shewmaker, Michael@Energy" w:date="2017-12-13T15:22:00Z">
              <w:r w:rsidR="000A20F1">
                <w:rPr>
                  <w:rFonts w:ascii="Calibri" w:hAnsi="Calibri"/>
                  <w:sz w:val="18"/>
                  <w:szCs w:val="18"/>
                </w:rPr>
                <w:t>If C03 = NA, then report NA; else</w:t>
              </w:r>
            </w:ins>
            <w:r w:rsidR="00D14FC2">
              <w:rPr>
                <w:rFonts w:ascii="Calibri" w:hAnsi="Calibri"/>
                <w:sz w:val="18"/>
                <w:szCs w:val="18"/>
              </w:rPr>
              <w:t xml:space="preserve"> </w:t>
            </w:r>
            <w:r w:rsidRPr="007E2934">
              <w:rPr>
                <w:rFonts w:ascii="Calibri" w:hAnsi="Calibri"/>
                <w:sz w:val="18"/>
                <w:szCs w:val="18"/>
              </w:rPr>
              <w:t xml:space="preserve">user input, numeric, </w:t>
            </w:r>
            <w:r w:rsidR="00812A70" w:rsidRPr="00697221">
              <w:rPr>
                <w:rFonts w:ascii="Calibri" w:hAnsi="Calibri"/>
                <w:sz w:val="14"/>
                <w:szCs w:val="14"/>
              </w:rPr>
              <w:t>100.0≥</w:t>
            </w:r>
            <w:r>
              <w:rPr>
                <w:rFonts w:ascii="Calibri" w:hAnsi="Calibri"/>
                <w:sz w:val="18"/>
                <w:szCs w:val="18"/>
              </w:rPr>
              <w:t>xx.x</w:t>
            </w:r>
            <w:r w:rsidR="00812A70" w:rsidRPr="00697221">
              <w:rPr>
                <w:rFonts w:ascii="Calibri" w:hAnsi="Calibri"/>
                <w:sz w:val="14"/>
                <w:szCs w:val="14"/>
              </w:rPr>
              <w:t>≥0.0</w:t>
            </w:r>
            <w:r>
              <w:rPr>
                <w:rFonts w:ascii="Calibri" w:hAnsi="Calibri"/>
                <w:sz w:val="18"/>
                <w:szCs w:val="18"/>
              </w:rPr>
              <w:t xml:space="preserve">;  check value must be ≥ value in </w:t>
            </w:r>
            <w:r w:rsidRPr="00E3382B">
              <w:rPr>
                <w:rFonts w:ascii="Calibri" w:hAnsi="Calibri"/>
                <w:sz w:val="18"/>
                <w:szCs w:val="18"/>
              </w:rPr>
              <w:t>C</w:t>
            </w:r>
            <w:r>
              <w:rPr>
                <w:rFonts w:ascii="Calibri" w:hAnsi="Calibri"/>
                <w:sz w:val="18"/>
                <w:szCs w:val="18"/>
              </w:rPr>
              <w:t xml:space="preserve">03, 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p>
          <w:p w14:paraId="1F9B9945" w14:textId="77777777" w:rsidR="003B1D03" w:rsidRPr="00295655" w:rsidRDefault="003B1D03" w:rsidP="000E3F77">
            <w:pPr>
              <w:keepNext/>
              <w:rPr>
                <w:rFonts w:ascii="Calibri" w:hAnsi="Calibri"/>
                <w:sz w:val="16"/>
                <w:szCs w:val="16"/>
              </w:rPr>
            </w:pPr>
          </w:p>
        </w:tc>
        <w:tc>
          <w:tcPr>
            <w:tcW w:w="1465" w:type="dxa"/>
          </w:tcPr>
          <w:p w14:paraId="1F9B9946"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C04=N/A, then result=NA;</w:t>
            </w:r>
          </w:p>
          <w:p w14:paraId="1F9B9947"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04,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r w:rsidR="003B1D03" w:rsidRPr="00A33D4F">
              <w:rPr>
                <w:rFonts w:asciiTheme="minorHAnsi" w:hAnsiTheme="minorHAnsi"/>
                <w:sz w:val="16"/>
                <w:szCs w:val="16"/>
              </w:rPr>
              <w:t xml:space="preserve"> </w:t>
            </w:r>
          </w:p>
        </w:tc>
        <w:tc>
          <w:tcPr>
            <w:tcW w:w="1465" w:type="dxa"/>
          </w:tcPr>
          <w:p w14:paraId="1F9B9948"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C05=N/A, then result=NA;</w:t>
            </w:r>
          </w:p>
          <w:p w14:paraId="1F9B9949"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05,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 </w:t>
            </w:r>
            <w:r w:rsidR="009B4B1B">
              <w:rPr>
                <w:rFonts w:asciiTheme="minorHAnsi" w:hAnsiTheme="minorHAnsi"/>
                <w:sz w:val="16"/>
                <w:szCs w:val="16"/>
              </w:rPr>
              <w:t xml:space="preserve">do not allow registration to proceed&gt;&gt; </w:t>
            </w:r>
          </w:p>
        </w:tc>
        <w:tc>
          <w:tcPr>
            <w:tcW w:w="1464" w:type="dxa"/>
          </w:tcPr>
          <w:p w14:paraId="1F9B994A"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C06=N/A, then result=NA;</w:t>
            </w:r>
          </w:p>
          <w:p w14:paraId="1F9B994B"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06,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r w:rsidR="003B1D03" w:rsidRPr="00A33D4F">
              <w:rPr>
                <w:rFonts w:asciiTheme="minorHAnsi" w:hAnsiTheme="minorHAnsi"/>
                <w:sz w:val="16"/>
                <w:szCs w:val="16"/>
              </w:rPr>
              <w:t xml:space="preserve"> </w:t>
            </w:r>
          </w:p>
        </w:tc>
        <w:tc>
          <w:tcPr>
            <w:tcW w:w="1465" w:type="dxa"/>
          </w:tcPr>
          <w:p w14:paraId="1F9B994C" w14:textId="77777777" w:rsidR="00D14FC2" w:rsidRDefault="003B1D03" w:rsidP="00D14FC2">
            <w:pPr>
              <w:keepNext/>
              <w:rPr>
                <w:rFonts w:ascii="Calibri" w:hAnsi="Calibri"/>
                <w:sz w:val="18"/>
                <w:szCs w:val="18"/>
              </w:rPr>
            </w:pPr>
            <w:r w:rsidRPr="007E2934">
              <w:rPr>
                <w:rFonts w:ascii="Calibri" w:hAnsi="Calibri"/>
                <w:sz w:val="18"/>
                <w:szCs w:val="18"/>
              </w:rPr>
              <w:t>&lt;&lt;</w:t>
            </w:r>
            <w:r w:rsidR="00D14FC2">
              <w:rPr>
                <w:rFonts w:ascii="Calibri" w:hAnsi="Calibri"/>
                <w:sz w:val="18"/>
                <w:szCs w:val="18"/>
              </w:rPr>
              <w:t xml:space="preserve"> if value in C07=N/A, then result=NA;</w:t>
            </w:r>
          </w:p>
          <w:p w14:paraId="1F9B994D" w14:textId="77777777" w:rsidR="003B1D03" w:rsidRPr="00295655" w:rsidRDefault="00D14FC2" w:rsidP="00D14FC2">
            <w:pPr>
              <w:keepNext/>
              <w:rPr>
                <w:rFonts w:ascii="Calibri" w:hAnsi="Calibri"/>
                <w:sz w:val="16"/>
                <w:szCs w:val="16"/>
              </w:rPr>
            </w:pPr>
            <w:r>
              <w:rPr>
                <w:rFonts w:ascii="Calibri" w:hAnsi="Calibri"/>
                <w:sz w:val="18"/>
                <w:szCs w:val="18"/>
              </w:rPr>
              <w:t xml:space="preserve">else </w:t>
            </w:r>
            <w:r w:rsidR="003B1D03" w:rsidRPr="007E2934">
              <w:rPr>
                <w:rFonts w:ascii="Calibri" w:hAnsi="Calibri"/>
                <w:sz w:val="18"/>
                <w:szCs w:val="18"/>
              </w:rPr>
              <w:t xml:space="preserve">user input, numeric, </w:t>
            </w:r>
            <w:r w:rsidR="003B1D03">
              <w:rPr>
                <w:rFonts w:ascii="Calibri" w:hAnsi="Calibri"/>
                <w:sz w:val="18"/>
                <w:szCs w:val="18"/>
              </w:rPr>
              <w:t xml:space="preserve">xx.x;  check value must be ≥ value in </w:t>
            </w:r>
            <w:r w:rsidR="003B1D03" w:rsidRPr="00E3382B">
              <w:rPr>
                <w:rFonts w:ascii="Calibri" w:hAnsi="Calibri"/>
                <w:sz w:val="18"/>
                <w:szCs w:val="18"/>
              </w:rPr>
              <w:t>C</w:t>
            </w:r>
            <w:r w:rsidR="003B1D03">
              <w:rPr>
                <w:rFonts w:ascii="Calibri" w:hAnsi="Calibri"/>
                <w:sz w:val="18"/>
                <w:szCs w:val="18"/>
              </w:rPr>
              <w:t xml:space="preserve">07, to comply; else </w:t>
            </w:r>
            <w:r w:rsidR="003B1D03" w:rsidRPr="00A33D4F">
              <w:rPr>
                <w:rFonts w:asciiTheme="minorHAnsi" w:hAnsiTheme="minorHAnsi"/>
                <w:sz w:val="16"/>
                <w:szCs w:val="16"/>
              </w:rPr>
              <w:t>flag</w:t>
            </w:r>
            <w:r w:rsidR="003B1D03">
              <w:rPr>
                <w:rFonts w:asciiTheme="minorHAnsi" w:hAnsiTheme="minorHAnsi"/>
                <w:sz w:val="16"/>
                <w:szCs w:val="16"/>
              </w:rPr>
              <w:t xml:space="preserve"> </w:t>
            </w:r>
            <w:r w:rsidR="003B1D03" w:rsidRPr="00A33D4F">
              <w:rPr>
                <w:rFonts w:asciiTheme="minorHAnsi" w:hAnsiTheme="minorHAnsi"/>
                <w:sz w:val="16"/>
                <w:szCs w:val="16"/>
              </w:rPr>
              <w:t>non-</w:t>
            </w:r>
            <w:r w:rsidR="003B1D03">
              <w:rPr>
                <w:rFonts w:asciiTheme="minorHAnsi" w:hAnsiTheme="minorHAnsi"/>
                <w:sz w:val="16"/>
                <w:szCs w:val="16"/>
              </w:rPr>
              <w:t>compliant value</w:t>
            </w:r>
            <w:r w:rsidR="003B1D03" w:rsidRPr="00A33D4F">
              <w:rPr>
                <w:rFonts w:asciiTheme="minorHAnsi" w:hAnsiTheme="minorHAnsi"/>
                <w:sz w:val="16"/>
                <w:szCs w:val="16"/>
              </w:rPr>
              <w:t xml:space="preserve"> and</w:t>
            </w:r>
            <w:r w:rsidR="009B4B1B">
              <w:rPr>
                <w:rFonts w:asciiTheme="minorHAnsi" w:hAnsiTheme="minorHAnsi"/>
                <w:sz w:val="16"/>
                <w:szCs w:val="16"/>
              </w:rPr>
              <w:t xml:space="preserve"> do not allow registration to proceed&gt;&gt;</w:t>
            </w:r>
            <w:r w:rsidR="003B1D03" w:rsidRPr="00A33D4F">
              <w:rPr>
                <w:rFonts w:asciiTheme="minorHAnsi" w:hAnsiTheme="minorHAnsi"/>
                <w:sz w:val="16"/>
                <w:szCs w:val="16"/>
              </w:rPr>
              <w:t xml:space="preserve"> </w:t>
            </w:r>
          </w:p>
        </w:tc>
        <w:tc>
          <w:tcPr>
            <w:tcW w:w="1465" w:type="dxa"/>
          </w:tcPr>
          <w:p w14:paraId="1F9B994E" w14:textId="77777777" w:rsidR="003B1D03" w:rsidRPr="00295655" w:rsidRDefault="003B1D03" w:rsidP="00E91CEC">
            <w:pPr>
              <w:keepNext/>
              <w:rPr>
                <w:rFonts w:ascii="Calibri" w:hAnsi="Calibri"/>
                <w:sz w:val="16"/>
                <w:szCs w:val="16"/>
              </w:rPr>
            </w:pPr>
            <w:r w:rsidRPr="00295655">
              <w:rPr>
                <w:rFonts w:ascii="Calibri" w:hAnsi="Calibri"/>
                <w:sz w:val="16"/>
                <w:szCs w:val="16"/>
              </w:rPr>
              <w:t>&lt;&lt;user input, numeric, xxxxxx&gt;&gt;</w:t>
            </w:r>
          </w:p>
        </w:tc>
        <w:tc>
          <w:tcPr>
            <w:tcW w:w="1465" w:type="dxa"/>
          </w:tcPr>
          <w:p w14:paraId="1F9B994F" w14:textId="77777777" w:rsidR="003B1D03" w:rsidRPr="00295655" w:rsidRDefault="003B1D03" w:rsidP="00E91CEC">
            <w:pPr>
              <w:keepNext/>
              <w:rPr>
                <w:rFonts w:ascii="Calibri" w:hAnsi="Calibri"/>
                <w:sz w:val="16"/>
                <w:szCs w:val="16"/>
              </w:rPr>
            </w:pPr>
            <w:r w:rsidRPr="00295655">
              <w:rPr>
                <w:rFonts w:ascii="Calibri" w:hAnsi="Calibri"/>
                <w:sz w:val="16"/>
                <w:szCs w:val="16"/>
              </w:rPr>
              <w:t>&lt;&lt;user input, numeric, x.x&gt;&gt;</w:t>
            </w:r>
          </w:p>
        </w:tc>
      </w:tr>
      <w:tr w:rsidR="003B1D03" w:rsidRPr="00295655" w14:paraId="1F9B995B" w14:textId="77777777" w:rsidTr="00217F57">
        <w:trPr>
          <w:cantSplit/>
          <w:trHeight w:val="288"/>
        </w:trPr>
        <w:tc>
          <w:tcPr>
            <w:tcW w:w="1458" w:type="dxa"/>
          </w:tcPr>
          <w:p w14:paraId="1F9B9951" w14:textId="33DEDC03" w:rsidR="003B1D03" w:rsidRPr="00295655" w:rsidRDefault="003B1D03" w:rsidP="000E3F77">
            <w:pPr>
              <w:keepNext/>
              <w:rPr>
                <w:rFonts w:ascii="Calibri" w:hAnsi="Calibri"/>
                <w:sz w:val="18"/>
                <w:szCs w:val="18"/>
              </w:rPr>
            </w:pPr>
          </w:p>
        </w:tc>
        <w:tc>
          <w:tcPr>
            <w:tcW w:w="1440" w:type="dxa"/>
          </w:tcPr>
          <w:p w14:paraId="1F9B9952" w14:textId="77777777" w:rsidR="003B1D03" w:rsidRPr="00295655" w:rsidRDefault="003B1D03" w:rsidP="000E3F77">
            <w:pPr>
              <w:keepNext/>
              <w:rPr>
                <w:rFonts w:ascii="Calibri" w:hAnsi="Calibri"/>
                <w:sz w:val="18"/>
                <w:szCs w:val="18"/>
              </w:rPr>
            </w:pPr>
          </w:p>
        </w:tc>
        <w:tc>
          <w:tcPr>
            <w:tcW w:w="1464" w:type="dxa"/>
          </w:tcPr>
          <w:p w14:paraId="1F9B9953" w14:textId="77777777" w:rsidR="003B1D03" w:rsidRPr="00295655" w:rsidRDefault="003B1D03" w:rsidP="000E3F77">
            <w:pPr>
              <w:keepNext/>
              <w:rPr>
                <w:rFonts w:ascii="Calibri" w:hAnsi="Calibri"/>
                <w:sz w:val="18"/>
                <w:szCs w:val="18"/>
              </w:rPr>
            </w:pPr>
          </w:p>
        </w:tc>
        <w:tc>
          <w:tcPr>
            <w:tcW w:w="1465" w:type="dxa"/>
          </w:tcPr>
          <w:p w14:paraId="1F9B9954" w14:textId="77777777" w:rsidR="003B1D03" w:rsidRPr="00295655" w:rsidRDefault="003B1D03" w:rsidP="000E3F77">
            <w:pPr>
              <w:keepNext/>
              <w:rPr>
                <w:rFonts w:ascii="Calibri" w:hAnsi="Calibri"/>
                <w:sz w:val="18"/>
                <w:szCs w:val="18"/>
              </w:rPr>
            </w:pPr>
          </w:p>
        </w:tc>
        <w:tc>
          <w:tcPr>
            <w:tcW w:w="1465" w:type="dxa"/>
          </w:tcPr>
          <w:p w14:paraId="1F9B9955" w14:textId="77777777" w:rsidR="003B1D03" w:rsidRPr="00295655" w:rsidRDefault="003B1D03" w:rsidP="000E3F77">
            <w:pPr>
              <w:keepNext/>
              <w:rPr>
                <w:rFonts w:ascii="Calibri" w:hAnsi="Calibri"/>
                <w:sz w:val="18"/>
                <w:szCs w:val="18"/>
              </w:rPr>
            </w:pPr>
          </w:p>
        </w:tc>
        <w:tc>
          <w:tcPr>
            <w:tcW w:w="1465" w:type="dxa"/>
          </w:tcPr>
          <w:p w14:paraId="1F9B9956" w14:textId="77777777" w:rsidR="003B1D03" w:rsidRPr="00295655" w:rsidRDefault="003B1D03" w:rsidP="000E3F77">
            <w:pPr>
              <w:keepNext/>
              <w:rPr>
                <w:rFonts w:ascii="Calibri" w:hAnsi="Calibri"/>
                <w:sz w:val="18"/>
                <w:szCs w:val="18"/>
              </w:rPr>
            </w:pPr>
          </w:p>
        </w:tc>
        <w:tc>
          <w:tcPr>
            <w:tcW w:w="1464" w:type="dxa"/>
          </w:tcPr>
          <w:p w14:paraId="1F9B9957" w14:textId="77777777" w:rsidR="003B1D03" w:rsidRPr="00295655" w:rsidRDefault="003B1D03" w:rsidP="000E3F77">
            <w:pPr>
              <w:keepNext/>
              <w:rPr>
                <w:rFonts w:ascii="Calibri" w:hAnsi="Calibri"/>
                <w:sz w:val="18"/>
                <w:szCs w:val="18"/>
              </w:rPr>
            </w:pPr>
          </w:p>
        </w:tc>
        <w:tc>
          <w:tcPr>
            <w:tcW w:w="1465" w:type="dxa"/>
          </w:tcPr>
          <w:p w14:paraId="1F9B9958" w14:textId="77777777" w:rsidR="003B1D03" w:rsidRPr="00295655" w:rsidRDefault="003B1D03" w:rsidP="000E3F77">
            <w:pPr>
              <w:keepNext/>
              <w:rPr>
                <w:rFonts w:ascii="Calibri" w:hAnsi="Calibri"/>
                <w:sz w:val="18"/>
                <w:szCs w:val="18"/>
              </w:rPr>
            </w:pPr>
          </w:p>
        </w:tc>
        <w:tc>
          <w:tcPr>
            <w:tcW w:w="1465" w:type="dxa"/>
          </w:tcPr>
          <w:p w14:paraId="1F9B9959" w14:textId="77777777" w:rsidR="003B1D03" w:rsidRPr="00295655" w:rsidRDefault="003B1D03" w:rsidP="000E3F77">
            <w:pPr>
              <w:keepNext/>
              <w:rPr>
                <w:rFonts w:ascii="Calibri" w:hAnsi="Calibri"/>
                <w:sz w:val="18"/>
                <w:szCs w:val="18"/>
              </w:rPr>
            </w:pPr>
          </w:p>
        </w:tc>
        <w:tc>
          <w:tcPr>
            <w:tcW w:w="1465" w:type="dxa"/>
          </w:tcPr>
          <w:p w14:paraId="1F9B995A" w14:textId="77777777" w:rsidR="003B1D03" w:rsidRPr="00295655" w:rsidRDefault="003B1D03" w:rsidP="000E3F77">
            <w:pPr>
              <w:keepNext/>
              <w:rPr>
                <w:rFonts w:ascii="Calibri" w:hAnsi="Calibri"/>
                <w:sz w:val="18"/>
                <w:szCs w:val="18"/>
              </w:rPr>
            </w:pPr>
          </w:p>
        </w:tc>
      </w:tr>
      <w:tr w:rsidR="003B1D03" w:rsidRPr="00295655" w14:paraId="1F9B9966" w14:textId="77777777" w:rsidTr="00217F57">
        <w:trPr>
          <w:cantSplit/>
          <w:trHeight w:val="288"/>
        </w:trPr>
        <w:tc>
          <w:tcPr>
            <w:tcW w:w="1458" w:type="dxa"/>
          </w:tcPr>
          <w:p w14:paraId="1F9B995C" w14:textId="77777777" w:rsidR="003B1D03" w:rsidRPr="00295655" w:rsidRDefault="003B1D03" w:rsidP="000E3F77">
            <w:pPr>
              <w:keepNext/>
              <w:rPr>
                <w:rFonts w:ascii="Calibri" w:hAnsi="Calibri"/>
                <w:sz w:val="18"/>
                <w:szCs w:val="18"/>
              </w:rPr>
            </w:pPr>
          </w:p>
        </w:tc>
        <w:tc>
          <w:tcPr>
            <w:tcW w:w="1440" w:type="dxa"/>
          </w:tcPr>
          <w:p w14:paraId="1F9B995D" w14:textId="77777777" w:rsidR="003B1D03" w:rsidRPr="00295655" w:rsidRDefault="003B1D03" w:rsidP="000E3F77">
            <w:pPr>
              <w:keepNext/>
              <w:rPr>
                <w:rFonts w:ascii="Calibri" w:hAnsi="Calibri"/>
                <w:sz w:val="18"/>
                <w:szCs w:val="18"/>
              </w:rPr>
            </w:pPr>
          </w:p>
        </w:tc>
        <w:tc>
          <w:tcPr>
            <w:tcW w:w="1464" w:type="dxa"/>
          </w:tcPr>
          <w:p w14:paraId="1F9B995E" w14:textId="77777777" w:rsidR="003B1D03" w:rsidRPr="00295655" w:rsidRDefault="003B1D03" w:rsidP="000E3F77">
            <w:pPr>
              <w:keepNext/>
              <w:rPr>
                <w:rFonts w:ascii="Calibri" w:hAnsi="Calibri"/>
                <w:sz w:val="18"/>
                <w:szCs w:val="18"/>
              </w:rPr>
            </w:pPr>
          </w:p>
        </w:tc>
        <w:tc>
          <w:tcPr>
            <w:tcW w:w="1465" w:type="dxa"/>
          </w:tcPr>
          <w:p w14:paraId="1F9B995F" w14:textId="77777777" w:rsidR="003B1D03" w:rsidRPr="00295655" w:rsidRDefault="003B1D03" w:rsidP="000E3F77">
            <w:pPr>
              <w:keepNext/>
              <w:rPr>
                <w:rFonts w:ascii="Calibri" w:hAnsi="Calibri"/>
                <w:sz w:val="18"/>
                <w:szCs w:val="18"/>
              </w:rPr>
            </w:pPr>
          </w:p>
        </w:tc>
        <w:tc>
          <w:tcPr>
            <w:tcW w:w="1465" w:type="dxa"/>
          </w:tcPr>
          <w:p w14:paraId="1F9B9960" w14:textId="77777777" w:rsidR="003B1D03" w:rsidRPr="00295655" w:rsidRDefault="003B1D03" w:rsidP="000E3F77">
            <w:pPr>
              <w:keepNext/>
              <w:rPr>
                <w:rFonts w:ascii="Calibri" w:hAnsi="Calibri"/>
                <w:sz w:val="18"/>
                <w:szCs w:val="18"/>
              </w:rPr>
            </w:pPr>
          </w:p>
        </w:tc>
        <w:tc>
          <w:tcPr>
            <w:tcW w:w="1465" w:type="dxa"/>
          </w:tcPr>
          <w:p w14:paraId="1F9B9961" w14:textId="77777777" w:rsidR="003B1D03" w:rsidRPr="00295655" w:rsidRDefault="003B1D03" w:rsidP="000E3F77">
            <w:pPr>
              <w:keepNext/>
              <w:rPr>
                <w:rFonts w:ascii="Calibri" w:hAnsi="Calibri"/>
                <w:sz w:val="18"/>
                <w:szCs w:val="18"/>
              </w:rPr>
            </w:pPr>
          </w:p>
        </w:tc>
        <w:tc>
          <w:tcPr>
            <w:tcW w:w="1464" w:type="dxa"/>
          </w:tcPr>
          <w:p w14:paraId="1F9B9962" w14:textId="77777777" w:rsidR="003B1D03" w:rsidRPr="00295655" w:rsidRDefault="003B1D03" w:rsidP="000E3F77">
            <w:pPr>
              <w:keepNext/>
              <w:rPr>
                <w:rFonts w:ascii="Calibri" w:hAnsi="Calibri"/>
                <w:sz w:val="18"/>
                <w:szCs w:val="18"/>
              </w:rPr>
            </w:pPr>
          </w:p>
        </w:tc>
        <w:tc>
          <w:tcPr>
            <w:tcW w:w="1465" w:type="dxa"/>
          </w:tcPr>
          <w:p w14:paraId="1F9B9963" w14:textId="77777777" w:rsidR="003B1D03" w:rsidRPr="00295655" w:rsidRDefault="003B1D03" w:rsidP="000E3F77">
            <w:pPr>
              <w:keepNext/>
              <w:rPr>
                <w:rFonts w:ascii="Calibri" w:hAnsi="Calibri"/>
                <w:sz w:val="18"/>
                <w:szCs w:val="18"/>
              </w:rPr>
            </w:pPr>
          </w:p>
        </w:tc>
        <w:tc>
          <w:tcPr>
            <w:tcW w:w="1465" w:type="dxa"/>
          </w:tcPr>
          <w:p w14:paraId="1F9B9964" w14:textId="77777777" w:rsidR="003B1D03" w:rsidRPr="00295655" w:rsidRDefault="003B1D03" w:rsidP="000E3F77">
            <w:pPr>
              <w:keepNext/>
              <w:rPr>
                <w:rFonts w:ascii="Calibri" w:hAnsi="Calibri"/>
                <w:sz w:val="18"/>
                <w:szCs w:val="18"/>
              </w:rPr>
            </w:pPr>
          </w:p>
        </w:tc>
        <w:tc>
          <w:tcPr>
            <w:tcW w:w="1465" w:type="dxa"/>
          </w:tcPr>
          <w:p w14:paraId="1F9B9965" w14:textId="77777777" w:rsidR="003B1D03" w:rsidRPr="00295655" w:rsidRDefault="003B1D03" w:rsidP="000E3F77">
            <w:pPr>
              <w:keepNext/>
              <w:rPr>
                <w:rFonts w:ascii="Calibri" w:hAnsi="Calibri"/>
                <w:sz w:val="18"/>
                <w:szCs w:val="18"/>
              </w:rPr>
            </w:pPr>
          </w:p>
        </w:tc>
      </w:tr>
      <w:tr w:rsidR="003B1D03" w:rsidRPr="00295655" w14:paraId="1F9B9968" w14:textId="77777777" w:rsidTr="00E91CEC">
        <w:trPr>
          <w:cantSplit/>
        </w:trPr>
        <w:tc>
          <w:tcPr>
            <w:tcW w:w="14616" w:type="dxa"/>
            <w:gridSpan w:val="10"/>
          </w:tcPr>
          <w:p w14:paraId="1F9B9967" w14:textId="77777777" w:rsidR="003B1D03" w:rsidRPr="00295655" w:rsidRDefault="003B1D03" w:rsidP="00E91CEC">
            <w:pPr>
              <w:keepNext/>
              <w:rPr>
                <w:rFonts w:ascii="Calibri" w:hAnsi="Calibri"/>
                <w:sz w:val="18"/>
                <w:szCs w:val="18"/>
              </w:rPr>
            </w:pPr>
            <w:r w:rsidRPr="00295655">
              <w:rPr>
                <w:rFonts w:ascii="Calibri" w:hAnsi="Calibri"/>
                <w:sz w:val="18"/>
                <w:szCs w:val="18"/>
              </w:rPr>
              <w:t>Notes:</w:t>
            </w:r>
          </w:p>
        </w:tc>
      </w:tr>
    </w:tbl>
    <w:p w14:paraId="1F9B9969" w14:textId="77777777" w:rsidR="007B799C" w:rsidRDefault="007B799C" w:rsidP="008846F4">
      <w:pPr>
        <w:rPr>
          <w:rFonts w:ascii="Calibri" w:hAnsi="Calibri"/>
          <w:sz w:val="18"/>
          <w:szCs w:val="18"/>
        </w:rPr>
      </w:pPr>
    </w:p>
    <w:p w14:paraId="1F9B996A" w14:textId="77777777" w:rsidR="000F413D" w:rsidRDefault="000F413D" w:rsidP="008846F4">
      <w:pPr>
        <w:rPr>
          <w:rFonts w:ascii="Calibri" w:hAnsi="Calibri"/>
          <w:sz w:val="18"/>
          <w:szCs w:val="18"/>
        </w:rPr>
      </w:pPr>
    </w:p>
    <w:p w14:paraId="4B8D2182" w14:textId="77777777" w:rsidR="00F330A0" w:rsidRDefault="00F330A0" w:rsidP="008846F4">
      <w:pPr>
        <w:rPr>
          <w:rFonts w:ascii="Calibri" w:hAnsi="Calibri"/>
          <w:sz w:val="18"/>
          <w:szCs w:val="18"/>
        </w:rPr>
      </w:pPr>
    </w:p>
    <w:p w14:paraId="004B4A6D" w14:textId="77777777" w:rsidR="00F330A0" w:rsidRDefault="00F330A0"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0"/>
        <w:gridCol w:w="1276"/>
        <w:gridCol w:w="1276"/>
        <w:gridCol w:w="10784"/>
      </w:tblGrid>
      <w:tr w:rsidR="000E5CA2" w:rsidRPr="00AD1D84" w14:paraId="593F57C6" w14:textId="77777777" w:rsidTr="000E5CA2">
        <w:trPr>
          <w:trHeight w:val="222"/>
        </w:trPr>
        <w:tc>
          <w:tcPr>
            <w:tcW w:w="15978" w:type="dxa"/>
            <w:gridSpan w:val="4"/>
          </w:tcPr>
          <w:p w14:paraId="03A87316" w14:textId="4EB62056" w:rsidR="000E5CA2" w:rsidRPr="003322A6" w:rsidRDefault="000E5CA2" w:rsidP="00632E65">
            <w:pPr>
              <w:keepNext/>
              <w:rPr>
                <w:rFonts w:ascii="Calibri" w:hAnsi="Calibri"/>
                <w:b/>
                <w:sz w:val="18"/>
                <w:szCs w:val="24"/>
              </w:rPr>
            </w:pPr>
            <w:r>
              <w:rPr>
                <w:rFonts w:ascii="Calibri" w:hAnsi="Calibri"/>
                <w:b/>
                <w:sz w:val="18"/>
                <w:szCs w:val="24"/>
              </w:rPr>
              <w:t>K</w:t>
            </w:r>
            <w:r w:rsidRPr="003322A6">
              <w:rPr>
                <w:rFonts w:ascii="Calibri" w:hAnsi="Calibri"/>
                <w:b/>
                <w:sz w:val="18"/>
                <w:szCs w:val="24"/>
              </w:rPr>
              <w:t xml:space="preserve">. Extension of Existing Duct System, Greater Than 40 Feet </w:t>
            </w:r>
          </w:p>
          <w:p w14:paraId="7053C87D" w14:textId="2F1D5299" w:rsidR="000E5CA2" w:rsidRPr="00AD1D84" w:rsidRDefault="000E5CA2" w:rsidP="004268D4">
            <w:pPr>
              <w:keepNext/>
              <w:rPr>
                <w:rFonts w:ascii="Calibri" w:hAnsi="Calibri"/>
                <w:sz w:val="24"/>
                <w:szCs w:val="24"/>
              </w:rPr>
            </w:pPr>
            <w:r w:rsidRPr="00AD1D84">
              <w:rPr>
                <w:rFonts w:ascii="Calibri" w:hAnsi="Calibri"/>
                <w:sz w:val="18"/>
                <w:szCs w:val="18"/>
              </w:rPr>
              <w:t>&lt;&lt;if there are n</w:t>
            </w:r>
            <w:r>
              <w:rPr>
                <w:rFonts w:ascii="Calibri" w:hAnsi="Calibri"/>
                <w:sz w:val="18"/>
                <w:szCs w:val="18"/>
              </w:rPr>
              <w:t xml:space="preserve">o Alteration Types in column </w:t>
            </w:r>
            <w:r w:rsidRPr="00621378">
              <w:rPr>
                <w:rFonts w:ascii="Calibri" w:hAnsi="Calibri"/>
                <w:sz w:val="18"/>
                <w:szCs w:val="18"/>
                <w:highlight w:val="yellow"/>
              </w:rPr>
              <w:t>E09</w:t>
            </w:r>
            <w:r w:rsidRPr="00AD1D84">
              <w:rPr>
                <w:rFonts w:ascii="Calibri" w:hAnsi="Calibri"/>
                <w:sz w:val="18"/>
                <w:szCs w:val="18"/>
              </w:rPr>
              <w:t xml:space="preserve"> equal to "Extensi</w:t>
            </w:r>
            <w:r>
              <w:rPr>
                <w:rFonts w:ascii="Calibri" w:hAnsi="Calibri"/>
                <w:sz w:val="18"/>
                <w:szCs w:val="18"/>
              </w:rPr>
              <w:t>on of Existing Duct System</w:t>
            </w:r>
            <w:r w:rsidRPr="00AD1D84">
              <w:rPr>
                <w:rFonts w:ascii="Calibri" w:hAnsi="Calibri"/>
                <w:sz w:val="18"/>
                <w:szCs w:val="18"/>
              </w:rPr>
              <w:t>" then display the "section does not apply" message</w:t>
            </w:r>
            <w:r>
              <w:rPr>
                <w:sz w:val="18"/>
                <w:szCs w:val="18"/>
              </w:rPr>
              <w:t>; else</w:t>
            </w:r>
            <w:r>
              <w:rPr>
                <w:rFonts w:ascii="Calibri" w:hAnsi="Calibri"/>
                <w:sz w:val="18"/>
                <w:szCs w:val="18"/>
              </w:rPr>
              <w:t xml:space="preserve"> </w:t>
            </w:r>
            <w:r w:rsidRPr="00AD1D84">
              <w:rPr>
                <w:rFonts w:ascii="Calibri" w:hAnsi="Calibri"/>
                <w:sz w:val="18"/>
                <w:szCs w:val="18"/>
              </w:rPr>
              <w:t xml:space="preserve">require one row of data to be entered in this table for each SC System </w:t>
            </w:r>
            <w:r>
              <w:rPr>
                <w:rFonts w:ascii="Calibri" w:hAnsi="Calibri"/>
                <w:sz w:val="18"/>
                <w:szCs w:val="18"/>
              </w:rPr>
              <w:t xml:space="preserve">that has an alteration type value in column </w:t>
            </w:r>
            <w:r w:rsidRPr="00621378">
              <w:rPr>
                <w:rFonts w:ascii="Calibri" w:hAnsi="Calibri"/>
                <w:sz w:val="18"/>
                <w:szCs w:val="18"/>
                <w:highlight w:val="yellow"/>
              </w:rPr>
              <w:t>E09</w:t>
            </w:r>
            <w:r w:rsidRPr="00AD1D84">
              <w:rPr>
                <w:rFonts w:ascii="Calibri" w:hAnsi="Calibri"/>
                <w:sz w:val="18"/>
                <w:szCs w:val="18"/>
              </w:rPr>
              <w:t xml:space="preserve"> equal to: "Ext</w:t>
            </w:r>
            <w:r>
              <w:rPr>
                <w:rFonts w:ascii="Calibri" w:hAnsi="Calibri"/>
                <w:sz w:val="18"/>
                <w:szCs w:val="18"/>
              </w:rPr>
              <w:t>ension of Existing Duct System</w:t>
            </w:r>
            <w:r w:rsidRPr="00AD1D84">
              <w:rPr>
                <w:rFonts w:ascii="Calibri" w:hAnsi="Calibri"/>
                <w:sz w:val="18"/>
                <w:szCs w:val="18"/>
              </w:rPr>
              <w:t>"&gt;&gt;</w:t>
            </w:r>
          </w:p>
        </w:tc>
      </w:tr>
      <w:tr w:rsidR="004C0AC5" w:rsidRPr="004C0AC5" w14:paraId="645030C6" w14:textId="77777777" w:rsidTr="000E5CA2">
        <w:trPr>
          <w:trHeight w:val="223"/>
        </w:trPr>
        <w:tc>
          <w:tcPr>
            <w:tcW w:w="1383" w:type="dxa"/>
            <w:shd w:val="clear" w:color="auto" w:fill="auto"/>
          </w:tcPr>
          <w:p w14:paraId="6E172437" w14:textId="77777777" w:rsidR="000E5CA2" w:rsidRPr="00AD1D84" w:rsidRDefault="000E5CA2" w:rsidP="00632E65">
            <w:pPr>
              <w:keepNext/>
              <w:jc w:val="center"/>
              <w:rPr>
                <w:rFonts w:ascii="Calibri" w:hAnsi="Calibri"/>
                <w:b/>
                <w:sz w:val="18"/>
                <w:szCs w:val="18"/>
              </w:rPr>
            </w:pPr>
            <w:r w:rsidRPr="00AD1D84">
              <w:rPr>
                <w:rFonts w:ascii="Calibri" w:hAnsi="Calibri"/>
                <w:b/>
                <w:sz w:val="18"/>
                <w:szCs w:val="18"/>
              </w:rPr>
              <w:t>01</w:t>
            </w:r>
          </w:p>
        </w:tc>
        <w:tc>
          <w:tcPr>
            <w:tcW w:w="1380" w:type="dxa"/>
          </w:tcPr>
          <w:p w14:paraId="241EBA97" w14:textId="5510F849" w:rsidR="000E5CA2" w:rsidRPr="00AD1D84" w:rsidRDefault="000E5CA2" w:rsidP="00632E65">
            <w:pPr>
              <w:keepNext/>
              <w:jc w:val="center"/>
              <w:rPr>
                <w:rFonts w:ascii="Calibri" w:hAnsi="Calibri"/>
                <w:b/>
                <w:sz w:val="18"/>
                <w:szCs w:val="18"/>
              </w:rPr>
            </w:pPr>
            <w:r w:rsidRPr="00AD1D84">
              <w:rPr>
                <w:rFonts w:ascii="Calibri" w:hAnsi="Calibri"/>
                <w:b/>
                <w:sz w:val="18"/>
                <w:szCs w:val="18"/>
              </w:rPr>
              <w:t>02</w:t>
            </w:r>
          </w:p>
        </w:tc>
        <w:tc>
          <w:tcPr>
            <w:tcW w:w="1380" w:type="dxa"/>
            <w:shd w:val="clear" w:color="auto" w:fill="auto"/>
          </w:tcPr>
          <w:p w14:paraId="08D5314B" w14:textId="0711F984" w:rsidR="000E5CA2" w:rsidRPr="00AD1D84" w:rsidRDefault="000E5CA2" w:rsidP="00632E65">
            <w:pPr>
              <w:keepNext/>
              <w:jc w:val="center"/>
              <w:rPr>
                <w:rFonts w:ascii="Calibri" w:hAnsi="Calibri"/>
                <w:b/>
                <w:sz w:val="18"/>
                <w:szCs w:val="18"/>
              </w:rPr>
            </w:pPr>
            <w:r>
              <w:rPr>
                <w:rFonts w:ascii="Calibri" w:hAnsi="Calibri"/>
                <w:b/>
                <w:sz w:val="18"/>
                <w:szCs w:val="18"/>
              </w:rPr>
              <w:t>03</w:t>
            </w:r>
          </w:p>
        </w:tc>
        <w:tc>
          <w:tcPr>
            <w:tcW w:w="11835" w:type="dxa"/>
            <w:shd w:val="clear" w:color="auto" w:fill="auto"/>
          </w:tcPr>
          <w:p w14:paraId="75D0BF84" w14:textId="77777777" w:rsidR="000E5CA2" w:rsidRPr="00AD1D84" w:rsidRDefault="000E5CA2" w:rsidP="00632E65">
            <w:pPr>
              <w:keepNext/>
              <w:jc w:val="center"/>
              <w:rPr>
                <w:rFonts w:ascii="Calibri" w:hAnsi="Calibri"/>
                <w:b/>
                <w:sz w:val="18"/>
                <w:szCs w:val="18"/>
              </w:rPr>
            </w:pPr>
          </w:p>
        </w:tc>
      </w:tr>
      <w:tr w:rsidR="000E5CA2" w:rsidRPr="00AD1D84" w14:paraId="7143BB07" w14:textId="77777777" w:rsidTr="000E5CA2">
        <w:trPr>
          <w:trHeight w:val="390"/>
        </w:trPr>
        <w:tc>
          <w:tcPr>
            <w:tcW w:w="1383" w:type="dxa"/>
            <w:shd w:val="clear" w:color="auto" w:fill="auto"/>
            <w:vAlign w:val="bottom"/>
          </w:tcPr>
          <w:p w14:paraId="66ACECC7" w14:textId="77777777" w:rsidR="000E5CA2" w:rsidRPr="002E10B9" w:rsidRDefault="000E5CA2" w:rsidP="000E5CA2">
            <w:pPr>
              <w:keepNext/>
              <w:jc w:val="center"/>
              <w:rPr>
                <w:rFonts w:ascii="Calibri" w:hAnsi="Calibri"/>
                <w:sz w:val="18"/>
                <w:szCs w:val="18"/>
              </w:rPr>
            </w:pPr>
            <w:r w:rsidRPr="002E10B9">
              <w:rPr>
                <w:rFonts w:ascii="Calibri" w:hAnsi="Calibri"/>
                <w:sz w:val="18"/>
                <w:szCs w:val="18"/>
              </w:rPr>
              <w:t xml:space="preserve">SC System </w:t>
            </w:r>
          </w:p>
          <w:p w14:paraId="736C0580" w14:textId="6E2A2467" w:rsidR="000E5CA2" w:rsidRPr="002E10B9" w:rsidRDefault="000E5CA2" w:rsidP="000E5CA2">
            <w:pPr>
              <w:keepNext/>
              <w:jc w:val="center"/>
              <w:rPr>
                <w:rFonts w:ascii="Calibri" w:hAnsi="Calibri"/>
                <w:sz w:val="18"/>
                <w:szCs w:val="18"/>
              </w:rPr>
            </w:pPr>
            <w:r w:rsidRPr="002E10B9">
              <w:rPr>
                <w:rFonts w:ascii="Calibri" w:hAnsi="Calibri"/>
                <w:sz w:val="18"/>
                <w:szCs w:val="18"/>
              </w:rPr>
              <w:t>I</w:t>
            </w:r>
            <w:r w:rsidR="003C24DD">
              <w:rPr>
                <w:rFonts w:ascii="Calibri" w:hAnsi="Calibri"/>
                <w:sz w:val="18"/>
                <w:szCs w:val="18"/>
              </w:rPr>
              <w:t>dentification</w:t>
            </w:r>
            <w:r w:rsidRPr="002E10B9">
              <w:rPr>
                <w:rFonts w:ascii="Calibri" w:hAnsi="Calibri"/>
                <w:sz w:val="18"/>
                <w:szCs w:val="18"/>
              </w:rPr>
              <w:t xml:space="preserve"> or Name</w:t>
            </w:r>
          </w:p>
        </w:tc>
        <w:tc>
          <w:tcPr>
            <w:tcW w:w="1380" w:type="dxa"/>
          </w:tcPr>
          <w:p w14:paraId="0A0697F5" w14:textId="6F60F642" w:rsidR="000E5CA2" w:rsidRPr="002E10B9" w:rsidRDefault="000E5CA2" w:rsidP="00632E65">
            <w:pPr>
              <w:keepNext/>
              <w:jc w:val="center"/>
              <w:rPr>
                <w:rFonts w:ascii="Calibri" w:hAnsi="Calibri"/>
                <w:sz w:val="18"/>
                <w:szCs w:val="18"/>
              </w:rPr>
            </w:pPr>
            <w:r w:rsidRPr="002E10B9">
              <w:rPr>
                <w:rFonts w:ascii="Calibri" w:hAnsi="Calibri"/>
                <w:sz w:val="18"/>
                <w:szCs w:val="18"/>
              </w:rPr>
              <w:t>SC System Location or Area Served</w:t>
            </w:r>
          </w:p>
        </w:tc>
        <w:tc>
          <w:tcPr>
            <w:tcW w:w="1380" w:type="dxa"/>
            <w:shd w:val="clear" w:color="auto" w:fill="auto"/>
            <w:vAlign w:val="bottom"/>
          </w:tcPr>
          <w:p w14:paraId="121BFD15" w14:textId="49E8FB89" w:rsidR="000E5CA2" w:rsidRPr="002E10B9" w:rsidRDefault="000E5CA2" w:rsidP="00632E65">
            <w:pPr>
              <w:keepNext/>
              <w:jc w:val="center"/>
              <w:rPr>
                <w:rFonts w:ascii="Calibri" w:hAnsi="Calibri"/>
                <w:sz w:val="18"/>
                <w:szCs w:val="18"/>
              </w:rPr>
            </w:pPr>
            <w:r w:rsidRPr="002E10B9">
              <w:rPr>
                <w:rFonts w:ascii="Calibri" w:hAnsi="Calibri"/>
                <w:sz w:val="18"/>
                <w:szCs w:val="18"/>
              </w:rPr>
              <w:t xml:space="preserve">New Duct </w:t>
            </w:r>
            <w:r w:rsidRPr="002E10B9">
              <w:rPr>
                <w:rFonts w:ascii="Calibri" w:hAnsi="Calibri"/>
                <w:sz w:val="18"/>
                <w:szCs w:val="18"/>
              </w:rPr>
              <w:br/>
              <w:t>R-Value</w:t>
            </w:r>
          </w:p>
        </w:tc>
        <w:tc>
          <w:tcPr>
            <w:tcW w:w="11835" w:type="dxa"/>
            <w:shd w:val="clear" w:color="auto" w:fill="auto"/>
          </w:tcPr>
          <w:p w14:paraId="56C8D296" w14:textId="77777777" w:rsidR="000E5CA2" w:rsidRPr="00AD1D84" w:rsidRDefault="000E5CA2" w:rsidP="00632E65">
            <w:pPr>
              <w:keepNext/>
              <w:jc w:val="center"/>
              <w:rPr>
                <w:rFonts w:ascii="Calibri" w:hAnsi="Calibri"/>
                <w:b/>
                <w:sz w:val="18"/>
                <w:szCs w:val="18"/>
              </w:rPr>
            </w:pPr>
          </w:p>
        </w:tc>
      </w:tr>
      <w:tr w:rsidR="000E5CA2" w:rsidRPr="00AD1D84" w14:paraId="2C487944" w14:textId="77777777" w:rsidTr="000E5CA2">
        <w:trPr>
          <w:trHeight w:val="432"/>
        </w:trPr>
        <w:tc>
          <w:tcPr>
            <w:tcW w:w="1383" w:type="dxa"/>
            <w:shd w:val="clear" w:color="auto" w:fill="auto"/>
          </w:tcPr>
          <w:p w14:paraId="4E6AE305" w14:textId="15F6C7C6" w:rsidR="000E5CA2" w:rsidRPr="00AD1D84" w:rsidRDefault="000E5CA2" w:rsidP="004268D4">
            <w:pPr>
              <w:keepNext/>
              <w:jc w:val="center"/>
              <w:rPr>
                <w:rFonts w:ascii="Calibri" w:hAnsi="Calibri"/>
                <w:sz w:val="16"/>
                <w:szCs w:val="16"/>
              </w:rPr>
            </w:pPr>
            <w:r w:rsidRPr="00A33D4F">
              <w:rPr>
                <w:rFonts w:asciiTheme="minorHAnsi" w:hAnsiTheme="minorHAnsi"/>
                <w:sz w:val="16"/>
                <w:szCs w:val="16"/>
              </w:rPr>
              <w:t xml:space="preserve">&lt;&lt;reference value from </w:t>
            </w:r>
            <w:r w:rsidRPr="004268D4">
              <w:rPr>
                <w:rFonts w:asciiTheme="minorHAnsi" w:hAnsiTheme="minorHAnsi"/>
                <w:sz w:val="16"/>
                <w:szCs w:val="16"/>
                <w:highlight w:val="yellow"/>
              </w:rPr>
              <w:t>D01</w:t>
            </w:r>
            <w:r w:rsidRPr="00A33D4F">
              <w:rPr>
                <w:rFonts w:asciiTheme="minorHAnsi" w:hAnsiTheme="minorHAnsi"/>
                <w:sz w:val="16"/>
                <w:szCs w:val="16"/>
              </w:rPr>
              <w:t>&gt;&gt;</w:t>
            </w:r>
          </w:p>
        </w:tc>
        <w:tc>
          <w:tcPr>
            <w:tcW w:w="1380" w:type="dxa"/>
          </w:tcPr>
          <w:p w14:paraId="3517CCA5" w14:textId="424F6D52" w:rsidR="000E5CA2" w:rsidRPr="00184533" w:rsidRDefault="000E5CA2" w:rsidP="000E5CA2">
            <w:pPr>
              <w:rPr>
                <w:rFonts w:asciiTheme="minorHAnsi" w:hAnsiTheme="minorHAnsi"/>
                <w:sz w:val="16"/>
                <w:szCs w:val="16"/>
              </w:rPr>
            </w:pPr>
            <w:r w:rsidRPr="000E5CA2">
              <w:rPr>
                <w:rFonts w:asciiTheme="minorHAnsi" w:hAnsiTheme="minorHAnsi"/>
                <w:sz w:val="16"/>
                <w:szCs w:val="16"/>
              </w:rPr>
              <w:t>&lt;&lt;</w:t>
            </w:r>
            <w:r>
              <w:rPr>
                <w:rFonts w:asciiTheme="minorHAnsi" w:hAnsiTheme="minorHAnsi"/>
                <w:sz w:val="16"/>
                <w:szCs w:val="16"/>
              </w:rPr>
              <w:t xml:space="preserve">reference value </w:t>
            </w:r>
            <w:r w:rsidRPr="000E5CA2">
              <w:rPr>
                <w:rFonts w:asciiTheme="minorHAnsi" w:hAnsiTheme="minorHAnsi"/>
                <w:sz w:val="16"/>
                <w:szCs w:val="16"/>
              </w:rPr>
              <w:t xml:space="preserve"> from </w:t>
            </w:r>
            <w:r w:rsidRPr="000E5CA2">
              <w:rPr>
                <w:rFonts w:asciiTheme="minorHAnsi" w:hAnsiTheme="minorHAnsi"/>
                <w:sz w:val="16"/>
                <w:szCs w:val="16"/>
                <w:highlight w:val="yellow"/>
              </w:rPr>
              <w:t>D02</w:t>
            </w:r>
            <w:r w:rsidRPr="000E5CA2">
              <w:rPr>
                <w:rFonts w:asciiTheme="minorHAnsi" w:hAnsiTheme="minorHAnsi"/>
                <w:sz w:val="16"/>
                <w:szCs w:val="16"/>
              </w:rPr>
              <w:t>&gt;&gt;</w:t>
            </w:r>
          </w:p>
        </w:tc>
        <w:tc>
          <w:tcPr>
            <w:tcW w:w="1380" w:type="dxa"/>
            <w:shd w:val="clear" w:color="auto" w:fill="auto"/>
          </w:tcPr>
          <w:p w14:paraId="75940ACF" w14:textId="3A0035AC" w:rsidR="000E5CA2" w:rsidRPr="00184533" w:rsidRDefault="000E5CA2" w:rsidP="00632E65">
            <w:pPr>
              <w:rPr>
                <w:rFonts w:asciiTheme="minorHAnsi" w:hAnsiTheme="minorHAnsi"/>
                <w:sz w:val="16"/>
                <w:szCs w:val="16"/>
              </w:rPr>
            </w:pPr>
            <w:r w:rsidRPr="00184533">
              <w:rPr>
                <w:rFonts w:asciiTheme="minorHAnsi" w:hAnsiTheme="minorHAnsi"/>
                <w:sz w:val="16"/>
                <w:szCs w:val="16"/>
              </w:rPr>
              <w:t>&lt;&lt;user pick from list:</w:t>
            </w:r>
          </w:p>
          <w:p w14:paraId="54E7E112" w14:textId="77777777" w:rsidR="000E5CA2" w:rsidRPr="00184533" w:rsidRDefault="000E5CA2" w:rsidP="00632E65">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6, </w:t>
            </w:r>
          </w:p>
          <w:p w14:paraId="5EB25DD5" w14:textId="77777777" w:rsidR="000E5CA2" w:rsidRPr="00184533" w:rsidRDefault="000E5CA2" w:rsidP="00632E65">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8, </w:t>
            </w:r>
          </w:p>
          <w:p w14:paraId="7BC69C9A" w14:textId="77777777" w:rsidR="000E5CA2" w:rsidRPr="00184533" w:rsidRDefault="000E5CA2" w:rsidP="00632E65">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10, </w:t>
            </w:r>
          </w:p>
          <w:p w14:paraId="0D72B330" w14:textId="77777777" w:rsidR="000E5CA2" w:rsidRDefault="000E5CA2" w:rsidP="00632E65">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12;  </w:t>
            </w:r>
          </w:p>
          <w:p w14:paraId="0D4003D2" w14:textId="64EDC7C0" w:rsidR="000E5CA2" w:rsidRDefault="000E5CA2" w:rsidP="00DA3826">
            <w:pPr>
              <w:rPr>
                <w:rFonts w:asciiTheme="minorHAnsi" w:hAnsiTheme="minorHAnsi"/>
                <w:sz w:val="16"/>
                <w:szCs w:val="16"/>
              </w:rPr>
            </w:pPr>
            <w:r w:rsidRPr="00184533">
              <w:rPr>
                <w:rFonts w:asciiTheme="minorHAnsi" w:hAnsiTheme="minorHAnsi"/>
                <w:sz w:val="16"/>
                <w:szCs w:val="16"/>
              </w:rPr>
              <w:t>check value</w:t>
            </w:r>
            <w:r>
              <w:rPr>
                <w:rFonts w:asciiTheme="minorHAnsi" w:hAnsiTheme="minorHAnsi"/>
                <w:sz w:val="16"/>
                <w:szCs w:val="16"/>
              </w:rPr>
              <w:t>:</w:t>
            </w:r>
            <w:r w:rsidRPr="00184533">
              <w:rPr>
                <w:rFonts w:asciiTheme="minorHAnsi" w:hAnsiTheme="minorHAnsi"/>
                <w:sz w:val="16"/>
                <w:szCs w:val="16"/>
              </w:rPr>
              <w:t xml:space="preserve"> must be ≥ value in </w:t>
            </w:r>
            <w:r w:rsidR="008D06CE">
              <w:rPr>
                <w:rFonts w:asciiTheme="minorHAnsi" w:hAnsiTheme="minorHAnsi"/>
                <w:sz w:val="16"/>
                <w:szCs w:val="16"/>
              </w:rPr>
              <w:t>D11</w:t>
            </w:r>
            <w:r w:rsidR="008D06CE" w:rsidRPr="00184533">
              <w:rPr>
                <w:rFonts w:asciiTheme="minorHAnsi" w:hAnsiTheme="minorHAnsi"/>
                <w:sz w:val="16"/>
                <w:szCs w:val="16"/>
              </w:rPr>
              <w:t xml:space="preserve"> </w:t>
            </w:r>
            <w:r w:rsidRPr="00184533">
              <w:rPr>
                <w:rFonts w:asciiTheme="minorHAnsi" w:hAnsiTheme="minorHAnsi"/>
                <w:sz w:val="16"/>
                <w:szCs w:val="16"/>
              </w:rPr>
              <w:t xml:space="preserve">to comply; </w:t>
            </w:r>
          </w:p>
          <w:p w14:paraId="6D761D5E" w14:textId="77777777" w:rsidR="000E5CA2" w:rsidRDefault="000E5CA2" w:rsidP="00DA3826">
            <w:pPr>
              <w:rPr>
                <w:rFonts w:asciiTheme="minorHAnsi" w:hAnsiTheme="minorHAnsi"/>
                <w:sz w:val="16"/>
                <w:szCs w:val="16"/>
              </w:rPr>
            </w:pPr>
          </w:p>
          <w:p w14:paraId="0450F9DB" w14:textId="6BDF380C" w:rsidR="000E5CA2" w:rsidRPr="00184533" w:rsidRDefault="000E5CA2" w:rsidP="00DA3826">
            <w:pPr>
              <w:rPr>
                <w:rFonts w:asciiTheme="minorHAnsi" w:hAnsiTheme="minorHAnsi"/>
                <w:sz w:val="16"/>
                <w:szCs w:val="16"/>
              </w:rPr>
            </w:pPr>
            <w:r w:rsidRPr="00184533">
              <w:rPr>
                <w:rFonts w:asciiTheme="minorHAnsi" w:hAnsiTheme="minorHAnsi"/>
                <w:sz w:val="16"/>
                <w:szCs w:val="16"/>
              </w:rPr>
              <w:t>flag non-compliant value and report in project status notes field; a revised CF1R or revised installation may be required &gt;&gt;</w:t>
            </w:r>
          </w:p>
        </w:tc>
        <w:tc>
          <w:tcPr>
            <w:tcW w:w="11835" w:type="dxa"/>
            <w:shd w:val="clear" w:color="auto" w:fill="auto"/>
          </w:tcPr>
          <w:p w14:paraId="318DE9A0" w14:textId="77777777" w:rsidR="000E5CA2" w:rsidRPr="00AD1D84" w:rsidRDefault="000E5CA2" w:rsidP="00632E65">
            <w:pPr>
              <w:keepNext/>
              <w:jc w:val="center"/>
              <w:rPr>
                <w:rFonts w:ascii="Calibri" w:hAnsi="Calibri"/>
                <w:sz w:val="16"/>
                <w:szCs w:val="16"/>
              </w:rPr>
            </w:pPr>
          </w:p>
        </w:tc>
      </w:tr>
      <w:tr w:rsidR="000E5CA2" w:rsidRPr="00AD1D84" w14:paraId="4D10AEB2" w14:textId="77777777" w:rsidTr="005F5E46">
        <w:trPr>
          <w:trHeight w:val="323"/>
        </w:trPr>
        <w:tc>
          <w:tcPr>
            <w:tcW w:w="1383" w:type="dxa"/>
            <w:shd w:val="clear" w:color="auto" w:fill="auto"/>
          </w:tcPr>
          <w:p w14:paraId="7360ECE2" w14:textId="77777777" w:rsidR="000E5CA2" w:rsidRPr="00AD1D84" w:rsidRDefault="000E5CA2" w:rsidP="00632E65">
            <w:pPr>
              <w:keepNext/>
              <w:jc w:val="center"/>
              <w:rPr>
                <w:rFonts w:ascii="Calibri" w:hAnsi="Calibri"/>
                <w:sz w:val="18"/>
                <w:szCs w:val="18"/>
              </w:rPr>
            </w:pPr>
          </w:p>
        </w:tc>
        <w:tc>
          <w:tcPr>
            <w:tcW w:w="1380" w:type="dxa"/>
          </w:tcPr>
          <w:p w14:paraId="7EF19437" w14:textId="77777777" w:rsidR="000E5CA2" w:rsidRPr="00AD1D84" w:rsidRDefault="000E5CA2" w:rsidP="00632E65">
            <w:pPr>
              <w:keepNext/>
              <w:jc w:val="center"/>
              <w:rPr>
                <w:rFonts w:ascii="Calibri" w:hAnsi="Calibri"/>
                <w:sz w:val="18"/>
                <w:szCs w:val="18"/>
              </w:rPr>
            </w:pPr>
          </w:p>
        </w:tc>
        <w:tc>
          <w:tcPr>
            <w:tcW w:w="1380" w:type="dxa"/>
            <w:shd w:val="clear" w:color="auto" w:fill="auto"/>
          </w:tcPr>
          <w:p w14:paraId="686C895E" w14:textId="6D12A284" w:rsidR="000E5CA2" w:rsidRPr="00AD1D84" w:rsidRDefault="000E5CA2" w:rsidP="00632E65">
            <w:pPr>
              <w:keepNext/>
              <w:jc w:val="center"/>
              <w:rPr>
                <w:rFonts w:ascii="Calibri" w:hAnsi="Calibri"/>
                <w:sz w:val="18"/>
                <w:szCs w:val="18"/>
              </w:rPr>
            </w:pPr>
          </w:p>
        </w:tc>
        <w:tc>
          <w:tcPr>
            <w:tcW w:w="11835" w:type="dxa"/>
            <w:shd w:val="clear" w:color="auto" w:fill="auto"/>
          </w:tcPr>
          <w:p w14:paraId="26DED150" w14:textId="77777777" w:rsidR="000E5CA2" w:rsidRPr="00AD1D84" w:rsidRDefault="000E5CA2" w:rsidP="00632E65">
            <w:pPr>
              <w:keepNext/>
              <w:jc w:val="center"/>
              <w:rPr>
                <w:rFonts w:ascii="Calibri" w:hAnsi="Calibri"/>
                <w:sz w:val="18"/>
                <w:szCs w:val="18"/>
              </w:rPr>
            </w:pPr>
          </w:p>
        </w:tc>
      </w:tr>
    </w:tbl>
    <w:p w14:paraId="6372F509" w14:textId="77777777" w:rsidR="00F330A0" w:rsidRDefault="00F330A0" w:rsidP="008846F4">
      <w:pPr>
        <w:rPr>
          <w:rFonts w:ascii="Calibri" w:hAnsi="Calibri"/>
          <w:sz w:val="18"/>
          <w:szCs w:val="18"/>
        </w:rPr>
      </w:pPr>
    </w:p>
    <w:p w14:paraId="4C2F5860" w14:textId="77777777" w:rsidR="00F330A0" w:rsidRDefault="00F330A0" w:rsidP="008846F4">
      <w:pPr>
        <w:rPr>
          <w:rFonts w:ascii="Calibri" w:hAnsi="Calibri"/>
          <w:sz w:val="18"/>
          <w:szCs w:val="18"/>
        </w:rPr>
      </w:pPr>
    </w:p>
    <w:p w14:paraId="4F5E37A3" w14:textId="77777777" w:rsidR="00F330A0" w:rsidRPr="00295655" w:rsidRDefault="00F330A0"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98"/>
        <w:gridCol w:w="1170"/>
        <w:gridCol w:w="1260"/>
        <w:gridCol w:w="990"/>
        <w:gridCol w:w="1710"/>
        <w:gridCol w:w="1350"/>
        <w:gridCol w:w="1440"/>
        <w:gridCol w:w="2520"/>
        <w:gridCol w:w="1530"/>
        <w:gridCol w:w="1530"/>
      </w:tblGrid>
      <w:tr w:rsidR="0020216D" w:rsidRPr="00295655" w14:paraId="1F9B996D" w14:textId="77777777" w:rsidTr="00654943">
        <w:trPr>
          <w:cantSplit/>
        </w:trPr>
        <w:tc>
          <w:tcPr>
            <w:tcW w:w="14598" w:type="dxa"/>
            <w:gridSpan w:val="10"/>
          </w:tcPr>
          <w:p w14:paraId="4365EDE3" w14:textId="61C38784" w:rsidR="000C5791" w:rsidRPr="00295655" w:rsidRDefault="00D56952" w:rsidP="00BA02F4">
            <w:pPr>
              <w:keepNext/>
              <w:rPr>
                <w:rFonts w:ascii="Calibri" w:hAnsi="Calibri"/>
                <w:b/>
                <w:sz w:val="18"/>
                <w:szCs w:val="18"/>
              </w:rPr>
            </w:pPr>
            <w:r>
              <w:rPr>
                <w:rFonts w:ascii="Calibri" w:hAnsi="Calibri"/>
                <w:b/>
                <w:sz w:val="18"/>
                <w:szCs w:val="18"/>
              </w:rPr>
              <w:t>L</w:t>
            </w:r>
            <w:r w:rsidR="0020216D" w:rsidRPr="00295655">
              <w:rPr>
                <w:rFonts w:ascii="Calibri" w:hAnsi="Calibri"/>
                <w:b/>
                <w:sz w:val="18"/>
                <w:szCs w:val="18"/>
              </w:rPr>
              <w:t xml:space="preserve">. Installed Duct System </w:t>
            </w:r>
            <w:r w:rsidR="003C24DD">
              <w:rPr>
                <w:rFonts w:ascii="Calibri" w:hAnsi="Calibri"/>
                <w:b/>
                <w:sz w:val="18"/>
                <w:szCs w:val="18"/>
              </w:rPr>
              <w:t>I</w:t>
            </w:r>
            <w:r w:rsidR="0020216D" w:rsidRPr="00295655">
              <w:rPr>
                <w:rFonts w:ascii="Calibri" w:hAnsi="Calibri"/>
                <w:b/>
                <w:sz w:val="18"/>
                <w:szCs w:val="18"/>
              </w:rPr>
              <w:t xml:space="preserve">nformation </w:t>
            </w:r>
          </w:p>
          <w:p w14:paraId="2CD1EE4B" w14:textId="5C036D6A" w:rsidR="0094176C" w:rsidRDefault="0020216D" w:rsidP="00431E83">
            <w:pPr>
              <w:pStyle w:val="PlainText"/>
              <w:rPr>
                <w:rFonts w:ascii="Calibri" w:hAnsi="Calibri"/>
                <w:sz w:val="18"/>
                <w:szCs w:val="18"/>
              </w:rPr>
            </w:pPr>
            <w:r w:rsidRPr="00AD1D84">
              <w:rPr>
                <w:rFonts w:ascii="Calibri" w:hAnsi="Calibri"/>
                <w:sz w:val="18"/>
                <w:szCs w:val="18"/>
              </w:rPr>
              <w:t xml:space="preserve">&lt;&lt;if </w:t>
            </w:r>
            <w:r>
              <w:rPr>
                <w:rFonts w:ascii="Calibri" w:hAnsi="Calibri"/>
                <w:sz w:val="18"/>
                <w:szCs w:val="18"/>
              </w:rPr>
              <w:t xml:space="preserve">all of the SC Systems listed in Section D have a Distribution System Type value in </w:t>
            </w:r>
            <w:r w:rsidRPr="008D2856">
              <w:rPr>
                <w:rFonts w:ascii="Calibri" w:hAnsi="Calibri"/>
                <w:sz w:val="18"/>
                <w:szCs w:val="18"/>
                <w:highlight w:val="yellow"/>
              </w:rPr>
              <w:t>D07</w:t>
            </w:r>
            <w:r>
              <w:rPr>
                <w:rFonts w:ascii="Calibri" w:hAnsi="Calibri"/>
                <w:sz w:val="18"/>
                <w:szCs w:val="18"/>
              </w:rPr>
              <w:t xml:space="preserve"> =</w:t>
            </w:r>
            <w:r w:rsidRPr="00DB6E81">
              <w:rPr>
                <w:rFonts w:ascii="Calibri" w:hAnsi="Calibri"/>
                <w:sz w:val="18"/>
                <w:szCs w:val="18"/>
              </w:rPr>
              <w:t>DuctsNone</w:t>
            </w:r>
            <w:r w:rsidR="00FB0DE8">
              <w:rPr>
                <w:rFonts w:ascii="Calibri" w:hAnsi="Calibri"/>
                <w:sz w:val="18"/>
                <w:szCs w:val="18"/>
              </w:rPr>
              <w:t xml:space="preserve"> </w:t>
            </w:r>
            <w:r w:rsidR="00C4017F">
              <w:rPr>
                <w:rFonts w:ascii="Calibri" w:hAnsi="Calibri"/>
                <w:sz w:val="18"/>
                <w:szCs w:val="18"/>
              </w:rPr>
              <w:t>(</w:t>
            </w:r>
            <w:r w:rsidRPr="00DB6E81">
              <w:rPr>
                <w:rFonts w:ascii="Calibri" w:hAnsi="Calibri"/>
                <w:sz w:val="18"/>
                <w:szCs w:val="18"/>
              </w:rPr>
              <w:t>Air distribution systems without ducts</w:t>
            </w:r>
            <w:r w:rsidR="00C4017F">
              <w:rPr>
                <w:rFonts w:ascii="Calibri" w:hAnsi="Calibri"/>
                <w:sz w:val="18"/>
                <w:szCs w:val="18"/>
              </w:rPr>
              <w:t>)</w:t>
            </w:r>
            <w:r>
              <w:rPr>
                <w:rFonts w:ascii="Calibri" w:hAnsi="Calibri"/>
                <w:sz w:val="18"/>
                <w:szCs w:val="18"/>
              </w:rPr>
              <w:t xml:space="preserve">, </w:t>
            </w:r>
            <w:r>
              <w:rPr>
                <w:rFonts w:asciiTheme="minorHAnsi" w:hAnsiTheme="minorHAnsi"/>
                <w:sz w:val="16"/>
                <w:szCs w:val="16"/>
              </w:rPr>
              <w:t xml:space="preserve"> </w:t>
            </w:r>
            <w:r w:rsidRPr="00AD1D84">
              <w:rPr>
                <w:rFonts w:ascii="Calibri" w:hAnsi="Calibri"/>
                <w:sz w:val="18"/>
                <w:szCs w:val="18"/>
              </w:rPr>
              <w:t>then display the section does not apply message</w:t>
            </w:r>
            <w:r>
              <w:rPr>
                <w:rFonts w:ascii="Calibri" w:hAnsi="Calibri"/>
                <w:sz w:val="18"/>
                <w:szCs w:val="18"/>
              </w:rPr>
              <w:t xml:space="preserve">; </w:t>
            </w:r>
          </w:p>
          <w:p w14:paraId="187C4C24" w14:textId="77777777" w:rsidR="00BB2280" w:rsidRDefault="00BB2280" w:rsidP="00431E83">
            <w:pPr>
              <w:pStyle w:val="PlainText"/>
              <w:rPr>
                <w:rFonts w:ascii="Calibri" w:hAnsi="Calibri"/>
                <w:sz w:val="18"/>
                <w:szCs w:val="18"/>
              </w:rPr>
            </w:pPr>
          </w:p>
          <w:p w14:paraId="1F9B996C" w14:textId="5BF69069" w:rsidR="000C5791" w:rsidRPr="004A1C53" w:rsidRDefault="0020216D" w:rsidP="00FB0DE8">
            <w:pPr>
              <w:pStyle w:val="PlainText"/>
              <w:rPr>
                <w:rFonts w:ascii="Calibri" w:hAnsi="Calibri"/>
                <w:sz w:val="18"/>
                <w:szCs w:val="18"/>
              </w:rPr>
            </w:pPr>
            <w:r>
              <w:rPr>
                <w:rFonts w:ascii="Calibri" w:hAnsi="Calibri"/>
                <w:sz w:val="18"/>
                <w:szCs w:val="18"/>
              </w:rPr>
              <w:t>else</w:t>
            </w:r>
            <w:r w:rsidRPr="00392860">
              <w:rPr>
                <w:rFonts w:ascii="Calibri" w:hAnsi="Calibri"/>
                <w:sz w:val="18"/>
                <w:szCs w:val="18"/>
              </w:rPr>
              <w:t xml:space="preserve"> require one row of data in this table </w:t>
            </w:r>
            <w:r>
              <w:rPr>
                <w:rFonts w:ascii="Calibri" w:hAnsi="Calibri"/>
                <w:sz w:val="18"/>
                <w:szCs w:val="18"/>
              </w:rPr>
              <w:t xml:space="preserve">for each SC System listed in Section D that </w:t>
            </w:r>
            <w:r w:rsidR="00134A55">
              <w:rPr>
                <w:rFonts w:ascii="Calibri" w:hAnsi="Calibri"/>
                <w:sz w:val="18"/>
                <w:szCs w:val="18"/>
              </w:rPr>
              <w:t xml:space="preserve">meets </w:t>
            </w:r>
            <w:r w:rsidR="003F2EA9">
              <w:rPr>
                <w:rFonts w:ascii="Calibri" w:hAnsi="Calibri"/>
                <w:sz w:val="18"/>
                <w:szCs w:val="18"/>
              </w:rPr>
              <w:t>BOTH</w:t>
            </w:r>
            <w:r w:rsidR="00134A55">
              <w:rPr>
                <w:rFonts w:ascii="Calibri" w:hAnsi="Calibri"/>
                <w:sz w:val="18"/>
                <w:szCs w:val="18"/>
              </w:rPr>
              <w:t xml:space="preserve"> of the following </w:t>
            </w:r>
            <w:r w:rsidR="005831C0">
              <w:rPr>
                <w:rFonts w:ascii="Calibri" w:hAnsi="Calibri"/>
                <w:sz w:val="18"/>
                <w:szCs w:val="18"/>
              </w:rPr>
              <w:t>2</w:t>
            </w:r>
            <w:r w:rsidR="00134A55">
              <w:rPr>
                <w:rFonts w:ascii="Calibri" w:hAnsi="Calibri"/>
                <w:sz w:val="18"/>
                <w:szCs w:val="18"/>
              </w:rPr>
              <w:t xml:space="preserve"> </w:t>
            </w:r>
            <w:r w:rsidR="00B31C38">
              <w:rPr>
                <w:rFonts w:ascii="Calibri" w:hAnsi="Calibri"/>
                <w:sz w:val="18"/>
                <w:szCs w:val="18"/>
              </w:rPr>
              <w:t>criteria</w:t>
            </w:r>
            <w:r w:rsidR="00134A55">
              <w:rPr>
                <w:rFonts w:ascii="Calibri" w:hAnsi="Calibri"/>
                <w:sz w:val="18"/>
                <w:szCs w:val="18"/>
              </w:rPr>
              <w:t>:</w:t>
            </w:r>
            <w:r w:rsidR="000C5791">
              <w:rPr>
                <w:rFonts w:ascii="Calibri" w:hAnsi="Calibri"/>
                <w:sz w:val="18"/>
                <w:szCs w:val="18"/>
              </w:rPr>
              <w:t xml:space="preserve"> </w:t>
            </w:r>
            <w:r w:rsidR="00134A55">
              <w:rPr>
                <w:rFonts w:ascii="Calibri" w:hAnsi="Calibri"/>
                <w:sz w:val="18"/>
                <w:szCs w:val="18"/>
              </w:rPr>
              <w:t>[</w:t>
            </w:r>
            <w:r w:rsidR="006F6403" w:rsidRPr="003F2EA9">
              <w:rPr>
                <w:rFonts w:ascii="Calibri" w:hAnsi="Calibri"/>
                <w:sz w:val="18"/>
                <w:szCs w:val="18"/>
                <w:highlight w:val="yellow"/>
              </w:rPr>
              <w:t>D13</w:t>
            </w:r>
            <w:r w:rsidR="000C5791">
              <w:rPr>
                <w:rFonts w:ascii="Calibri" w:hAnsi="Calibri"/>
                <w:sz w:val="18"/>
                <w:szCs w:val="18"/>
              </w:rPr>
              <w:t>=new</w:t>
            </w:r>
            <w:r w:rsidR="00134A55">
              <w:rPr>
                <w:rFonts w:ascii="Calibri" w:hAnsi="Calibri"/>
                <w:sz w:val="18"/>
                <w:szCs w:val="18"/>
              </w:rPr>
              <w:t>], [</w:t>
            </w:r>
            <w:r w:rsidRPr="003F2EA9">
              <w:rPr>
                <w:rFonts w:ascii="Calibri" w:hAnsi="Calibri"/>
                <w:sz w:val="18"/>
                <w:szCs w:val="18"/>
                <w:highlight w:val="yellow"/>
              </w:rPr>
              <w:t>D07</w:t>
            </w:r>
            <w:r>
              <w:rPr>
                <w:rFonts w:ascii="Calibri" w:hAnsi="Calibri"/>
                <w:sz w:val="18"/>
                <w:szCs w:val="18"/>
              </w:rPr>
              <w:t xml:space="preserve"> = one of the Ducted </w:t>
            </w:r>
            <w:r w:rsidR="003F2EA9">
              <w:rPr>
                <w:rFonts w:ascii="Calibri" w:hAnsi="Calibri"/>
                <w:sz w:val="18"/>
                <w:szCs w:val="18"/>
              </w:rPr>
              <w:t xml:space="preserve">Distribution </w:t>
            </w:r>
            <w:r>
              <w:rPr>
                <w:rFonts w:ascii="Calibri" w:hAnsi="Calibri"/>
                <w:sz w:val="18"/>
                <w:szCs w:val="18"/>
              </w:rPr>
              <w:t xml:space="preserve">types:  </w:t>
            </w:r>
            <w:r w:rsidRPr="00DB6E81">
              <w:rPr>
                <w:rFonts w:ascii="Calibri" w:hAnsi="Calibri"/>
                <w:sz w:val="18"/>
                <w:szCs w:val="18"/>
              </w:rPr>
              <w:t>DuctsAttic; DuctsCrawl; DuctsGarage; DuctsInEx12; DuctsInAll; DuctsOutdoor; LowLlCod</w:t>
            </w:r>
            <w:r>
              <w:rPr>
                <w:rFonts w:ascii="Calibri" w:hAnsi="Calibri"/>
                <w:sz w:val="18"/>
                <w:szCs w:val="18"/>
              </w:rPr>
              <w:t>;</w:t>
            </w:r>
            <w:r w:rsidR="00312146" w:rsidRPr="00312146">
              <w:rPr>
                <w:rFonts w:ascii="Calibri" w:hAnsi="Calibri"/>
                <w:sz w:val="18"/>
                <w:szCs w:val="18"/>
              </w:rPr>
              <w:t xml:space="preserve"> </w:t>
            </w:r>
            <w:r w:rsidRPr="00431E83">
              <w:rPr>
                <w:rFonts w:ascii="Calibri" w:hAnsi="Calibri"/>
                <w:sz w:val="18"/>
                <w:szCs w:val="18"/>
              </w:rPr>
              <w:t>Ducts located in multiple places</w:t>
            </w:r>
            <w:r w:rsidR="00134A55">
              <w:rPr>
                <w:rFonts w:ascii="Calibri" w:hAnsi="Calibri"/>
                <w:sz w:val="18"/>
                <w:szCs w:val="18"/>
              </w:rPr>
              <w:t>]</w:t>
            </w:r>
            <w:r w:rsidR="00B238E7">
              <w:rPr>
                <w:rFonts w:ascii="Calibri" w:hAnsi="Calibri"/>
                <w:sz w:val="18"/>
                <w:szCs w:val="18"/>
              </w:rPr>
              <w:t>.</w:t>
            </w:r>
            <w:r>
              <w:rPr>
                <w:rFonts w:ascii="Calibri" w:hAnsi="Calibri"/>
                <w:sz w:val="18"/>
                <w:szCs w:val="18"/>
              </w:rPr>
              <w:t xml:space="preserve"> </w:t>
            </w:r>
            <w:r w:rsidR="00A96C03">
              <w:rPr>
                <w:rFonts w:ascii="Calibri" w:hAnsi="Calibri"/>
                <w:sz w:val="18"/>
                <w:szCs w:val="18"/>
              </w:rPr>
              <w:t xml:space="preserve"> </w:t>
            </w:r>
            <w:r w:rsidR="00BB2280">
              <w:rPr>
                <w:rFonts w:ascii="Calibri" w:hAnsi="Calibri"/>
                <w:sz w:val="18"/>
                <w:szCs w:val="18"/>
              </w:rPr>
              <w:t>ALSO</w:t>
            </w:r>
            <w:r w:rsidR="00B238E7">
              <w:rPr>
                <w:rFonts w:ascii="Calibri" w:hAnsi="Calibri"/>
                <w:sz w:val="18"/>
                <w:szCs w:val="18"/>
              </w:rPr>
              <w:t>,</w:t>
            </w:r>
            <w:r w:rsidR="00BB2280" w:rsidRPr="003E5DAA">
              <w:rPr>
                <w:rFonts w:ascii="Calibri" w:hAnsi="Calibri"/>
                <w:sz w:val="18"/>
                <w:szCs w:val="18"/>
              </w:rPr>
              <w:t xml:space="preserve"> </w:t>
            </w:r>
            <w:r w:rsidR="00BB2280" w:rsidRPr="008B6B86">
              <w:rPr>
                <w:rFonts w:ascii="Calibri" w:hAnsi="Calibri"/>
                <w:sz w:val="18"/>
                <w:szCs w:val="18"/>
              </w:rPr>
              <w:t>if Section E applies</w:t>
            </w:r>
            <w:r w:rsidR="00BB2280">
              <w:rPr>
                <w:rFonts w:ascii="Calibri" w:hAnsi="Calibri"/>
                <w:sz w:val="18"/>
                <w:szCs w:val="18"/>
              </w:rPr>
              <w:t>,</w:t>
            </w:r>
            <w:r w:rsidR="00BB2280" w:rsidRPr="008B6B86">
              <w:rPr>
                <w:rFonts w:ascii="Calibri" w:hAnsi="Calibri"/>
                <w:sz w:val="18"/>
                <w:szCs w:val="18"/>
              </w:rPr>
              <w:t xml:space="preserve"> </w:t>
            </w:r>
            <w:r w:rsidR="00A96C03">
              <w:rPr>
                <w:rFonts w:ascii="Calibri" w:hAnsi="Calibri"/>
                <w:sz w:val="18"/>
                <w:szCs w:val="18"/>
              </w:rPr>
              <w:t xml:space="preserve"> </w:t>
            </w:r>
            <w:r w:rsidR="006E3C7C">
              <w:rPr>
                <w:rFonts w:ascii="Calibri" w:hAnsi="Calibri"/>
                <w:sz w:val="18"/>
                <w:szCs w:val="18"/>
              </w:rPr>
              <w:t>r</w:t>
            </w:r>
            <w:r w:rsidR="006E3C7C" w:rsidRPr="000C5791">
              <w:rPr>
                <w:rFonts w:ascii="Calibri" w:hAnsi="Calibri"/>
                <w:sz w:val="18"/>
                <w:szCs w:val="18"/>
              </w:rPr>
              <w:t>equire one row of data in this table</w:t>
            </w:r>
            <w:r w:rsidR="006E3C7C">
              <w:rPr>
                <w:rFonts w:ascii="Calibri" w:hAnsi="Calibri"/>
                <w:sz w:val="18"/>
                <w:szCs w:val="18"/>
              </w:rPr>
              <w:t xml:space="preserve"> </w:t>
            </w:r>
            <w:r w:rsidR="008841BB">
              <w:rPr>
                <w:rFonts w:ascii="Calibri" w:hAnsi="Calibri"/>
                <w:sz w:val="18"/>
                <w:szCs w:val="18"/>
              </w:rPr>
              <w:t>for each SC</w:t>
            </w:r>
            <w:r w:rsidR="000C5791" w:rsidRPr="000C5791">
              <w:rPr>
                <w:rFonts w:ascii="Calibri" w:hAnsi="Calibri"/>
                <w:sz w:val="18"/>
                <w:szCs w:val="18"/>
              </w:rPr>
              <w:t xml:space="preserve"> system</w:t>
            </w:r>
            <w:r w:rsidR="00CE532D">
              <w:rPr>
                <w:rFonts w:ascii="Calibri" w:hAnsi="Calibri"/>
                <w:sz w:val="18"/>
                <w:szCs w:val="18"/>
              </w:rPr>
              <w:t xml:space="preserve"> listed</w:t>
            </w:r>
            <w:r w:rsidR="000C5791" w:rsidRPr="000C5791">
              <w:rPr>
                <w:rFonts w:ascii="Calibri" w:hAnsi="Calibri"/>
                <w:sz w:val="18"/>
                <w:szCs w:val="18"/>
              </w:rPr>
              <w:t xml:space="preserve"> in Section </w:t>
            </w:r>
            <w:r w:rsidR="00A96C03" w:rsidRPr="00A96C03">
              <w:rPr>
                <w:rFonts w:ascii="Calibri" w:hAnsi="Calibri"/>
                <w:sz w:val="18"/>
                <w:szCs w:val="18"/>
                <w:highlight w:val="yellow"/>
              </w:rPr>
              <w:t>E</w:t>
            </w:r>
            <w:r w:rsidR="000C5791" w:rsidRPr="000C5791">
              <w:rPr>
                <w:rFonts w:ascii="Calibri" w:hAnsi="Calibri"/>
                <w:sz w:val="18"/>
                <w:szCs w:val="18"/>
              </w:rPr>
              <w:t xml:space="preserve"> </w:t>
            </w:r>
            <w:r w:rsidR="008841BB">
              <w:rPr>
                <w:rFonts w:ascii="Calibri" w:hAnsi="Calibri"/>
                <w:sz w:val="18"/>
                <w:szCs w:val="18"/>
              </w:rPr>
              <w:t>that</w:t>
            </w:r>
            <w:r w:rsidR="00C663C4">
              <w:rPr>
                <w:rFonts w:ascii="Calibri" w:hAnsi="Calibri"/>
                <w:sz w:val="18"/>
                <w:szCs w:val="18"/>
              </w:rPr>
              <w:t xml:space="preserve"> </w:t>
            </w:r>
            <w:r w:rsidR="009342BE">
              <w:rPr>
                <w:rFonts w:ascii="Calibri" w:hAnsi="Calibri"/>
                <w:sz w:val="18"/>
                <w:szCs w:val="18"/>
              </w:rPr>
              <w:t>meets</w:t>
            </w:r>
            <w:r w:rsidR="00134A55">
              <w:rPr>
                <w:rFonts w:ascii="Calibri" w:hAnsi="Calibri"/>
                <w:sz w:val="18"/>
                <w:szCs w:val="18"/>
              </w:rPr>
              <w:t xml:space="preserve"> </w:t>
            </w:r>
            <w:r w:rsidR="00FB0DE8">
              <w:rPr>
                <w:rFonts w:ascii="Calibri" w:hAnsi="Calibri"/>
                <w:sz w:val="18"/>
                <w:szCs w:val="18"/>
                <w:u w:val="single"/>
              </w:rPr>
              <w:t>BOTH</w:t>
            </w:r>
            <w:r w:rsidR="00134A55">
              <w:rPr>
                <w:rFonts w:ascii="Calibri" w:hAnsi="Calibri"/>
                <w:sz w:val="18"/>
                <w:szCs w:val="18"/>
              </w:rPr>
              <w:t xml:space="preserve"> of</w:t>
            </w:r>
            <w:r w:rsidR="009342BE">
              <w:rPr>
                <w:rFonts w:ascii="Calibri" w:hAnsi="Calibri"/>
                <w:sz w:val="18"/>
                <w:szCs w:val="18"/>
              </w:rPr>
              <w:t xml:space="preserve"> the following </w:t>
            </w:r>
            <w:r w:rsidR="00C0488E">
              <w:rPr>
                <w:rFonts w:ascii="Calibri" w:hAnsi="Calibri"/>
                <w:sz w:val="18"/>
                <w:szCs w:val="18"/>
              </w:rPr>
              <w:t>2</w:t>
            </w:r>
            <w:r w:rsidR="009342BE">
              <w:rPr>
                <w:rFonts w:ascii="Calibri" w:hAnsi="Calibri"/>
                <w:sz w:val="18"/>
                <w:szCs w:val="18"/>
              </w:rPr>
              <w:t xml:space="preserve"> </w:t>
            </w:r>
            <w:r w:rsidR="00757A1E">
              <w:rPr>
                <w:rFonts w:ascii="Calibri" w:hAnsi="Calibri"/>
                <w:sz w:val="18"/>
                <w:szCs w:val="18"/>
              </w:rPr>
              <w:t>criteria</w:t>
            </w:r>
            <w:r w:rsidR="009342BE">
              <w:rPr>
                <w:rFonts w:ascii="Calibri" w:hAnsi="Calibri"/>
                <w:sz w:val="18"/>
                <w:szCs w:val="18"/>
              </w:rPr>
              <w:t xml:space="preserve">: </w:t>
            </w:r>
            <w:r w:rsidR="00FB0DE8">
              <w:rPr>
                <w:rFonts w:ascii="Calibri" w:hAnsi="Calibri"/>
                <w:sz w:val="18"/>
                <w:szCs w:val="18"/>
              </w:rPr>
              <w:t xml:space="preserve"> </w:t>
            </w:r>
            <w:r w:rsidR="009342BE">
              <w:rPr>
                <w:rFonts w:ascii="Calibri" w:hAnsi="Calibri"/>
                <w:sz w:val="18"/>
                <w:szCs w:val="18"/>
              </w:rPr>
              <w:t>[</w:t>
            </w:r>
            <w:r w:rsidR="00757A1E">
              <w:rPr>
                <w:rFonts w:ascii="Calibri" w:hAnsi="Calibri"/>
                <w:sz w:val="18"/>
                <w:szCs w:val="18"/>
                <w:highlight w:val="yellow"/>
              </w:rPr>
              <w:t>E0</w:t>
            </w:r>
            <w:r w:rsidR="00757A1E">
              <w:rPr>
                <w:rFonts w:ascii="Calibri" w:hAnsi="Calibri"/>
                <w:sz w:val="18"/>
                <w:szCs w:val="18"/>
              </w:rPr>
              <w:t>3</w:t>
            </w:r>
            <w:r w:rsidR="000C5791" w:rsidRPr="000C5791">
              <w:rPr>
                <w:rFonts w:ascii="Calibri" w:hAnsi="Calibri"/>
                <w:sz w:val="18"/>
                <w:szCs w:val="18"/>
              </w:rPr>
              <w:t>=yes</w:t>
            </w:r>
            <w:r w:rsidR="009342BE">
              <w:rPr>
                <w:rFonts w:ascii="Calibri" w:hAnsi="Calibri"/>
                <w:sz w:val="18"/>
                <w:szCs w:val="18"/>
              </w:rPr>
              <w:t>]</w:t>
            </w:r>
            <w:r w:rsidR="00C663C4">
              <w:rPr>
                <w:rFonts w:ascii="Calibri" w:hAnsi="Calibri"/>
                <w:sz w:val="18"/>
                <w:szCs w:val="18"/>
              </w:rPr>
              <w:t xml:space="preserve">, </w:t>
            </w:r>
            <w:r w:rsidR="009342BE">
              <w:rPr>
                <w:rFonts w:ascii="Calibri" w:hAnsi="Calibri"/>
                <w:sz w:val="18"/>
                <w:szCs w:val="18"/>
              </w:rPr>
              <w:t>[</w:t>
            </w:r>
            <w:r w:rsidR="004A1C53" w:rsidRPr="004A1C53">
              <w:rPr>
                <w:rFonts w:ascii="Calibri" w:hAnsi="Calibri"/>
                <w:sz w:val="18"/>
                <w:szCs w:val="18"/>
                <w:highlight w:val="yellow"/>
              </w:rPr>
              <w:t>E07</w:t>
            </w:r>
            <w:r w:rsidR="006E3C7C">
              <w:rPr>
                <w:rFonts w:ascii="Calibri" w:hAnsi="Calibri"/>
                <w:sz w:val="18"/>
                <w:szCs w:val="18"/>
              </w:rPr>
              <w:t>=yes</w:t>
            </w:r>
            <w:r w:rsidR="009342BE">
              <w:rPr>
                <w:rFonts w:ascii="Calibri" w:hAnsi="Calibri"/>
                <w:sz w:val="18"/>
                <w:szCs w:val="18"/>
              </w:rPr>
              <w:t>]</w:t>
            </w:r>
            <w:r w:rsidR="000C5791" w:rsidRPr="000C5791">
              <w:rPr>
                <w:rFonts w:ascii="Calibri" w:hAnsi="Calibri"/>
                <w:sz w:val="18"/>
                <w:szCs w:val="18"/>
              </w:rPr>
              <w:t>&gt;&gt;</w:t>
            </w:r>
          </w:p>
        </w:tc>
      </w:tr>
      <w:tr w:rsidR="00FF26E0" w:rsidRPr="00295655" w14:paraId="1F9B9979" w14:textId="77777777" w:rsidTr="00FF26E0">
        <w:trPr>
          <w:cantSplit/>
          <w:trHeight w:val="134"/>
        </w:trPr>
        <w:tc>
          <w:tcPr>
            <w:tcW w:w="1098" w:type="dxa"/>
            <w:vAlign w:val="bottom"/>
          </w:tcPr>
          <w:p w14:paraId="1F9B996E" w14:textId="77777777" w:rsidR="00FF26E0" w:rsidRPr="00295655" w:rsidRDefault="00FF26E0" w:rsidP="00BA02F4">
            <w:pPr>
              <w:keepNext/>
              <w:jc w:val="center"/>
              <w:rPr>
                <w:rFonts w:ascii="Calibri" w:hAnsi="Calibri"/>
                <w:sz w:val="18"/>
                <w:szCs w:val="18"/>
              </w:rPr>
            </w:pPr>
            <w:r w:rsidRPr="00295655">
              <w:rPr>
                <w:rFonts w:ascii="Calibri" w:hAnsi="Calibri"/>
                <w:sz w:val="18"/>
                <w:szCs w:val="18"/>
              </w:rPr>
              <w:t>01</w:t>
            </w:r>
          </w:p>
        </w:tc>
        <w:tc>
          <w:tcPr>
            <w:tcW w:w="1170" w:type="dxa"/>
            <w:vAlign w:val="bottom"/>
          </w:tcPr>
          <w:p w14:paraId="1F9B996F" w14:textId="77777777" w:rsidR="00FF26E0" w:rsidRPr="00295655" w:rsidRDefault="00FF26E0" w:rsidP="00BA02F4">
            <w:pPr>
              <w:keepNext/>
              <w:jc w:val="center"/>
              <w:rPr>
                <w:rFonts w:ascii="Calibri" w:hAnsi="Calibri"/>
                <w:sz w:val="18"/>
                <w:szCs w:val="18"/>
              </w:rPr>
            </w:pPr>
            <w:r w:rsidRPr="00295655">
              <w:rPr>
                <w:rFonts w:ascii="Calibri" w:hAnsi="Calibri"/>
                <w:sz w:val="18"/>
                <w:szCs w:val="18"/>
              </w:rPr>
              <w:t>02</w:t>
            </w:r>
          </w:p>
        </w:tc>
        <w:tc>
          <w:tcPr>
            <w:tcW w:w="1260" w:type="dxa"/>
            <w:vAlign w:val="bottom"/>
          </w:tcPr>
          <w:p w14:paraId="1F9B9970" w14:textId="77777777" w:rsidR="00FF26E0" w:rsidRPr="00295655" w:rsidRDefault="00FF26E0" w:rsidP="00BA02F4">
            <w:pPr>
              <w:keepNext/>
              <w:jc w:val="center"/>
              <w:rPr>
                <w:rFonts w:ascii="Calibri" w:hAnsi="Calibri"/>
                <w:sz w:val="18"/>
                <w:szCs w:val="18"/>
              </w:rPr>
            </w:pPr>
            <w:r w:rsidRPr="00295655">
              <w:rPr>
                <w:rFonts w:ascii="Calibri" w:hAnsi="Calibri"/>
                <w:sz w:val="18"/>
                <w:szCs w:val="18"/>
              </w:rPr>
              <w:t>03</w:t>
            </w:r>
          </w:p>
        </w:tc>
        <w:tc>
          <w:tcPr>
            <w:tcW w:w="990" w:type="dxa"/>
            <w:vAlign w:val="bottom"/>
          </w:tcPr>
          <w:p w14:paraId="1F9B9971" w14:textId="77777777" w:rsidR="00FF26E0" w:rsidRPr="00295655" w:rsidRDefault="00FF26E0" w:rsidP="00BA02F4">
            <w:pPr>
              <w:keepNext/>
              <w:jc w:val="center"/>
              <w:rPr>
                <w:rFonts w:ascii="Calibri" w:hAnsi="Calibri"/>
                <w:sz w:val="18"/>
                <w:szCs w:val="18"/>
              </w:rPr>
            </w:pPr>
            <w:r w:rsidRPr="00295655">
              <w:rPr>
                <w:rFonts w:ascii="Calibri" w:hAnsi="Calibri"/>
                <w:sz w:val="18"/>
                <w:szCs w:val="18"/>
              </w:rPr>
              <w:t>04</w:t>
            </w:r>
          </w:p>
        </w:tc>
        <w:tc>
          <w:tcPr>
            <w:tcW w:w="1710" w:type="dxa"/>
            <w:vAlign w:val="bottom"/>
          </w:tcPr>
          <w:p w14:paraId="1F9B9972" w14:textId="77777777" w:rsidR="00FF26E0" w:rsidRPr="00295655" w:rsidRDefault="00FF26E0" w:rsidP="00E22AAF">
            <w:pPr>
              <w:keepNext/>
              <w:jc w:val="center"/>
              <w:rPr>
                <w:rFonts w:ascii="Calibri" w:hAnsi="Calibri"/>
                <w:sz w:val="18"/>
                <w:szCs w:val="18"/>
              </w:rPr>
            </w:pPr>
            <w:r w:rsidRPr="00295655">
              <w:rPr>
                <w:rFonts w:ascii="Calibri" w:hAnsi="Calibri"/>
                <w:sz w:val="18"/>
                <w:szCs w:val="18"/>
              </w:rPr>
              <w:t>05</w:t>
            </w:r>
          </w:p>
        </w:tc>
        <w:tc>
          <w:tcPr>
            <w:tcW w:w="1350" w:type="dxa"/>
            <w:vAlign w:val="bottom"/>
          </w:tcPr>
          <w:p w14:paraId="1F9B9973" w14:textId="77777777" w:rsidR="00FF26E0" w:rsidRPr="00295655" w:rsidRDefault="00FF26E0" w:rsidP="00E22AAF">
            <w:pPr>
              <w:keepNext/>
              <w:jc w:val="center"/>
              <w:rPr>
                <w:rFonts w:ascii="Calibri" w:hAnsi="Calibri"/>
                <w:sz w:val="18"/>
                <w:szCs w:val="18"/>
              </w:rPr>
            </w:pPr>
            <w:r w:rsidRPr="00295655">
              <w:rPr>
                <w:rFonts w:ascii="Calibri" w:hAnsi="Calibri"/>
                <w:sz w:val="18"/>
                <w:szCs w:val="18"/>
              </w:rPr>
              <w:t>06</w:t>
            </w:r>
          </w:p>
        </w:tc>
        <w:tc>
          <w:tcPr>
            <w:tcW w:w="1440" w:type="dxa"/>
            <w:vAlign w:val="bottom"/>
          </w:tcPr>
          <w:p w14:paraId="1F9B9974" w14:textId="77777777" w:rsidR="00FF26E0" w:rsidRPr="00295655" w:rsidRDefault="00FF26E0" w:rsidP="00E91CEC">
            <w:pPr>
              <w:keepNext/>
              <w:jc w:val="center"/>
              <w:rPr>
                <w:rFonts w:ascii="Calibri" w:hAnsi="Calibri"/>
                <w:sz w:val="18"/>
                <w:szCs w:val="18"/>
              </w:rPr>
            </w:pPr>
            <w:r w:rsidRPr="00295655">
              <w:rPr>
                <w:rFonts w:ascii="Calibri" w:hAnsi="Calibri"/>
                <w:sz w:val="18"/>
                <w:szCs w:val="18"/>
              </w:rPr>
              <w:t>07</w:t>
            </w:r>
          </w:p>
        </w:tc>
        <w:tc>
          <w:tcPr>
            <w:tcW w:w="2520" w:type="dxa"/>
            <w:vAlign w:val="bottom"/>
          </w:tcPr>
          <w:p w14:paraId="1F9B9975" w14:textId="77777777" w:rsidR="00FF26E0" w:rsidRPr="00295655" w:rsidRDefault="00FF26E0" w:rsidP="00E91CEC">
            <w:pPr>
              <w:keepNext/>
              <w:jc w:val="center"/>
              <w:rPr>
                <w:rFonts w:ascii="Calibri" w:hAnsi="Calibri"/>
                <w:sz w:val="18"/>
                <w:szCs w:val="18"/>
              </w:rPr>
            </w:pPr>
            <w:r w:rsidRPr="00295655">
              <w:rPr>
                <w:rFonts w:ascii="Calibri" w:hAnsi="Calibri"/>
                <w:sz w:val="18"/>
                <w:szCs w:val="18"/>
              </w:rPr>
              <w:t>08</w:t>
            </w:r>
          </w:p>
        </w:tc>
        <w:tc>
          <w:tcPr>
            <w:tcW w:w="1530" w:type="dxa"/>
            <w:vAlign w:val="bottom"/>
          </w:tcPr>
          <w:p w14:paraId="5061685A" w14:textId="1114F289" w:rsidR="00FF26E0" w:rsidRDefault="00FF26E0" w:rsidP="00BA02F4">
            <w:pPr>
              <w:keepNext/>
              <w:jc w:val="center"/>
              <w:rPr>
                <w:rFonts w:ascii="Calibri" w:hAnsi="Calibri"/>
                <w:sz w:val="18"/>
                <w:szCs w:val="18"/>
              </w:rPr>
            </w:pPr>
            <w:r>
              <w:rPr>
                <w:rFonts w:ascii="Calibri" w:hAnsi="Calibri"/>
                <w:sz w:val="18"/>
                <w:szCs w:val="18"/>
              </w:rPr>
              <w:t>09</w:t>
            </w:r>
          </w:p>
        </w:tc>
        <w:tc>
          <w:tcPr>
            <w:tcW w:w="1530" w:type="dxa"/>
            <w:vAlign w:val="bottom"/>
          </w:tcPr>
          <w:p w14:paraId="1F9B9978" w14:textId="6BA926D1" w:rsidR="00FF26E0" w:rsidRPr="00295655" w:rsidRDefault="00FF26E0" w:rsidP="00BA02F4">
            <w:pPr>
              <w:keepNext/>
              <w:jc w:val="center"/>
              <w:rPr>
                <w:rFonts w:ascii="Calibri" w:hAnsi="Calibri"/>
                <w:sz w:val="18"/>
                <w:szCs w:val="18"/>
              </w:rPr>
            </w:pPr>
            <w:r>
              <w:rPr>
                <w:rFonts w:ascii="Calibri" w:hAnsi="Calibri"/>
                <w:sz w:val="18"/>
                <w:szCs w:val="18"/>
              </w:rPr>
              <w:t>10</w:t>
            </w:r>
          </w:p>
        </w:tc>
      </w:tr>
      <w:tr w:rsidR="00FF26E0" w:rsidRPr="001139B2" w14:paraId="1F9B9987" w14:textId="77777777" w:rsidTr="00FF26E0">
        <w:trPr>
          <w:cantSplit/>
          <w:trHeight w:val="576"/>
        </w:trPr>
        <w:tc>
          <w:tcPr>
            <w:tcW w:w="1098" w:type="dxa"/>
            <w:vAlign w:val="bottom"/>
          </w:tcPr>
          <w:p w14:paraId="1F9B997A" w14:textId="590B869E" w:rsidR="00FF26E0" w:rsidRPr="001139B2" w:rsidRDefault="00FF26E0" w:rsidP="00F564A5">
            <w:pPr>
              <w:keepNext/>
              <w:jc w:val="center"/>
              <w:rPr>
                <w:rFonts w:ascii="Calibri" w:hAnsi="Calibri"/>
                <w:sz w:val="18"/>
                <w:szCs w:val="18"/>
              </w:rPr>
            </w:pPr>
            <w:r w:rsidRPr="001139B2">
              <w:rPr>
                <w:rFonts w:ascii="Calibri" w:hAnsi="Calibri"/>
                <w:sz w:val="18"/>
                <w:szCs w:val="18"/>
              </w:rPr>
              <w:t>SC System I</w:t>
            </w:r>
            <w:r>
              <w:rPr>
                <w:rFonts w:ascii="Calibri" w:hAnsi="Calibri"/>
                <w:sz w:val="18"/>
                <w:szCs w:val="18"/>
              </w:rPr>
              <w:t>D</w:t>
            </w:r>
            <w:r w:rsidRPr="001139B2">
              <w:rPr>
                <w:rFonts w:ascii="Calibri" w:hAnsi="Calibri"/>
                <w:sz w:val="18"/>
                <w:szCs w:val="18"/>
              </w:rPr>
              <w:t xml:space="preserve"> or Name</w:t>
            </w:r>
          </w:p>
        </w:tc>
        <w:tc>
          <w:tcPr>
            <w:tcW w:w="1170" w:type="dxa"/>
            <w:vAlign w:val="bottom"/>
          </w:tcPr>
          <w:p w14:paraId="1F9B997B" w14:textId="77777777" w:rsidR="00FF26E0" w:rsidRPr="001139B2" w:rsidRDefault="00FF26E0" w:rsidP="00803F95">
            <w:pPr>
              <w:keepNext/>
              <w:jc w:val="center"/>
              <w:rPr>
                <w:rFonts w:ascii="Calibri" w:hAnsi="Calibri"/>
                <w:sz w:val="18"/>
                <w:szCs w:val="18"/>
              </w:rPr>
            </w:pPr>
            <w:r w:rsidRPr="001139B2">
              <w:rPr>
                <w:rFonts w:ascii="Calibri" w:hAnsi="Calibri"/>
                <w:sz w:val="18"/>
                <w:szCs w:val="18"/>
              </w:rPr>
              <w:t>SC System Location or Area Served</w:t>
            </w:r>
          </w:p>
        </w:tc>
        <w:tc>
          <w:tcPr>
            <w:tcW w:w="1260" w:type="dxa"/>
            <w:vAlign w:val="bottom"/>
          </w:tcPr>
          <w:p w14:paraId="1F9B997C" w14:textId="77777777" w:rsidR="00FF26E0" w:rsidRPr="001139B2" w:rsidRDefault="00FF26E0" w:rsidP="00BA02F4">
            <w:pPr>
              <w:keepNext/>
              <w:jc w:val="center"/>
              <w:rPr>
                <w:rFonts w:ascii="Calibri" w:hAnsi="Calibri"/>
                <w:sz w:val="18"/>
                <w:szCs w:val="18"/>
              </w:rPr>
            </w:pPr>
            <w:r w:rsidRPr="001139B2">
              <w:rPr>
                <w:rFonts w:ascii="Calibri" w:hAnsi="Calibri"/>
                <w:sz w:val="18"/>
                <w:szCs w:val="18"/>
              </w:rPr>
              <w:t>Supply Duct Location</w:t>
            </w:r>
          </w:p>
        </w:tc>
        <w:tc>
          <w:tcPr>
            <w:tcW w:w="990" w:type="dxa"/>
            <w:vAlign w:val="bottom"/>
          </w:tcPr>
          <w:p w14:paraId="1F9B997D" w14:textId="77777777" w:rsidR="00FF26E0" w:rsidRDefault="00FF26E0" w:rsidP="00BA02F4">
            <w:pPr>
              <w:keepNext/>
              <w:jc w:val="center"/>
              <w:rPr>
                <w:rFonts w:ascii="Calibri" w:hAnsi="Calibri"/>
                <w:sz w:val="18"/>
                <w:szCs w:val="18"/>
              </w:rPr>
            </w:pPr>
            <w:r w:rsidRPr="001139B2">
              <w:rPr>
                <w:rFonts w:ascii="Calibri" w:hAnsi="Calibri"/>
                <w:sz w:val="18"/>
                <w:szCs w:val="18"/>
              </w:rPr>
              <w:t xml:space="preserve">Supply Duct </w:t>
            </w:r>
          </w:p>
          <w:p w14:paraId="1F9B997E" w14:textId="77777777" w:rsidR="00FF26E0" w:rsidRPr="001139B2" w:rsidRDefault="00FF26E0" w:rsidP="00BA02F4">
            <w:pPr>
              <w:keepNext/>
              <w:jc w:val="center"/>
              <w:rPr>
                <w:rFonts w:ascii="Calibri" w:hAnsi="Calibri"/>
                <w:sz w:val="18"/>
                <w:szCs w:val="18"/>
              </w:rPr>
            </w:pPr>
            <w:r w:rsidRPr="001139B2">
              <w:rPr>
                <w:rFonts w:ascii="Calibri" w:hAnsi="Calibri"/>
                <w:sz w:val="18"/>
                <w:szCs w:val="18"/>
              </w:rPr>
              <w:t>R-Value</w:t>
            </w:r>
          </w:p>
        </w:tc>
        <w:tc>
          <w:tcPr>
            <w:tcW w:w="1710" w:type="dxa"/>
            <w:vAlign w:val="bottom"/>
          </w:tcPr>
          <w:p w14:paraId="1F9B997F" w14:textId="77777777" w:rsidR="00FF26E0" w:rsidRPr="001139B2" w:rsidRDefault="00FF26E0" w:rsidP="00BA02F4">
            <w:pPr>
              <w:keepNext/>
              <w:jc w:val="center"/>
              <w:rPr>
                <w:rFonts w:ascii="Calibri" w:hAnsi="Calibri"/>
                <w:sz w:val="18"/>
                <w:szCs w:val="18"/>
              </w:rPr>
            </w:pPr>
            <w:r w:rsidRPr="001139B2">
              <w:rPr>
                <w:rFonts w:ascii="Calibri" w:hAnsi="Calibri"/>
                <w:sz w:val="18"/>
                <w:szCs w:val="18"/>
              </w:rPr>
              <w:t>Return Duct Location</w:t>
            </w:r>
          </w:p>
        </w:tc>
        <w:tc>
          <w:tcPr>
            <w:tcW w:w="1350" w:type="dxa"/>
            <w:vAlign w:val="bottom"/>
          </w:tcPr>
          <w:p w14:paraId="1F9B9980" w14:textId="77777777" w:rsidR="00FF26E0" w:rsidRDefault="00FF26E0" w:rsidP="00156F7A">
            <w:pPr>
              <w:keepNext/>
              <w:jc w:val="center"/>
              <w:rPr>
                <w:rFonts w:ascii="Calibri" w:hAnsi="Calibri"/>
                <w:sz w:val="18"/>
                <w:szCs w:val="18"/>
              </w:rPr>
            </w:pPr>
            <w:r w:rsidRPr="001139B2">
              <w:rPr>
                <w:rFonts w:ascii="Calibri" w:hAnsi="Calibri"/>
                <w:sz w:val="18"/>
                <w:szCs w:val="18"/>
              </w:rPr>
              <w:t xml:space="preserve">Return Duct </w:t>
            </w:r>
          </w:p>
          <w:p w14:paraId="1F9B9981" w14:textId="77777777" w:rsidR="00FF26E0" w:rsidRPr="001139B2" w:rsidRDefault="00FF26E0" w:rsidP="00156F7A">
            <w:pPr>
              <w:keepNext/>
              <w:jc w:val="center"/>
              <w:rPr>
                <w:rFonts w:ascii="Calibri" w:hAnsi="Calibri"/>
                <w:sz w:val="18"/>
                <w:szCs w:val="18"/>
              </w:rPr>
            </w:pPr>
            <w:r w:rsidRPr="001139B2">
              <w:rPr>
                <w:rFonts w:ascii="Calibri" w:hAnsi="Calibri"/>
                <w:sz w:val="18"/>
                <w:szCs w:val="18"/>
              </w:rPr>
              <w:t>R-Value</w:t>
            </w:r>
          </w:p>
        </w:tc>
        <w:tc>
          <w:tcPr>
            <w:tcW w:w="1440" w:type="dxa"/>
            <w:vAlign w:val="bottom"/>
          </w:tcPr>
          <w:p w14:paraId="34285CD2" w14:textId="77777777" w:rsidR="00FF26E0" w:rsidRDefault="00FF26E0" w:rsidP="00E91CEC">
            <w:pPr>
              <w:keepNext/>
              <w:jc w:val="center"/>
              <w:rPr>
                <w:rFonts w:ascii="Calibri" w:hAnsi="Calibri"/>
                <w:sz w:val="18"/>
                <w:szCs w:val="18"/>
              </w:rPr>
            </w:pPr>
            <w:r w:rsidRPr="001139B2">
              <w:rPr>
                <w:rFonts w:ascii="Calibri" w:hAnsi="Calibri"/>
                <w:sz w:val="18"/>
                <w:szCs w:val="18"/>
              </w:rPr>
              <w:t xml:space="preserve">Exemption from </w:t>
            </w:r>
            <w:r>
              <w:rPr>
                <w:rFonts w:ascii="Calibri" w:hAnsi="Calibri"/>
                <w:sz w:val="18"/>
                <w:szCs w:val="18"/>
              </w:rPr>
              <w:t>Min</w:t>
            </w:r>
            <w:r w:rsidRPr="001139B2">
              <w:rPr>
                <w:rFonts w:ascii="Calibri" w:hAnsi="Calibri"/>
                <w:sz w:val="18"/>
                <w:szCs w:val="18"/>
              </w:rPr>
              <w:t xml:space="preserve"> </w:t>
            </w:r>
          </w:p>
          <w:p w14:paraId="1F9B9982" w14:textId="0B7DB032" w:rsidR="00FF26E0" w:rsidRPr="001139B2" w:rsidRDefault="00FF26E0" w:rsidP="00E91CEC">
            <w:pPr>
              <w:keepNext/>
              <w:jc w:val="center"/>
              <w:rPr>
                <w:rFonts w:ascii="Calibri" w:hAnsi="Calibri"/>
                <w:sz w:val="18"/>
                <w:szCs w:val="18"/>
              </w:rPr>
            </w:pPr>
            <w:r w:rsidRPr="001139B2">
              <w:rPr>
                <w:rFonts w:ascii="Calibri" w:hAnsi="Calibri"/>
                <w:sz w:val="18"/>
                <w:szCs w:val="18"/>
              </w:rPr>
              <w:t>R-Value for Ducts In Conditioned Space</w:t>
            </w:r>
          </w:p>
        </w:tc>
        <w:tc>
          <w:tcPr>
            <w:tcW w:w="2520" w:type="dxa"/>
            <w:vAlign w:val="bottom"/>
          </w:tcPr>
          <w:p w14:paraId="1F9B9983" w14:textId="77777777" w:rsidR="00FF26E0" w:rsidRPr="001139B2" w:rsidRDefault="00FF26E0" w:rsidP="001600C0">
            <w:pPr>
              <w:keepNext/>
              <w:jc w:val="center"/>
              <w:rPr>
                <w:rFonts w:ascii="Calibri" w:hAnsi="Calibri"/>
                <w:sz w:val="18"/>
                <w:szCs w:val="18"/>
              </w:rPr>
            </w:pPr>
            <w:r w:rsidRPr="001139B2">
              <w:rPr>
                <w:rFonts w:ascii="Calibri" w:hAnsi="Calibri"/>
                <w:sz w:val="18"/>
                <w:szCs w:val="18"/>
              </w:rPr>
              <w:t>Method of compliance with duct and filter grille sizing Req's in 150.0(m)13</w:t>
            </w:r>
          </w:p>
        </w:tc>
        <w:tc>
          <w:tcPr>
            <w:tcW w:w="1530" w:type="dxa"/>
            <w:vAlign w:val="bottom"/>
          </w:tcPr>
          <w:p w14:paraId="7D6E0045" w14:textId="7A2E26DA" w:rsidR="00FF26E0" w:rsidRPr="001139B2" w:rsidRDefault="00FF26E0" w:rsidP="00156F7A">
            <w:pPr>
              <w:keepNext/>
              <w:jc w:val="center"/>
              <w:rPr>
                <w:rFonts w:ascii="Calibri" w:hAnsi="Calibri"/>
                <w:sz w:val="18"/>
                <w:szCs w:val="18"/>
              </w:rPr>
            </w:pPr>
            <w:r w:rsidRPr="001139B2">
              <w:rPr>
                <w:rFonts w:ascii="Calibri" w:hAnsi="Calibri"/>
                <w:sz w:val="18"/>
                <w:szCs w:val="18"/>
              </w:rPr>
              <w:t>Number of Air Filter Devices on System</w:t>
            </w:r>
          </w:p>
        </w:tc>
        <w:tc>
          <w:tcPr>
            <w:tcW w:w="1530" w:type="dxa"/>
            <w:vAlign w:val="bottom"/>
          </w:tcPr>
          <w:p w14:paraId="1F9B9986" w14:textId="76F2D4A3" w:rsidR="00FF26E0" w:rsidRPr="001139B2" w:rsidRDefault="00FF26E0" w:rsidP="00156F7A">
            <w:pPr>
              <w:keepNext/>
              <w:jc w:val="center"/>
              <w:rPr>
                <w:rFonts w:ascii="Calibri" w:hAnsi="Calibri"/>
                <w:sz w:val="18"/>
                <w:szCs w:val="18"/>
              </w:rPr>
            </w:pPr>
            <w:r w:rsidRPr="0020216D">
              <w:rPr>
                <w:rFonts w:ascii="Calibri" w:hAnsi="Calibri"/>
                <w:sz w:val="18"/>
                <w:szCs w:val="18"/>
              </w:rPr>
              <w:t>Can RA3.3 Airflow Protocols be used to test this System?</w:t>
            </w:r>
          </w:p>
        </w:tc>
      </w:tr>
      <w:tr w:rsidR="00FF26E0" w:rsidRPr="0065068B" w14:paraId="1F9B99FA" w14:textId="77777777" w:rsidTr="00FF26E0">
        <w:trPr>
          <w:cantSplit/>
          <w:trHeight w:val="395"/>
        </w:trPr>
        <w:tc>
          <w:tcPr>
            <w:tcW w:w="1098" w:type="dxa"/>
          </w:tcPr>
          <w:p w14:paraId="1F9B9988" w14:textId="77777777" w:rsidR="00FF26E0" w:rsidRPr="0065068B" w:rsidRDefault="00FF26E0" w:rsidP="007822B3">
            <w:pPr>
              <w:keepNext/>
              <w:rPr>
                <w:rFonts w:ascii="Calibri" w:hAnsi="Calibri"/>
                <w:sz w:val="14"/>
                <w:szCs w:val="14"/>
              </w:rPr>
            </w:pPr>
            <w:r w:rsidRPr="0065068B">
              <w:rPr>
                <w:rFonts w:ascii="Calibri" w:hAnsi="Calibri"/>
                <w:sz w:val="14"/>
                <w:szCs w:val="14"/>
              </w:rPr>
              <w:t>&lt;&lt;auto filled  D01&gt;&gt;</w:t>
            </w:r>
          </w:p>
        </w:tc>
        <w:tc>
          <w:tcPr>
            <w:tcW w:w="1170" w:type="dxa"/>
          </w:tcPr>
          <w:p w14:paraId="1F9B9989" w14:textId="77777777" w:rsidR="00FF26E0" w:rsidRPr="0065068B" w:rsidRDefault="00FF26E0" w:rsidP="00285F79">
            <w:pPr>
              <w:keepNext/>
              <w:rPr>
                <w:rFonts w:ascii="Calibri" w:hAnsi="Calibri"/>
                <w:sz w:val="14"/>
                <w:szCs w:val="14"/>
              </w:rPr>
            </w:pPr>
            <w:r w:rsidRPr="0065068B">
              <w:rPr>
                <w:rFonts w:ascii="Calibri" w:hAnsi="Calibri"/>
                <w:sz w:val="14"/>
                <w:szCs w:val="14"/>
              </w:rPr>
              <w:t xml:space="preserve">&lt;&lt;auto filled from D02&gt;&gt; </w:t>
            </w:r>
          </w:p>
        </w:tc>
        <w:tc>
          <w:tcPr>
            <w:tcW w:w="1260" w:type="dxa"/>
          </w:tcPr>
          <w:p w14:paraId="1F9B998A" w14:textId="77777777" w:rsidR="00FF26E0" w:rsidRPr="001C3D31" w:rsidRDefault="00FF26E0" w:rsidP="007F61F6">
            <w:pPr>
              <w:pStyle w:val="PlainText"/>
              <w:rPr>
                <w:rFonts w:asciiTheme="minorHAnsi" w:hAnsiTheme="minorHAnsi" w:cs="Courier New"/>
                <w:sz w:val="12"/>
                <w:szCs w:val="12"/>
              </w:rPr>
            </w:pPr>
            <w:r w:rsidRPr="001C3D31">
              <w:rPr>
                <w:rFonts w:asciiTheme="minorHAnsi" w:hAnsiTheme="minorHAnsi" w:cs="Courier New"/>
                <w:sz w:val="12"/>
                <w:szCs w:val="12"/>
              </w:rPr>
              <w:t xml:space="preserve">&lt;&lt;reference value from </w:t>
            </w:r>
            <w:r w:rsidRPr="00FE5D91">
              <w:rPr>
                <w:rFonts w:asciiTheme="minorHAnsi" w:hAnsiTheme="minorHAnsi" w:cs="Courier New"/>
                <w:sz w:val="12"/>
                <w:szCs w:val="12"/>
                <w:highlight w:val="yellow"/>
              </w:rPr>
              <w:t>D07</w:t>
            </w:r>
            <w:r w:rsidRPr="001C3D31">
              <w:rPr>
                <w:rFonts w:asciiTheme="minorHAnsi" w:hAnsiTheme="minorHAnsi" w:cs="Courier New"/>
                <w:sz w:val="12"/>
                <w:szCs w:val="12"/>
              </w:rPr>
              <w:t xml:space="preserve"> as default.  Allow user to overwrite only the following default values from </w:t>
            </w:r>
            <w:r w:rsidRPr="00A66F36">
              <w:rPr>
                <w:rFonts w:asciiTheme="minorHAnsi" w:hAnsiTheme="minorHAnsi" w:cs="Courier New"/>
                <w:sz w:val="12"/>
                <w:szCs w:val="12"/>
                <w:highlight w:val="yellow"/>
              </w:rPr>
              <w:t>D07</w:t>
            </w:r>
            <w:r w:rsidRPr="001C3D31">
              <w:rPr>
                <w:rFonts w:asciiTheme="minorHAnsi" w:hAnsiTheme="minorHAnsi" w:cs="Courier New"/>
                <w:sz w:val="12"/>
                <w:szCs w:val="12"/>
              </w:rPr>
              <w:t>:</w:t>
            </w:r>
          </w:p>
          <w:p w14:paraId="1F9B998B" w14:textId="77777777" w:rsidR="00FF26E0" w:rsidRPr="001C3D31" w:rsidRDefault="00FF26E0" w:rsidP="007F61F6">
            <w:pPr>
              <w:pStyle w:val="PlainText"/>
              <w:rPr>
                <w:rFonts w:asciiTheme="minorHAnsi" w:hAnsiTheme="minorHAnsi" w:cs="Courier New"/>
                <w:sz w:val="12"/>
                <w:szCs w:val="12"/>
              </w:rPr>
            </w:pPr>
            <w:r w:rsidRPr="001C3D31">
              <w:rPr>
                <w:rFonts w:asciiTheme="minorHAnsi" w:hAnsiTheme="minorHAnsi" w:cs="Courier New"/>
                <w:b/>
                <w:sz w:val="12"/>
                <w:szCs w:val="12"/>
              </w:rPr>
              <w:t>*DuctsAttic</w:t>
            </w:r>
          </w:p>
          <w:p w14:paraId="1F9B998C" w14:textId="77777777" w:rsidR="00FF26E0" w:rsidRPr="001C3D31" w:rsidRDefault="00FF26E0" w:rsidP="007F61F6">
            <w:pPr>
              <w:pStyle w:val="PlainText"/>
              <w:rPr>
                <w:rFonts w:asciiTheme="minorHAnsi" w:hAnsiTheme="minorHAnsi" w:cs="Courier New"/>
                <w:sz w:val="12"/>
                <w:szCs w:val="12"/>
              </w:rPr>
            </w:pPr>
            <w:r w:rsidRPr="001C3D31">
              <w:rPr>
                <w:rFonts w:asciiTheme="minorHAnsi" w:hAnsiTheme="minorHAnsi" w:cs="Courier New"/>
                <w:b/>
                <w:sz w:val="12"/>
                <w:szCs w:val="12"/>
              </w:rPr>
              <w:t>*DuctsGarage</w:t>
            </w:r>
          </w:p>
          <w:p w14:paraId="1F9B998D" w14:textId="77777777" w:rsidR="00FF26E0" w:rsidRPr="001C3D31" w:rsidRDefault="00FF26E0" w:rsidP="007F61F6">
            <w:pPr>
              <w:pStyle w:val="PlainText"/>
              <w:rPr>
                <w:rFonts w:asciiTheme="minorHAnsi" w:hAnsiTheme="minorHAnsi" w:cs="Courier New"/>
                <w:sz w:val="12"/>
                <w:szCs w:val="12"/>
              </w:rPr>
            </w:pPr>
            <w:r w:rsidRPr="001C3D31">
              <w:rPr>
                <w:rFonts w:asciiTheme="minorHAnsi" w:hAnsiTheme="minorHAnsi" w:cs="Courier New"/>
                <w:b/>
                <w:sz w:val="12"/>
                <w:szCs w:val="12"/>
              </w:rPr>
              <w:t>*DuctsOutdoor;</w:t>
            </w:r>
          </w:p>
          <w:p w14:paraId="1F9B998E" w14:textId="77777777" w:rsidR="00FF26E0" w:rsidRPr="001C3D31" w:rsidRDefault="00FF26E0" w:rsidP="007F61F6">
            <w:pPr>
              <w:pStyle w:val="PlainText"/>
              <w:rPr>
                <w:rFonts w:asciiTheme="minorHAnsi" w:hAnsiTheme="minorHAnsi" w:cs="Courier New"/>
                <w:sz w:val="12"/>
                <w:szCs w:val="12"/>
              </w:rPr>
            </w:pPr>
            <w:r w:rsidRPr="001C3D31">
              <w:rPr>
                <w:rFonts w:asciiTheme="minorHAnsi" w:hAnsiTheme="minorHAnsi" w:cs="Courier New"/>
                <w:sz w:val="12"/>
                <w:szCs w:val="12"/>
              </w:rPr>
              <w:t xml:space="preserve">If </w:t>
            </w:r>
            <w:r w:rsidRPr="001C3D31">
              <w:rPr>
                <w:rFonts w:asciiTheme="minorHAnsi" w:hAnsiTheme="minorHAnsi"/>
                <w:sz w:val="12"/>
                <w:szCs w:val="12"/>
              </w:rPr>
              <w:t xml:space="preserve">overriding </w:t>
            </w:r>
            <w:r w:rsidRPr="001C3D31">
              <w:rPr>
                <w:rFonts w:asciiTheme="minorHAnsi" w:hAnsiTheme="minorHAnsi" w:cs="Courier New"/>
                <w:sz w:val="12"/>
                <w:szCs w:val="12"/>
              </w:rPr>
              <w:t xml:space="preserve">pick one from list: </w:t>
            </w:r>
          </w:p>
          <w:p w14:paraId="1F9B998F" w14:textId="77777777" w:rsidR="00FF26E0" w:rsidRPr="001C3D31" w:rsidRDefault="00FF26E0" w:rsidP="00DB6E81">
            <w:pPr>
              <w:keepNext/>
              <w:rPr>
                <w:rFonts w:asciiTheme="minorHAnsi" w:hAnsiTheme="minorHAnsi"/>
                <w:sz w:val="12"/>
                <w:szCs w:val="12"/>
              </w:rPr>
            </w:pPr>
            <w:r w:rsidRPr="001C3D31">
              <w:rPr>
                <w:rFonts w:asciiTheme="minorHAnsi" w:hAnsiTheme="minorHAnsi"/>
                <w:sz w:val="12"/>
                <w:szCs w:val="12"/>
              </w:rPr>
              <w:t>*conditioned space-entirely,</w:t>
            </w:r>
          </w:p>
          <w:p w14:paraId="1F9B9990" w14:textId="77777777" w:rsidR="00FF26E0" w:rsidRPr="001C3D31" w:rsidRDefault="00FF26E0" w:rsidP="00DB6E81">
            <w:pPr>
              <w:keepNext/>
              <w:rPr>
                <w:rFonts w:asciiTheme="minorHAnsi" w:hAnsiTheme="minorHAnsi"/>
                <w:sz w:val="12"/>
                <w:szCs w:val="12"/>
              </w:rPr>
            </w:pPr>
            <w:r w:rsidRPr="001C3D31">
              <w:rPr>
                <w:rFonts w:asciiTheme="minorHAnsi" w:hAnsiTheme="minorHAnsi"/>
                <w:sz w:val="12"/>
                <w:szCs w:val="12"/>
              </w:rPr>
              <w:t>*conditioned space -except 12ft,</w:t>
            </w:r>
          </w:p>
          <w:p w14:paraId="1F9B9991" w14:textId="77777777" w:rsidR="00FF26E0" w:rsidRPr="001C3D31" w:rsidRDefault="00FF26E0" w:rsidP="00DB6E81">
            <w:pPr>
              <w:keepNext/>
              <w:rPr>
                <w:rFonts w:asciiTheme="minorHAnsi" w:hAnsiTheme="minorHAnsi"/>
                <w:sz w:val="12"/>
                <w:szCs w:val="12"/>
              </w:rPr>
            </w:pPr>
            <w:r w:rsidRPr="001C3D31">
              <w:rPr>
                <w:rFonts w:asciiTheme="minorHAnsi" w:hAnsiTheme="minorHAnsi"/>
                <w:sz w:val="12"/>
                <w:szCs w:val="12"/>
              </w:rPr>
              <w:t>*unconditioned attic,</w:t>
            </w:r>
          </w:p>
          <w:p w14:paraId="1F9B9992" w14:textId="77777777" w:rsidR="00FF26E0" w:rsidRPr="001C3D31" w:rsidRDefault="00FF26E0" w:rsidP="00DB6E81">
            <w:pPr>
              <w:keepNext/>
              <w:rPr>
                <w:rFonts w:asciiTheme="minorHAnsi" w:hAnsiTheme="minorHAnsi"/>
                <w:sz w:val="12"/>
                <w:szCs w:val="12"/>
              </w:rPr>
            </w:pPr>
            <w:r w:rsidRPr="001C3D31">
              <w:rPr>
                <w:rFonts w:asciiTheme="minorHAnsi" w:hAnsiTheme="minorHAnsi"/>
                <w:sz w:val="12"/>
                <w:szCs w:val="12"/>
              </w:rPr>
              <w:t>*unconditioned crawl space,</w:t>
            </w:r>
          </w:p>
          <w:p w14:paraId="1F9B9993" w14:textId="77777777" w:rsidR="00FF26E0" w:rsidRPr="001C3D31" w:rsidRDefault="00FF26E0" w:rsidP="00DB6E81">
            <w:pPr>
              <w:keepNext/>
              <w:rPr>
                <w:rFonts w:ascii="Calibri" w:hAnsi="Calibri" w:cs="Calibri"/>
                <w:sz w:val="12"/>
                <w:szCs w:val="12"/>
              </w:rPr>
            </w:pPr>
            <w:r w:rsidRPr="001C3D31">
              <w:rPr>
                <w:rFonts w:ascii="Calibri" w:hAnsi="Calibri" w:cs="Calibri"/>
                <w:sz w:val="12"/>
                <w:szCs w:val="12"/>
              </w:rPr>
              <w:t>*controlled ventilation crawl space</w:t>
            </w:r>
          </w:p>
          <w:p w14:paraId="1F9B9994" w14:textId="77777777" w:rsidR="00FF26E0" w:rsidRPr="001C3D31" w:rsidRDefault="00FF26E0" w:rsidP="00DB6E81">
            <w:pPr>
              <w:keepNext/>
              <w:rPr>
                <w:rFonts w:ascii="Calibri" w:hAnsi="Calibri" w:cs="Calibri"/>
                <w:sz w:val="12"/>
                <w:szCs w:val="12"/>
              </w:rPr>
            </w:pPr>
            <w:r w:rsidRPr="001C3D31">
              <w:rPr>
                <w:rFonts w:ascii="Calibri" w:hAnsi="Calibri" w:cs="Calibri"/>
                <w:sz w:val="12"/>
                <w:szCs w:val="12"/>
              </w:rPr>
              <w:t>*unconditioned garage,</w:t>
            </w:r>
          </w:p>
          <w:p w14:paraId="1F9B9995" w14:textId="77777777" w:rsidR="00FF26E0" w:rsidRPr="001C3D31" w:rsidRDefault="00FF26E0" w:rsidP="00DB6E81">
            <w:pPr>
              <w:keepNext/>
              <w:rPr>
                <w:rFonts w:asciiTheme="minorHAnsi" w:hAnsiTheme="minorHAnsi"/>
                <w:sz w:val="12"/>
                <w:szCs w:val="12"/>
              </w:rPr>
            </w:pPr>
            <w:r w:rsidRPr="001C3D31">
              <w:rPr>
                <w:rFonts w:asciiTheme="minorHAnsi" w:hAnsiTheme="minorHAnsi"/>
                <w:sz w:val="12"/>
                <w:szCs w:val="12"/>
              </w:rPr>
              <w:t>*unconditioned basement,</w:t>
            </w:r>
          </w:p>
          <w:p w14:paraId="1F9B9996" w14:textId="77777777" w:rsidR="00FF26E0" w:rsidRPr="001C3D31" w:rsidRDefault="00FF26E0" w:rsidP="00DB6E81">
            <w:pPr>
              <w:rPr>
                <w:rFonts w:asciiTheme="minorHAnsi" w:hAnsiTheme="minorHAnsi"/>
                <w:sz w:val="12"/>
                <w:szCs w:val="12"/>
              </w:rPr>
            </w:pPr>
            <w:r w:rsidRPr="001C3D31">
              <w:rPr>
                <w:rFonts w:asciiTheme="minorHAnsi" w:hAnsiTheme="minorHAnsi"/>
                <w:sz w:val="12"/>
                <w:szCs w:val="12"/>
              </w:rPr>
              <w:t>*outdoors</w:t>
            </w:r>
          </w:p>
          <w:p w14:paraId="1F9B9997" w14:textId="77777777" w:rsidR="00FF26E0" w:rsidRDefault="00FF26E0" w:rsidP="00DB6E81">
            <w:pPr>
              <w:rPr>
                <w:rFonts w:asciiTheme="minorHAnsi" w:hAnsiTheme="minorHAnsi"/>
                <w:sz w:val="12"/>
                <w:szCs w:val="12"/>
              </w:rPr>
            </w:pPr>
            <w:r w:rsidRPr="001C3D31">
              <w:rPr>
                <w:rFonts w:asciiTheme="minorHAnsi" w:hAnsiTheme="minorHAnsi"/>
                <w:sz w:val="12"/>
                <w:szCs w:val="12"/>
              </w:rPr>
              <w:t>*Ducts located in multiple places</w:t>
            </w:r>
          </w:p>
          <w:p w14:paraId="5D09FA53" w14:textId="10FA1862" w:rsidR="00FF26E0" w:rsidRPr="001C3D31" w:rsidRDefault="00FF26E0" w:rsidP="00DB6E81">
            <w:pPr>
              <w:rPr>
                <w:rFonts w:asciiTheme="minorHAnsi" w:hAnsiTheme="minorHAnsi"/>
                <w:sz w:val="12"/>
                <w:szCs w:val="12"/>
              </w:rPr>
            </w:pPr>
            <w:r>
              <w:rPr>
                <w:rFonts w:asciiTheme="minorHAnsi" w:hAnsiTheme="minorHAnsi"/>
                <w:sz w:val="12"/>
                <w:szCs w:val="12"/>
              </w:rPr>
              <w:t>*Verified low-leakage ducts entirely in conditioned space</w:t>
            </w:r>
          </w:p>
          <w:p w14:paraId="1F9B9998" w14:textId="77777777" w:rsidR="00FF26E0" w:rsidRPr="001C3D31" w:rsidRDefault="00FF26E0" w:rsidP="00DB6E81">
            <w:pPr>
              <w:rPr>
                <w:rFonts w:asciiTheme="minorHAnsi" w:hAnsiTheme="minorHAnsi"/>
                <w:sz w:val="12"/>
                <w:szCs w:val="12"/>
              </w:rPr>
            </w:pPr>
          </w:p>
          <w:p w14:paraId="1F9B9999" w14:textId="77777777" w:rsidR="00FF26E0" w:rsidRPr="0065068B" w:rsidRDefault="00FF26E0" w:rsidP="004914FE">
            <w:pPr>
              <w:keepNext/>
              <w:rPr>
                <w:rFonts w:ascii="Calibri" w:hAnsi="Calibri"/>
                <w:sz w:val="14"/>
                <w:szCs w:val="14"/>
              </w:rPr>
            </w:pPr>
            <w:r w:rsidRPr="001C3D31">
              <w:rPr>
                <w:rFonts w:asciiTheme="minorHAnsi" w:hAnsiTheme="minorHAnsi"/>
                <w:sz w:val="12"/>
                <w:szCs w:val="12"/>
              </w:rPr>
              <w:t xml:space="preserve">flag non-default values and report in project status notes field; a revised CF1R may be required </w:t>
            </w:r>
            <w:r w:rsidRPr="001C3D31">
              <w:rPr>
                <w:rFonts w:ascii="Calibri" w:hAnsi="Calibri"/>
                <w:sz w:val="12"/>
                <w:szCs w:val="12"/>
              </w:rPr>
              <w:t>&gt;&gt;</w:t>
            </w:r>
          </w:p>
        </w:tc>
        <w:tc>
          <w:tcPr>
            <w:tcW w:w="990" w:type="dxa"/>
          </w:tcPr>
          <w:p w14:paraId="1F9B999A"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&lt;&lt;</w:t>
            </w:r>
            <w:r w:rsidRPr="004531BB">
              <w:rPr>
                <w:sz w:val="12"/>
                <w:szCs w:val="12"/>
              </w:rPr>
              <w:t xml:space="preserve"> </w:t>
            </w:r>
            <w:r w:rsidRPr="004531BB">
              <w:rPr>
                <w:rFonts w:asciiTheme="minorHAnsi" w:hAnsiTheme="minorHAnsi"/>
                <w:sz w:val="12"/>
                <w:szCs w:val="12"/>
              </w:rPr>
              <w:t xml:space="preserve">calculted field: </w:t>
            </w:r>
          </w:p>
          <w:p w14:paraId="1F9B999B"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 xml:space="preserve">if </w:t>
            </w:r>
            <w:r w:rsidRPr="00910FDE">
              <w:rPr>
                <w:rFonts w:asciiTheme="minorHAnsi" w:hAnsiTheme="minorHAnsi"/>
                <w:sz w:val="12"/>
                <w:szCs w:val="12"/>
                <w:highlight w:val="yellow"/>
              </w:rPr>
              <w:t>C10</w:t>
            </w:r>
            <w:r w:rsidRPr="004531BB">
              <w:rPr>
                <w:rFonts w:asciiTheme="minorHAnsi" w:hAnsiTheme="minorHAnsi"/>
                <w:sz w:val="12"/>
                <w:szCs w:val="12"/>
              </w:rPr>
              <w:t xml:space="preserve"> =Verified Duct System Design, </w:t>
            </w:r>
          </w:p>
          <w:p w14:paraId="1F9B999C"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 xml:space="preserve">then display text: </w:t>
            </w:r>
          </w:p>
          <w:p w14:paraId="1F9B999D"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 xml:space="preserve">    Verified </w:t>
            </w:r>
          </w:p>
          <w:p w14:paraId="1F9B999E"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 xml:space="preserve">    Duct </w:t>
            </w:r>
          </w:p>
          <w:p w14:paraId="1F9B999F"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 xml:space="preserve">    System</w:t>
            </w:r>
          </w:p>
          <w:p w14:paraId="1F9B99A0"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 xml:space="preserve">    Design;</w:t>
            </w:r>
          </w:p>
          <w:p w14:paraId="1F9B99A1" w14:textId="77777777" w:rsidR="00FF26E0" w:rsidRPr="004531BB" w:rsidRDefault="00FF26E0" w:rsidP="00DD000F">
            <w:pPr>
              <w:rPr>
                <w:rFonts w:asciiTheme="minorHAnsi" w:hAnsiTheme="minorHAnsi"/>
                <w:sz w:val="12"/>
                <w:szCs w:val="12"/>
              </w:rPr>
            </w:pPr>
          </w:p>
          <w:p w14:paraId="1F9B99A2" w14:textId="77777777" w:rsidR="00FF26E0" w:rsidRPr="004531BB" w:rsidRDefault="00FF26E0" w:rsidP="00DD000F">
            <w:pPr>
              <w:rPr>
                <w:rFonts w:asciiTheme="minorHAnsi" w:hAnsiTheme="minorHAnsi"/>
                <w:sz w:val="12"/>
                <w:szCs w:val="12"/>
              </w:rPr>
            </w:pPr>
            <w:r w:rsidRPr="004531BB">
              <w:rPr>
                <w:rFonts w:asciiTheme="minorHAnsi" w:hAnsiTheme="minorHAnsi"/>
                <w:sz w:val="12"/>
                <w:szCs w:val="12"/>
              </w:rPr>
              <w:t>else user pick from list:</w:t>
            </w:r>
          </w:p>
          <w:p w14:paraId="1F9B99A5"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R-4.2, </w:t>
            </w:r>
          </w:p>
          <w:p w14:paraId="1F9B99A6"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R-6, </w:t>
            </w:r>
          </w:p>
          <w:p w14:paraId="1F9B99A7"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R-8, </w:t>
            </w:r>
          </w:p>
          <w:p w14:paraId="1F9B99A8"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R-10, </w:t>
            </w:r>
          </w:p>
          <w:p w14:paraId="1F9B99A9"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R-12;  </w:t>
            </w:r>
          </w:p>
          <w:p w14:paraId="1F9B99AA" w14:textId="519DBD26" w:rsidR="00FF26E0" w:rsidRDefault="00FF26E0" w:rsidP="00DD404F">
            <w:pPr>
              <w:keepNext/>
              <w:rPr>
                <w:rFonts w:asciiTheme="minorHAnsi" w:hAnsiTheme="minorHAnsi"/>
                <w:sz w:val="12"/>
                <w:szCs w:val="12"/>
              </w:rPr>
            </w:pPr>
            <w:r w:rsidRPr="004531BB">
              <w:rPr>
                <w:rFonts w:asciiTheme="minorHAnsi" w:hAnsiTheme="minorHAnsi"/>
                <w:sz w:val="12"/>
                <w:szCs w:val="12"/>
              </w:rPr>
              <w:t xml:space="preserve">and check value: must be ≥ value in </w:t>
            </w:r>
            <w:r>
              <w:rPr>
                <w:rFonts w:asciiTheme="minorHAnsi" w:hAnsiTheme="minorHAnsi"/>
                <w:sz w:val="12"/>
                <w:szCs w:val="12"/>
              </w:rPr>
              <w:t>D11</w:t>
            </w:r>
            <w:r w:rsidRPr="004531BB">
              <w:rPr>
                <w:rFonts w:asciiTheme="minorHAnsi" w:hAnsiTheme="minorHAnsi"/>
                <w:sz w:val="12"/>
                <w:szCs w:val="12"/>
              </w:rPr>
              <w:t xml:space="preserve">, </w:t>
            </w:r>
          </w:p>
          <w:p w14:paraId="1F9B99AB" w14:textId="14E16EB5" w:rsidR="00FF26E0" w:rsidRDefault="00FF26E0" w:rsidP="00DD404F">
            <w:pPr>
              <w:keepNext/>
              <w:rPr>
                <w:rFonts w:asciiTheme="minorHAnsi" w:hAnsiTheme="minorHAnsi"/>
                <w:sz w:val="12"/>
                <w:szCs w:val="12"/>
              </w:rPr>
            </w:pPr>
            <w:r w:rsidRPr="004531BB">
              <w:rPr>
                <w:rFonts w:asciiTheme="minorHAnsi" w:hAnsiTheme="minorHAnsi"/>
                <w:sz w:val="12"/>
                <w:szCs w:val="12"/>
              </w:rPr>
              <w:t xml:space="preserve">or  </w:t>
            </w:r>
            <w:r>
              <w:rPr>
                <w:rFonts w:asciiTheme="minorHAnsi" w:hAnsiTheme="minorHAnsi"/>
                <w:sz w:val="12"/>
                <w:szCs w:val="12"/>
                <w:highlight w:val="yellow"/>
              </w:rPr>
              <w:t>L</w:t>
            </w:r>
            <w:r w:rsidRPr="00FA4801">
              <w:rPr>
                <w:rFonts w:asciiTheme="minorHAnsi" w:hAnsiTheme="minorHAnsi"/>
                <w:sz w:val="12"/>
                <w:szCs w:val="12"/>
                <w:highlight w:val="yellow"/>
              </w:rPr>
              <w:t>07</w:t>
            </w:r>
            <w:r w:rsidRPr="004531BB">
              <w:rPr>
                <w:rFonts w:asciiTheme="minorHAnsi" w:hAnsiTheme="minorHAnsi"/>
                <w:sz w:val="12"/>
                <w:szCs w:val="12"/>
              </w:rPr>
              <w:t xml:space="preserve"> must= yes  to comply; </w:t>
            </w:r>
          </w:p>
          <w:p w14:paraId="1F9B99AC" w14:textId="77777777" w:rsidR="00FF26E0" w:rsidRDefault="00FF26E0" w:rsidP="00DD404F">
            <w:pPr>
              <w:keepNext/>
              <w:rPr>
                <w:rFonts w:asciiTheme="minorHAnsi" w:hAnsiTheme="minorHAnsi"/>
                <w:sz w:val="12"/>
                <w:szCs w:val="12"/>
              </w:rPr>
            </w:pPr>
          </w:p>
          <w:p w14:paraId="1F9B99AD" w14:textId="77777777" w:rsidR="00FF26E0" w:rsidRPr="0065068B" w:rsidRDefault="00FF26E0" w:rsidP="00DD404F">
            <w:pPr>
              <w:keepNext/>
              <w:rPr>
                <w:rFonts w:ascii="Calibri" w:hAnsi="Calibri"/>
                <w:sz w:val="14"/>
                <w:szCs w:val="14"/>
              </w:rPr>
            </w:pPr>
            <w:r w:rsidRPr="004531BB">
              <w:rPr>
                <w:rFonts w:asciiTheme="minorHAnsi" w:hAnsiTheme="minorHAnsi"/>
                <w:sz w:val="12"/>
                <w:szCs w:val="12"/>
              </w:rPr>
              <w:t>else flag non-compliant value and do not allow registration to proceed &gt;&gt;</w:t>
            </w:r>
          </w:p>
        </w:tc>
        <w:tc>
          <w:tcPr>
            <w:tcW w:w="1710" w:type="dxa"/>
          </w:tcPr>
          <w:p w14:paraId="1F9B99AE" w14:textId="77777777" w:rsidR="00FF26E0" w:rsidRPr="00CA2968" w:rsidRDefault="00FF26E0" w:rsidP="007F61F6">
            <w:pPr>
              <w:pStyle w:val="PlainText"/>
              <w:rPr>
                <w:rFonts w:asciiTheme="minorHAnsi" w:hAnsiTheme="minorHAnsi" w:cs="Courier New"/>
                <w:sz w:val="12"/>
                <w:szCs w:val="12"/>
              </w:rPr>
            </w:pPr>
            <w:r w:rsidRPr="00CA2968">
              <w:rPr>
                <w:rFonts w:asciiTheme="minorHAnsi" w:hAnsiTheme="minorHAnsi" w:cs="Courier New"/>
                <w:sz w:val="12"/>
                <w:szCs w:val="12"/>
              </w:rPr>
              <w:t xml:space="preserve">&lt;&lt;reference value from </w:t>
            </w:r>
            <w:r w:rsidRPr="00A66F36">
              <w:rPr>
                <w:rFonts w:asciiTheme="minorHAnsi" w:hAnsiTheme="minorHAnsi" w:cs="Courier New"/>
                <w:sz w:val="12"/>
                <w:szCs w:val="12"/>
                <w:highlight w:val="yellow"/>
              </w:rPr>
              <w:t>D07</w:t>
            </w:r>
            <w:r w:rsidRPr="00CA2968">
              <w:rPr>
                <w:rFonts w:asciiTheme="minorHAnsi" w:hAnsiTheme="minorHAnsi" w:cs="Courier New"/>
                <w:sz w:val="12"/>
                <w:szCs w:val="12"/>
              </w:rPr>
              <w:t xml:space="preserve"> as default.  Allow user to overwrite only the following default </w:t>
            </w:r>
            <w:r>
              <w:rPr>
                <w:rFonts w:asciiTheme="minorHAnsi" w:hAnsiTheme="minorHAnsi" w:cs="Courier New"/>
                <w:sz w:val="12"/>
                <w:szCs w:val="12"/>
              </w:rPr>
              <w:t xml:space="preserve">values from </w:t>
            </w:r>
            <w:r w:rsidRPr="004D4234">
              <w:rPr>
                <w:rFonts w:asciiTheme="minorHAnsi" w:hAnsiTheme="minorHAnsi" w:cs="Courier New"/>
                <w:sz w:val="12"/>
                <w:szCs w:val="12"/>
                <w:highlight w:val="yellow"/>
              </w:rPr>
              <w:t>D07</w:t>
            </w:r>
            <w:r w:rsidRPr="00CA2968">
              <w:rPr>
                <w:rFonts w:asciiTheme="minorHAnsi" w:hAnsiTheme="minorHAnsi" w:cs="Courier New"/>
                <w:sz w:val="12"/>
                <w:szCs w:val="12"/>
              </w:rPr>
              <w:t>:</w:t>
            </w:r>
          </w:p>
          <w:p w14:paraId="1F9B99AF" w14:textId="77777777" w:rsidR="00FF26E0" w:rsidRPr="00CA2968" w:rsidRDefault="00FF26E0" w:rsidP="007F61F6">
            <w:pPr>
              <w:pStyle w:val="PlainText"/>
              <w:rPr>
                <w:rFonts w:asciiTheme="minorHAnsi" w:hAnsiTheme="minorHAnsi" w:cs="Courier New"/>
                <w:sz w:val="12"/>
                <w:szCs w:val="12"/>
              </w:rPr>
            </w:pPr>
            <w:r w:rsidRPr="00CA2968">
              <w:rPr>
                <w:rFonts w:asciiTheme="minorHAnsi" w:hAnsiTheme="minorHAnsi" w:cs="Courier New"/>
                <w:b/>
                <w:sz w:val="12"/>
                <w:szCs w:val="12"/>
              </w:rPr>
              <w:t>*DuctsAttic</w:t>
            </w:r>
          </w:p>
          <w:p w14:paraId="1F9B99B0" w14:textId="77777777" w:rsidR="00FF26E0" w:rsidRPr="00CA2968" w:rsidRDefault="00FF26E0" w:rsidP="007F61F6">
            <w:pPr>
              <w:pStyle w:val="PlainText"/>
              <w:rPr>
                <w:rFonts w:asciiTheme="minorHAnsi" w:hAnsiTheme="minorHAnsi" w:cs="Courier New"/>
                <w:sz w:val="12"/>
                <w:szCs w:val="12"/>
              </w:rPr>
            </w:pPr>
            <w:r w:rsidRPr="00CA2968">
              <w:rPr>
                <w:rFonts w:asciiTheme="minorHAnsi" w:hAnsiTheme="minorHAnsi" w:cs="Courier New"/>
                <w:b/>
                <w:sz w:val="12"/>
                <w:szCs w:val="12"/>
              </w:rPr>
              <w:t>*DuctsGarage</w:t>
            </w:r>
          </w:p>
          <w:p w14:paraId="1F9B99B1" w14:textId="77777777" w:rsidR="00FF26E0" w:rsidRPr="00CA2968" w:rsidRDefault="00FF26E0" w:rsidP="007F61F6">
            <w:pPr>
              <w:pStyle w:val="PlainText"/>
              <w:rPr>
                <w:rFonts w:asciiTheme="minorHAnsi" w:hAnsiTheme="minorHAnsi" w:cs="Courier New"/>
                <w:sz w:val="12"/>
                <w:szCs w:val="12"/>
              </w:rPr>
            </w:pPr>
            <w:r w:rsidRPr="00CA2968">
              <w:rPr>
                <w:rFonts w:asciiTheme="minorHAnsi" w:hAnsiTheme="minorHAnsi" w:cs="Courier New"/>
                <w:b/>
                <w:sz w:val="12"/>
                <w:szCs w:val="12"/>
              </w:rPr>
              <w:t>*DuctsOutdoor;</w:t>
            </w:r>
          </w:p>
          <w:p w14:paraId="1F9B99B2" w14:textId="77777777" w:rsidR="00FF26E0" w:rsidRPr="00CA2968" w:rsidRDefault="00FF26E0" w:rsidP="007F61F6">
            <w:pPr>
              <w:pStyle w:val="PlainText"/>
              <w:rPr>
                <w:rFonts w:asciiTheme="minorHAnsi" w:hAnsiTheme="minorHAnsi" w:cs="Courier New"/>
                <w:sz w:val="12"/>
                <w:szCs w:val="12"/>
              </w:rPr>
            </w:pPr>
            <w:r w:rsidRPr="00CA2968">
              <w:rPr>
                <w:rFonts w:asciiTheme="minorHAnsi" w:hAnsiTheme="minorHAnsi" w:cs="Courier New"/>
                <w:sz w:val="12"/>
                <w:szCs w:val="12"/>
              </w:rPr>
              <w:t xml:space="preserve">If </w:t>
            </w:r>
            <w:r w:rsidRPr="00CA2968">
              <w:rPr>
                <w:rFonts w:asciiTheme="minorHAnsi" w:hAnsiTheme="minorHAnsi"/>
                <w:sz w:val="12"/>
                <w:szCs w:val="12"/>
              </w:rPr>
              <w:t xml:space="preserve">overriding </w:t>
            </w:r>
            <w:r w:rsidRPr="00CA2968">
              <w:rPr>
                <w:rFonts w:asciiTheme="minorHAnsi" w:hAnsiTheme="minorHAnsi" w:cs="Courier New"/>
                <w:sz w:val="12"/>
                <w:szCs w:val="12"/>
              </w:rPr>
              <w:t xml:space="preserve">pick one from list: </w:t>
            </w:r>
          </w:p>
          <w:p w14:paraId="1F9B99B3" w14:textId="77777777" w:rsidR="00FF26E0" w:rsidRPr="007F61F6" w:rsidRDefault="00FF26E0" w:rsidP="0065068B">
            <w:pPr>
              <w:keepNext/>
              <w:rPr>
                <w:rFonts w:asciiTheme="minorHAnsi" w:hAnsiTheme="minorHAnsi"/>
                <w:sz w:val="12"/>
                <w:szCs w:val="12"/>
              </w:rPr>
            </w:pPr>
            <w:r w:rsidRPr="007F61F6">
              <w:rPr>
                <w:rFonts w:asciiTheme="minorHAnsi" w:hAnsiTheme="minorHAnsi"/>
                <w:sz w:val="12"/>
                <w:szCs w:val="12"/>
              </w:rPr>
              <w:t>*conditioned space-entirely,</w:t>
            </w:r>
          </w:p>
          <w:p w14:paraId="1F9B99B4" w14:textId="77777777" w:rsidR="00FF26E0" w:rsidRPr="007F61F6" w:rsidRDefault="00FF26E0" w:rsidP="0065068B">
            <w:pPr>
              <w:keepNext/>
              <w:rPr>
                <w:rFonts w:asciiTheme="minorHAnsi" w:hAnsiTheme="minorHAnsi"/>
                <w:sz w:val="12"/>
                <w:szCs w:val="12"/>
              </w:rPr>
            </w:pPr>
            <w:r w:rsidRPr="007F61F6">
              <w:rPr>
                <w:rFonts w:asciiTheme="minorHAnsi" w:hAnsiTheme="minorHAnsi"/>
                <w:sz w:val="12"/>
                <w:szCs w:val="12"/>
              </w:rPr>
              <w:t>*conditioned space -except 12ft,</w:t>
            </w:r>
          </w:p>
          <w:p w14:paraId="1F9B99B5" w14:textId="77777777" w:rsidR="00FF26E0" w:rsidRPr="007F61F6" w:rsidRDefault="00FF26E0" w:rsidP="0065068B">
            <w:pPr>
              <w:keepNext/>
              <w:rPr>
                <w:rFonts w:asciiTheme="minorHAnsi" w:hAnsiTheme="minorHAnsi"/>
                <w:sz w:val="12"/>
                <w:szCs w:val="12"/>
              </w:rPr>
            </w:pPr>
            <w:r w:rsidRPr="007F61F6">
              <w:rPr>
                <w:rFonts w:asciiTheme="minorHAnsi" w:hAnsiTheme="minorHAnsi"/>
                <w:sz w:val="12"/>
                <w:szCs w:val="12"/>
              </w:rPr>
              <w:t>*unconditioned attic,</w:t>
            </w:r>
          </w:p>
          <w:p w14:paraId="1F9B99B6" w14:textId="77777777" w:rsidR="00FF26E0" w:rsidRPr="007F61F6" w:rsidRDefault="00FF26E0" w:rsidP="0065068B">
            <w:pPr>
              <w:keepNext/>
              <w:rPr>
                <w:rFonts w:asciiTheme="minorHAnsi" w:hAnsiTheme="minorHAnsi"/>
                <w:sz w:val="12"/>
                <w:szCs w:val="12"/>
              </w:rPr>
            </w:pPr>
            <w:r w:rsidRPr="007F61F6">
              <w:rPr>
                <w:rFonts w:asciiTheme="minorHAnsi" w:hAnsiTheme="minorHAnsi"/>
                <w:sz w:val="12"/>
                <w:szCs w:val="12"/>
              </w:rPr>
              <w:t>*unconditioned crawl space,</w:t>
            </w:r>
          </w:p>
          <w:p w14:paraId="1F9B99B7" w14:textId="77777777" w:rsidR="00FF26E0" w:rsidRPr="007F61F6" w:rsidRDefault="00FF26E0" w:rsidP="0065068B">
            <w:pPr>
              <w:keepNext/>
              <w:rPr>
                <w:rFonts w:ascii="Calibri" w:hAnsi="Calibri" w:cs="Calibri"/>
                <w:sz w:val="12"/>
                <w:szCs w:val="12"/>
              </w:rPr>
            </w:pPr>
            <w:r w:rsidRPr="007F61F6">
              <w:rPr>
                <w:rFonts w:ascii="Calibri" w:hAnsi="Calibri" w:cs="Calibri"/>
                <w:sz w:val="12"/>
                <w:szCs w:val="12"/>
              </w:rPr>
              <w:t>*controlled ventilation crawl space</w:t>
            </w:r>
          </w:p>
          <w:p w14:paraId="1F9B99B8" w14:textId="77777777" w:rsidR="00FF26E0" w:rsidRPr="007F61F6" w:rsidRDefault="00FF26E0" w:rsidP="0065068B">
            <w:pPr>
              <w:keepNext/>
              <w:rPr>
                <w:rFonts w:ascii="Calibri" w:hAnsi="Calibri" w:cs="Calibri"/>
                <w:sz w:val="12"/>
                <w:szCs w:val="12"/>
              </w:rPr>
            </w:pPr>
            <w:r w:rsidRPr="007F61F6">
              <w:rPr>
                <w:rFonts w:ascii="Calibri" w:hAnsi="Calibri" w:cs="Calibri"/>
                <w:sz w:val="12"/>
                <w:szCs w:val="12"/>
              </w:rPr>
              <w:t>*unconditioned garage,</w:t>
            </w:r>
          </w:p>
          <w:p w14:paraId="1F9B99B9" w14:textId="77777777" w:rsidR="00FF26E0" w:rsidRPr="007F61F6" w:rsidRDefault="00FF26E0" w:rsidP="0065068B">
            <w:pPr>
              <w:keepNext/>
              <w:rPr>
                <w:rFonts w:asciiTheme="minorHAnsi" w:hAnsiTheme="minorHAnsi"/>
                <w:sz w:val="12"/>
                <w:szCs w:val="12"/>
              </w:rPr>
            </w:pPr>
            <w:r w:rsidRPr="007F61F6">
              <w:rPr>
                <w:rFonts w:asciiTheme="minorHAnsi" w:hAnsiTheme="minorHAnsi"/>
                <w:sz w:val="12"/>
                <w:szCs w:val="12"/>
              </w:rPr>
              <w:t>*unconditioned basement,</w:t>
            </w:r>
          </w:p>
          <w:p w14:paraId="1F9B99BA" w14:textId="77777777" w:rsidR="00FF26E0" w:rsidRPr="007F61F6" w:rsidRDefault="00FF26E0" w:rsidP="0065068B">
            <w:pPr>
              <w:rPr>
                <w:rFonts w:asciiTheme="minorHAnsi" w:hAnsiTheme="minorHAnsi"/>
                <w:sz w:val="12"/>
                <w:szCs w:val="12"/>
              </w:rPr>
            </w:pPr>
            <w:r w:rsidRPr="007F61F6">
              <w:rPr>
                <w:rFonts w:asciiTheme="minorHAnsi" w:hAnsiTheme="minorHAnsi"/>
                <w:sz w:val="12"/>
                <w:szCs w:val="12"/>
              </w:rPr>
              <w:t>*outdoors</w:t>
            </w:r>
          </w:p>
          <w:p w14:paraId="1F9B99BB" w14:textId="77777777" w:rsidR="00FF26E0" w:rsidRDefault="00FF26E0" w:rsidP="004914FE">
            <w:pPr>
              <w:rPr>
                <w:rFonts w:asciiTheme="minorHAnsi" w:hAnsiTheme="minorHAnsi"/>
                <w:sz w:val="12"/>
                <w:szCs w:val="12"/>
              </w:rPr>
            </w:pPr>
            <w:r w:rsidRPr="007F61F6">
              <w:rPr>
                <w:rFonts w:asciiTheme="minorHAnsi" w:hAnsiTheme="minorHAnsi"/>
                <w:sz w:val="12"/>
                <w:szCs w:val="12"/>
              </w:rPr>
              <w:t>*Ducts located in multiple places</w:t>
            </w:r>
          </w:p>
          <w:p w14:paraId="76BB8D8B" w14:textId="2A54CA71" w:rsidR="00FF26E0" w:rsidRPr="007F61F6" w:rsidRDefault="00FF26E0" w:rsidP="004914FE">
            <w:pPr>
              <w:rPr>
                <w:rFonts w:asciiTheme="minorHAnsi" w:hAnsiTheme="minorHAnsi"/>
                <w:sz w:val="12"/>
                <w:szCs w:val="12"/>
              </w:rPr>
            </w:pPr>
            <w:r>
              <w:rPr>
                <w:rFonts w:asciiTheme="minorHAnsi" w:hAnsiTheme="minorHAnsi"/>
                <w:sz w:val="12"/>
                <w:szCs w:val="12"/>
              </w:rPr>
              <w:t>Verified low-leakage ducts entirely in conditioned space</w:t>
            </w:r>
          </w:p>
          <w:p w14:paraId="1F9B99BC" w14:textId="77777777" w:rsidR="00FF26E0" w:rsidRPr="007F61F6" w:rsidRDefault="00FF26E0" w:rsidP="004914FE">
            <w:pPr>
              <w:rPr>
                <w:rFonts w:asciiTheme="minorHAnsi" w:hAnsiTheme="minorHAnsi"/>
                <w:sz w:val="12"/>
                <w:szCs w:val="12"/>
              </w:rPr>
            </w:pPr>
          </w:p>
          <w:p w14:paraId="1F9B99BD" w14:textId="77777777" w:rsidR="00FF26E0" w:rsidRPr="0065068B" w:rsidRDefault="00FF26E0" w:rsidP="004914FE">
            <w:pPr>
              <w:keepNext/>
              <w:rPr>
                <w:rFonts w:ascii="Calibri" w:hAnsi="Calibri"/>
                <w:sz w:val="14"/>
                <w:szCs w:val="14"/>
              </w:rPr>
            </w:pPr>
            <w:r w:rsidRPr="007F61F6">
              <w:rPr>
                <w:rFonts w:asciiTheme="minorHAnsi" w:hAnsiTheme="minorHAnsi"/>
                <w:sz w:val="12"/>
                <w:szCs w:val="12"/>
              </w:rPr>
              <w:t xml:space="preserve">flag non-default values and report in project status notes field; a revised CF1R may be required </w:t>
            </w:r>
            <w:r w:rsidRPr="007F61F6">
              <w:rPr>
                <w:rFonts w:ascii="Calibri" w:hAnsi="Calibri"/>
                <w:sz w:val="12"/>
                <w:szCs w:val="12"/>
              </w:rPr>
              <w:t>&gt;&gt;</w:t>
            </w:r>
          </w:p>
        </w:tc>
        <w:tc>
          <w:tcPr>
            <w:tcW w:w="1350" w:type="dxa"/>
          </w:tcPr>
          <w:p w14:paraId="1F9B99BE"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&lt;&lt;</w:t>
            </w:r>
            <w:r w:rsidRPr="004531BB">
              <w:rPr>
                <w:sz w:val="12"/>
                <w:szCs w:val="12"/>
              </w:rPr>
              <w:t xml:space="preserve"> </w:t>
            </w:r>
            <w:r w:rsidRPr="004531BB">
              <w:rPr>
                <w:rFonts w:asciiTheme="minorHAnsi" w:hAnsiTheme="minorHAnsi"/>
                <w:sz w:val="12"/>
                <w:szCs w:val="12"/>
              </w:rPr>
              <w:t xml:space="preserve">calculted field: </w:t>
            </w:r>
          </w:p>
          <w:p w14:paraId="1F9B99BF"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 xml:space="preserve">if </w:t>
            </w:r>
            <w:r w:rsidRPr="00FE5D91">
              <w:rPr>
                <w:rFonts w:asciiTheme="minorHAnsi" w:hAnsiTheme="minorHAnsi"/>
                <w:sz w:val="12"/>
                <w:szCs w:val="12"/>
                <w:highlight w:val="yellow"/>
              </w:rPr>
              <w:t>C10</w:t>
            </w:r>
            <w:r w:rsidRPr="004531BB">
              <w:rPr>
                <w:rFonts w:asciiTheme="minorHAnsi" w:hAnsiTheme="minorHAnsi"/>
                <w:sz w:val="12"/>
                <w:szCs w:val="12"/>
              </w:rPr>
              <w:t xml:space="preserve"> =Verified Duct System Design, </w:t>
            </w:r>
          </w:p>
          <w:p w14:paraId="1F9B99C0"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 xml:space="preserve">then display text: </w:t>
            </w:r>
          </w:p>
          <w:p w14:paraId="1F9B99C1"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 xml:space="preserve">    Verified </w:t>
            </w:r>
          </w:p>
          <w:p w14:paraId="1F9B99C2"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 xml:space="preserve">    Duct </w:t>
            </w:r>
          </w:p>
          <w:p w14:paraId="1F9B99C3"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 xml:space="preserve">    System</w:t>
            </w:r>
          </w:p>
          <w:p w14:paraId="1F9B99C4"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 xml:space="preserve">    Design;</w:t>
            </w:r>
          </w:p>
          <w:p w14:paraId="1F9B99C5" w14:textId="77777777" w:rsidR="00FF26E0" w:rsidRPr="004531BB" w:rsidRDefault="00FF26E0" w:rsidP="004531BB">
            <w:pPr>
              <w:rPr>
                <w:rFonts w:asciiTheme="minorHAnsi" w:hAnsiTheme="minorHAnsi"/>
                <w:sz w:val="12"/>
                <w:szCs w:val="12"/>
              </w:rPr>
            </w:pPr>
          </w:p>
          <w:p w14:paraId="1F9B99C6" w14:textId="77777777" w:rsidR="00FF26E0" w:rsidRPr="004531BB" w:rsidRDefault="00FF26E0" w:rsidP="004531BB">
            <w:pPr>
              <w:rPr>
                <w:rFonts w:asciiTheme="minorHAnsi" w:hAnsiTheme="minorHAnsi"/>
                <w:sz w:val="12"/>
                <w:szCs w:val="12"/>
              </w:rPr>
            </w:pPr>
            <w:r w:rsidRPr="004531BB">
              <w:rPr>
                <w:rFonts w:asciiTheme="minorHAnsi" w:hAnsiTheme="minorHAnsi"/>
                <w:sz w:val="12"/>
                <w:szCs w:val="12"/>
              </w:rPr>
              <w:t>else user pick from list:</w:t>
            </w:r>
          </w:p>
          <w:p w14:paraId="1F9B99C9"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R-4.2, </w:t>
            </w:r>
          </w:p>
          <w:p w14:paraId="1F9B99CA"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R-6, </w:t>
            </w:r>
          </w:p>
          <w:p w14:paraId="1F9B99CB"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R-8, </w:t>
            </w:r>
          </w:p>
          <w:p w14:paraId="1F9B99CC"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R-10, </w:t>
            </w:r>
          </w:p>
          <w:p w14:paraId="1F9B99CD" w14:textId="77777777" w:rsidR="00FF26E0" w:rsidRPr="004531BB" w:rsidRDefault="00FF26E0" w:rsidP="004914FE">
            <w:pPr>
              <w:rPr>
                <w:rFonts w:asciiTheme="minorHAnsi" w:hAnsiTheme="minorHAnsi"/>
                <w:sz w:val="12"/>
                <w:szCs w:val="12"/>
              </w:rPr>
            </w:pPr>
            <w:r w:rsidRPr="004531BB">
              <w:rPr>
                <w:rFonts w:asciiTheme="minorHAnsi" w:hAnsiTheme="minorHAnsi"/>
                <w:sz w:val="12"/>
                <w:szCs w:val="12"/>
              </w:rPr>
              <w:t xml:space="preserve">R-12;  </w:t>
            </w:r>
          </w:p>
          <w:p w14:paraId="1F9B99CE" w14:textId="2B6E40EF" w:rsidR="00FF26E0" w:rsidRDefault="00FF26E0" w:rsidP="00DD404F">
            <w:pPr>
              <w:keepNext/>
              <w:rPr>
                <w:rFonts w:asciiTheme="minorHAnsi" w:hAnsiTheme="minorHAnsi"/>
                <w:sz w:val="12"/>
                <w:szCs w:val="12"/>
              </w:rPr>
            </w:pPr>
            <w:r>
              <w:rPr>
                <w:rFonts w:asciiTheme="minorHAnsi" w:hAnsiTheme="minorHAnsi"/>
                <w:sz w:val="12"/>
                <w:szCs w:val="12"/>
              </w:rPr>
              <w:t xml:space="preserve">and </w:t>
            </w:r>
            <w:r w:rsidRPr="004531BB">
              <w:rPr>
                <w:rFonts w:asciiTheme="minorHAnsi" w:hAnsiTheme="minorHAnsi"/>
                <w:sz w:val="12"/>
                <w:szCs w:val="12"/>
              </w:rPr>
              <w:t xml:space="preserve">check value: must be ≥ value in </w:t>
            </w:r>
            <w:r>
              <w:rPr>
                <w:rFonts w:asciiTheme="minorHAnsi" w:hAnsiTheme="minorHAnsi"/>
                <w:sz w:val="12"/>
                <w:szCs w:val="12"/>
              </w:rPr>
              <w:t>D11</w:t>
            </w:r>
            <w:r w:rsidRPr="004531BB">
              <w:rPr>
                <w:rFonts w:asciiTheme="minorHAnsi" w:hAnsiTheme="minorHAnsi"/>
                <w:sz w:val="12"/>
                <w:szCs w:val="12"/>
              </w:rPr>
              <w:t xml:space="preserve">, or  </w:t>
            </w:r>
            <w:r w:rsidRPr="00BE0071">
              <w:rPr>
                <w:rFonts w:asciiTheme="minorHAnsi" w:hAnsiTheme="minorHAnsi"/>
                <w:sz w:val="12"/>
                <w:szCs w:val="12"/>
                <w:highlight w:val="yellow"/>
              </w:rPr>
              <w:t>L07</w:t>
            </w:r>
            <w:r w:rsidRPr="004531BB">
              <w:rPr>
                <w:rFonts w:asciiTheme="minorHAnsi" w:hAnsiTheme="minorHAnsi"/>
                <w:sz w:val="12"/>
                <w:szCs w:val="12"/>
              </w:rPr>
              <w:t xml:space="preserve"> must= yes</w:t>
            </w:r>
            <w:r w:rsidRPr="004531BB" w:rsidDel="00DD404F">
              <w:rPr>
                <w:rFonts w:asciiTheme="minorHAnsi" w:hAnsiTheme="minorHAnsi"/>
                <w:sz w:val="12"/>
                <w:szCs w:val="12"/>
              </w:rPr>
              <w:t xml:space="preserve"> </w:t>
            </w:r>
            <w:r w:rsidRPr="004531BB">
              <w:rPr>
                <w:rFonts w:asciiTheme="minorHAnsi" w:hAnsiTheme="minorHAnsi"/>
                <w:sz w:val="12"/>
                <w:szCs w:val="12"/>
              </w:rPr>
              <w:t xml:space="preserve">to comply; </w:t>
            </w:r>
          </w:p>
          <w:p w14:paraId="1F9B99CF" w14:textId="77777777" w:rsidR="00FF26E0" w:rsidRDefault="00FF26E0" w:rsidP="00DD404F">
            <w:pPr>
              <w:keepNext/>
              <w:rPr>
                <w:rFonts w:asciiTheme="minorHAnsi" w:hAnsiTheme="minorHAnsi"/>
                <w:sz w:val="12"/>
                <w:szCs w:val="12"/>
              </w:rPr>
            </w:pPr>
          </w:p>
          <w:p w14:paraId="1F9B99D0" w14:textId="77777777" w:rsidR="00FF26E0" w:rsidRPr="0065068B" w:rsidRDefault="00FF26E0" w:rsidP="00DD404F">
            <w:pPr>
              <w:keepNext/>
              <w:rPr>
                <w:rFonts w:ascii="Calibri" w:hAnsi="Calibri"/>
                <w:sz w:val="14"/>
                <w:szCs w:val="14"/>
              </w:rPr>
            </w:pPr>
            <w:r w:rsidRPr="004531BB">
              <w:rPr>
                <w:rFonts w:asciiTheme="minorHAnsi" w:hAnsiTheme="minorHAnsi"/>
                <w:sz w:val="12"/>
                <w:szCs w:val="12"/>
              </w:rPr>
              <w:t>else flag non-compliant value and do not allow registration to proceed &gt;&gt;</w:t>
            </w:r>
          </w:p>
        </w:tc>
        <w:tc>
          <w:tcPr>
            <w:tcW w:w="1440" w:type="dxa"/>
          </w:tcPr>
          <w:p w14:paraId="1F9B99D1" w14:textId="77777777" w:rsidR="00FF26E0" w:rsidRDefault="00FF26E0" w:rsidP="00E91CEC">
            <w:pPr>
              <w:keepNext/>
              <w:rPr>
                <w:rFonts w:asciiTheme="minorHAnsi" w:hAnsiTheme="minorHAnsi"/>
                <w:sz w:val="14"/>
                <w:szCs w:val="14"/>
              </w:rPr>
            </w:pPr>
            <w:r w:rsidRPr="0065068B">
              <w:rPr>
                <w:rFonts w:asciiTheme="minorHAnsi" w:hAnsiTheme="minorHAnsi"/>
                <w:sz w:val="14"/>
                <w:szCs w:val="14"/>
              </w:rPr>
              <w:t>&lt;&lt; Default Value=</w:t>
            </w:r>
            <w:r w:rsidRPr="0065068B">
              <w:rPr>
                <w:rFonts w:asciiTheme="minorHAnsi" w:hAnsiTheme="minorHAnsi"/>
                <w:sz w:val="14"/>
                <w:szCs w:val="14"/>
                <w:u w:val="single"/>
              </w:rPr>
              <w:t>No Exemption</w:t>
            </w:r>
            <w:r w:rsidRPr="0065068B">
              <w:rPr>
                <w:rFonts w:asciiTheme="minorHAnsi" w:hAnsiTheme="minorHAnsi"/>
                <w:sz w:val="14"/>
                <w:szCs w:val="14"/>
              </w:rPr>
              <w:t>,</w:t>
            </w:r>
          </w:p>
          <w:p w14:paraId="08B11492" w14:textId="77777777" w:rsidR="00FF26E0" w:rsidRDefault="00FF26E0" w:rsidP="00E91CEC">
            <w:pPr>
              <w:keepNext/>
              <w:rPr>
                <w:rFonts w:asciiTheme="minorHAnsi" w:hAnsiTheme="minorHAnsi"/>
                <w:sz w:val="14"/>
                <w:szCs w:val="14"/>
              </w:rPr>
            </w:pPr>
          </w:p>
          <w:p w14:paraId="1F9B99D2" w14:textId="03688C4D" w:rsidR="00FF26E0" w:rsidRPr="0065068B" w:rsidRDefault="00FF26E0" w:rsidP="00E91CEC">
            <w:pPr>
              <w:keepNext/>
              <w:rPr>
                <w:rFonts w:asciiTheme="minorHAnsi" w:hAnsiTheme="minorHAnsi"/>
                <w:sz w:val="14"/>
                <w:szCs w:val="14"/>
              </w:rPr>
            </w:pPr>
            <w:r>
              <w:rPr>
                <w:rFonts w:asciiTheme="minorHAnsi" w:hAnsiTheme="minorHAnsi"/>
                <w:sz w:val="14"/>
                <w:szCs w:val="14"/>
              </w:rPr>
              <w:t xml:space="preserve">if values in both </w:t>
            </w:r>
            <w:r w:rsidRPr="00FA4801">
              <w:rPr>
                <w:rFonts w:asciiTheme="minorHAnsi" w:hAnsiTheme="minorHAnsi"/>
                <w:sz w:val="14"/>
                <w:szCs w:val="14"/>
                <w:highlight w:val="yellow"/>
                <w:u w:val="single"/>
              </w:rPr>
              <w:t>L03</w:t>
            </w:r>
            <w:r>
              <w:rPr>
                <w:rFonts w:asciiTheme="minorHAnsi" w:hAnsiTheme="minorHAnsi"/>
                <w:sz w:val="14"/>
                <w:szCs w:val="14"/>
                <w:u w:val="single"/>
              </w:rPr>
              <w:t xml:space="preserve"> and </w:t>
            </w:r>
            <w:r w:rsidRPr="00FA4801">
              <w:rPr>
                <w:rFonts w:asciiTheme="minorHAnsi" w:hAnsiTheme="minorHAnsi"/>
                <w:sz w:val="14"/>
                <w:szCs w:val="14"/>
                <w:highlight w:val="yellow"/>
                <w:u w:val="single"/>
              </w:rPr>
              <w:t>L05</w:t>
            </w:r>
            <w:r>
              <w:rPr>
                <w:rFonts w:asciiTheme="minorHAnsi" w:hAnsiTheme="minorHAnsi"/>
                <w:sz w:val="14"/>
                <w:szCs w:val="14"/>
                <w:u w:val="single"/>
              </w:rPr>
              <w:t>=</w:t>
            </w:r>
            <w:r w:rsidRPr="007F61F6">
              <w:rPr>
                <w:rFonts w:asciiTheme="minorHAnsi" w:hAnsiTheme="minorHAnsi"/>
                <w:sz w:val="12"/>
                <w:szCs w:val="12"/>
              </w:rPr>
              <w:t xml:space="preserve"> conditioned space-entirely</w:t>
            </w:r>
          </w:p>
          <w:p w14:paraId="1F9B99D3" w14:textId="77777777" w:rsidR="00FF26E0" w:rsidRPr="0065068B" w:rsidRDefault="00FF26E0" w:rsidP="001C3D31">
            <w:pPr>
              <w:keepNext/>
              <w:rPr>
                <w:rFonts w:asciiTheme="minorHAnsi" w:hAnsiTheme="minorHAnsi"/>
                <w:sz w:val="14"/>
                <w:szCs w:val="14"/>
              </w:rPr>
            </w:pPr>
            <w:r w:rsidRPr="0065068B">
              <w:rPr>
                <w:rFonts w:asciiTheme="minorHAnsi" w:hAnsiTheme="minorHAnsi"/>
                <w:sz w:val="14"/>
                <w:szCs w:val="14"/>
              </w:rPr>
              <w:t>allow user to override the default and pick from list: result=</w:t>
            </w:r>
            <w:r w:rsidRPr="0065068B">
              <w:rPr>
                <w:rFonts w:asciiTheme="minorHAnsi" w:hAnsiTheme="minorHAnsi"/>
                <w:sz w:val="14"/>
                <w:szCs w:val="14"/>
                <w:u w:val="single"/>
              </w:rPr>
              <w:t>yes</w:t>
            </w:r>
            <w:r w:rsidRPr="0065068B">
              <w:rPr>
                <w:rFonts w:asciiTheme="minorHAnsi" w:hAnsiTheme="minorHAnsi"/>
                <w:sz w:val="14"/>
                <w:szCs w:val="14"/>
              </w:rPr>
              <w:t>&gt;&gt;</w:t>
            </w:r>
          </w:p>
        </w:tc>
        <w:tc>
          <w:tcPr>
            <w:tcW w:w="2520" w:type="dxa"/>
          </w:tcPr>
          <w:p w14:paraId="2150F8F1" w14:textId="5CA84EF3" w:rsidR="00FF26E0" w:rsidRPr="008D37F3" w:rsidRDefault="00FF26E0" w:rsidP="008D37F3">
            <w:pPr>
              <w:keepNext/>
              <w:rPr>
                <w:rFonts w:ascii="Calibri" w:hAnsi="Calibri"/>
                <w:sz w:val="14"/>
                <w:szCs w:val="14"/>
              </w:rPr>
            </w:pPr>
            <w:r w:rsidRPr="0065068B">
              <w:rPr>
                <w:rFonts w:ascii="Calibri" w:hAnsi="Calibri"/>
                <w:sz w:val="14"/>
                <w:szCs w:val="14"/>
              </w:rPr>
              <w:t>&lt;&lt;</w:t>
            </w:r>
            <w:r w:rsidRPr="00901A7D">
              <w:rPr>
                <w:rFonts w:ascii="Calibri" w:hAnsi="Calibri"/>
                <w:sz w:val="14"/>
                <w:szCs w:val="14"/>
              </w:rPr>
              <w:t xml:space="preserve"> if System Type in D05=</w:t>
            </w:r>
            <w:r w:rsidRPr="008D37F3">
              <w:rPr>
                <w:rFonts w:ascii="Calibri" w:hAnsi="Calibri"/>
                <w:sz w:val="14"/>
                <w:szCs w:val="14"/>
              </w:rPr>
              <w:t>no cooling,</w:t>
            </w:r>
          </w:p>
          <w:p w14:paraId="5D80998C" w14:textId="7F4D89B1" w:rsidR="00FF26E0" w:rsidRDefault="00FF26E0" w:rsidP="008D37F3">
            <w:pPr>
              <w:keepNext/>
              <w:rPr>
                <w:rFonts w:ascii="Calibri" w:hAnsi="Calibri"/>
                <w:sz w:val="14"/>
                <w:szCs w:val="14"/>
              </w:rPr>
            </w:pPr>
            <w:r w:rsidRPr="008D37F3">
              <w:rPr>
                <w:rFonts w:ascii="Calibri" w:hAnsi="Calibri"/>
                <w:sz w:val="14"/>
                <w:szCs w:val="14"/>
              </w:rPr>
              <w:t>then result = Exempt -</w:t>
            </w:r>
            <w:r>
              <w:rPr>
                <w:rFonts w:ascii="Calibri" w:hAnsi="Calibri"/>
                <w:sz w:val="14"/>
                <w:szCs w:val="14"/>
              </w:rPr>
              <w:t xml:space="preserve"> </w:t>
            </w:r>
            <w:r w:rsidRPr="008D37F3">
              <w:rPr>
                <w:rFonts w:ascii="Calibri" w:hAnsi="Calibri"/>
                <w:sz w:val="14"/>
                <w:szCs w:val="14"/>
              </w:rPr>
              <w:t>No Cooling</w:t>
            </w:r>
          </w:p>
          <w:p w14:paraId="78209BA5" w14:textId="77777777" w:rsidR="00FF26E0" w:rsidRDefault="00FF26E0" w:rsidP="004379EB">
            <w:pPr>
              <w:keepNext/>
              <w:rPr>
                <w:rFonts w:ascii="Calibri" w:hAnsi="Calibri"/>
                <w:sz w:val="14"/>
                <w:szCs w:val="14"/>
              </w:rPr>
            </w:pPr>
          </w:p>
          <w:p w14:paraId="1F9B99D4" w14:textId="24312B20" w:rsidR="00FF26E0" w:rsidRPr="0065068B" w:rsidRDefault="00FF26E0" w:rsidP="004379EB">
            <w:pPr>
              <w:keepNext/>
              <w:rPr>
                <w:rFonts w:asciiTheme="minorHAnsi" w:hAnsiTheme="minorHAnsi"/>
                <w:sz w:val="14"/>
                <w:szCs w:val="14"/>
              </w:rPr>
            </w:pPr>
            <w:r>
              <w:rPr>
                <w:rFonts w:asciiTheme="minorHAnsi" w:hAnsiTheme="minorHAnsi"/>
                <w:sz w:val="14"/>
                <w:szCs w:val="14"/>
              </w:rPr>
              <w:t>else</w:t>
            </w:r>
            <w:r w:rsidRPr="0065068B">
              <w:rPr>
                <w:rFonts w:asciiTheme="minorHAnsi" w:hAnsiTheme="minorHAnsi"/>
                <w:sz w:val="14"/>
                <w:szCs w:val="14"/>
              </w:rPr>
              <w:t>if</w:t>
            </w:r>
            <w:r>
              <w:rPr>
                <w:rFonts w:asciiTheme="minorHAnsi" w:hAnsiTheme="minorHAnsi"/>
                <w:sz w:val="14"/>
                <w:szCs w:val="14"/>
              </w:rPr>
              <w:t xml:space="preserve"> </w:t>
            </w:r>
            <w:r w:rsidRPr="00984D38">
              <w:rPr>
                <w:rFonts w:asciiTheme="minorHAnsi" w:hAnsiTheme="minorHAnsi"/>
                <w:sz w:val="14"/>
                <w:szCs w:val="14"/>
                <w:highlight w:val="yellow"/>
              </w:rPr>
              <w:t>D05</w:t>
            </w:r>
            <w:r w:rsidRPr="0065068B">
              <w:rPr>
                <w:rFonts w:asciiTheme="minorHAnsi" w:hAnsiTheme="minorHAnsi"/>
                <w:sz w:val="14"/>
                <w:szCs w:val="14"/>
              </w:rPr>
              <w:t>=one of the following</w:t>
            </w:r>
            <w:r w:rsidRPr="008D37F3">
              <w:rPr>
                <w:rFonts w:asciiTheme="minorHAnsi" w:hAnsiTheme="minorHAnsi"/>
                <w:sz w:val="14"/>
                <w:szCs w:val="14"/>
              </w:rPr>
              <w:t xml:space="preserve"> three system types:</w:t>
            </w:r>
            <w:r w:rsidRPr="0065068B">
              <w:rPr>
                <w:rFonts w:asciiTheme="minorHAnsi" w:hAnsiTheme="minorHAnsi"/>
                <w:sz w:val="14"/>
                <w:szCs w:val="14"/>
              </w:rPr>
              <w:t>:</w:t>
            </w:r>
          </w:p>
          <w:p w14:paraId="1F9B99D5" w14:textId="07A6BA25" w:rsidR="00FF26E0" w:rsidRPr="0065068B" w:rsidRDefault="00FF26E0" w:rsidP="004379EB">
            <w:pPr>
              <w:keepNext/>
              <w:rPr>
                <w:rFonts w:asciiTheme="minorHAnsi" w:hAnsiTheme="minorHAnsi"/>
                <w:sz w:val="14"/>
                <w:szCs w:val="14"/>
              </w:rPr>
            </w:pPr>
          </w:p>
          <w:p w14:paraId="1F9B99D6" w14:textId="665BB3CC" w:rsidR="00FF26E0" w:rsidRPr="0065068B" w:rsidRDefault="00FF26E0" w:rsidP="004379EB">
            <w:pPr>
              <w:keepNext/>
              <w:rPr>
                <w:rFonts w:asciiTheme="minorHAnsi" w:hAnsiTheme="minorHAnsi"/>
                <w:sz w:val="14"/>
                <w:szCs w:val="14"/>
              </w:rPr>
            </w:pPr>
            <w:r>
              <w:rPr>
                <w:rFonts w:asciiTheme="minorHAnsi" w:hAnsiTheme="minorHAnsi"/>
                <w:sz w:val="14"/>
                <w:szCs w:val="14"/>
              </w:rPr>
              <w:t>*</w:t>
            </w:r>
            <w:r w:rsidRPr="0065068B">
              <w:rPr>
                <w:rFonts w:asciiTheme="minorHAnsi" w:hAnsiTheme="minorHAnsi"/>
                <w:sz w:val="14"/>
                <w:szCs w:val="14"/>
              </w:rPr>
              <w:t>*evaporative - direct, or</w:t>
            </w:r>
          </w:p>
          <w:p w14:paraId="1F9B99D7" w14:textId="670D7E8F" w:rsidR="00FF26E0" w:rsidRPr="0065068B" w:rsidRDefault="00FF26E0" w:rsidP="004379EB">
            <w:pPr>
              <w:rPr>
                <w:rFonts w:asciiTheme="minorHAnsi" w:hAnsiTheme="minorHAnsi"/>
                <w:sz w:val="14"/>
                <w:szCs w:val="14"/>
              </w:rPr>
            </w:pPr>
            <w:r>
              <w:rPr>
                <w:rFonts w:asciiTheme="minorHAnsi" w:hAnsiTheme="minorHAnsi"/>
                <w:sz w:val="14"/>
                <w:szCs w:val="14"/>
              </w:rPr>
              <w:t>*</w:t>
            </w:r>
            <w:r w:rsidRPr="0065068B">
              <w:rPr>
                <w:rFonts w:asciiTheme="minorHAnsi" w:hAnsiTheme="minorHAnsi"/>
                <w:sz w:val="14"/>
                <w:szCs w:val="14"/>
              </w:rPr>
              <w:t>*evaporative - indirect, or</w:t>
            </w:r>
          </w:p>
          <w:p w14:paraId="1F9B99D8" w14:textId="0BBD31E8" w:rsidR="00FF26E0" w:rsidRPr="0065068B" w:rsidRDefault="00FF26E0" w:rsidP="004379EB">
            <w:pPr>
              <w:keepNext/>
              <w:rPr>
                <w:rFonts w:asciiTheme="minorHAnsi" w:hAnsiTheme="minorHAnsi"/>
                <w:sz w:val="14"/>
                <w:szCs w:val="14"/>
              </w:rPr>
            </w:pPr>
            <w:r>
              <w:rPr>
                <w:rFonts w:asciiTheme="minorHAnsi" w:hAnsiTheme="minorHAnsi"/>
                <w:sz w:val="14"/>
                <w:szCs w:val="14"/>
              </w:rPr>
              <w:t>*</w:t>
            </w:r>
            <w:r w:rsidRPr="0065068B">
              <w:rPr>
                <w:rFonts w:asciiTheme="minorHAnsi" w:hAnsiTheme="minorHAnsi"/>
                <w:sz w:val="14"/>
                <w:szCs w:val="14"/>
              </w:rPr>
              <w:t>*evaporative - indirectdirect,</w:t>
            </w:r>
          </w:p>
          <w:p w14:paraId="3CE61864" w14:textId="75E52061" w:rsidR="00FF26E0" w:rsidRDefault="00FF26E0" w:rsidP="00D35B5D">
            <w:pPr>
              <w:keepNext/>
              <w:rPr>
                <w:rFonts w:asciiTheme="minorHAnsi" w:hAnsiTheme="minorHAnsi"/>
                <w:sz w:val="14"/>
                <w:szCs w:val="14"/>
              </w:rPr>
            </w:pPr>
            <w:r w:rsidRPr="0065068B">
              <w:rPr>
                <w:rFonts w:asciiTheme="minorHAnsi" w:hAnsiTheme="minorHAnsi"/>
                <w:sz w:val="14"/>
                <w:szCs w:val="14"/>
              </w:rPr>
              <w:t>then result = Exempt</w:t>
            </w:r>
            <w:r>
              <w:rPr>
                <w:rFonts w:asciiTheme="minorHAnsi" w:hAnsiTheme="minorHAnsi"/>
                <w:sz w:val="14"/>
                <w:szCs w:val="14"/>
              </w:rPr>
              <w:t xml:space="preserve"> - Evaporative System</w:t>
            </w:r>
            <w:r w:rsidRPr="0065068B">
              <w:rPr>
                <w:rFonts w:asciiTheme="minorHAnsi" w:hAnsiTheme="minorHAnsi"/>
                <w:sz w:val="14"/>
                <w:szCs w:val="14"/>
              </w:rPr>
              <w:t>;</w:t>
            </w:r>
            <w:r>
              <w:rPr>
                <w:rFonts w:asciiTheme="minorHAnsi" w:hAnsiTheme="minorHAnsi"/>
                <w:sz w:val="14"/>
                <w:szCs w:val="14"/>
              </w:rPr>
              <w:t xml:space="preserve"> </w:t>
            </w:r>
          </w:p>
          <w:p w14:paraId="15050E61" w14:textId="59B5EE0B" w:rsidR="00FF26E0" w:rsidRPr="00D35B5D" w:rsidRDefault="00FF26E0" w:rsidP="00D35B5D">
            <w:pPr>
              <w:keepNext/>
              <w:rPr>
                <w:rFonts w:asciiTheme="minorHAnsi" w:hAnsiTheme="minorHAnsi"/>
                <w:sz w:val="14"/>
                <w:szCs w:val="14"/>
              </w:rPr>
            </w:pPr>
          </w:p>
          <w:p w14:paraId="1F9B99DA" w14:textId="3379F17E" w:rsidR="00FF26E0" w:rsidRDefault="00FF26E0" w:rsidP="004379EB">
            <w:pPr>
              <w:keepNext/>
              <w:rPr>
                <w:rFonts w:asciiTheme="minorHAnsi" w:hAnsiTheme="minorHAnsi"/>
                <w:sz w:val="14"/>
                <w:szCs w:val="14"/>
              </w:rPr>
            </w:pPr>
            <w:r>
              <w:rPr>
                <w:rFonts w:asciiTheme="minorHAnsi" w:hAnsiTheme="minorHAnsi"/>
                <w:sz w:val="14"/>
                <w:szCs w:val="14"/>
              </w:rPr>
              <w:t>else</w:t>
            </w:r>
            <w:r w:rsidRPr="00D35B5D">
              <w:rPr>
                <w:rFonts w:asciiTheme="minorHAnsi" w:hAnsiTheme="minorHAnsi"/>
                <w:sz w:val="14"/>
                <w:szCs w:val="14"/>
              </w:rPr>
              <w:t xml:space="preserve">if </w:t>
            </w:r>
            <w:r w:rsidRPr="00984D38">
              <w:rPr>
                <w:rFonts w:asciiTheme="minorHAnsi" w:hAnsiTheme="minorHAnsi"/>
                <w:sz w:val="14"/>
                <w:szCs w:val="14"/>
                <w:highlight w:val="yellow"/>
              </w:rPr>
              <w:t>L12</w:t>
            </w:r>
            <w:r w:rsidRPr="00D35B5D">
              <w:rPr>
                <w:rFonts w:asciiTheme="minorHAnsi" w:hAnsiTheme="minorHAnsi"/>
                <w:sz w:val="14"/>
                <w:szCs w:val="14"/>
              </w:rPr>
              <w:t xml:space="preserve">=no, </w:t>
            </w:r>
            <w:r>
              <w:rPr>
                <w:rFonts w:asciiTheme="minorHAnsi" w:hAnsiTheme="minorHAnsi"/>
                <w:sz w:val="14"/>
                <w:szCs w:val="14"/>
              </w:rPr>
              <w:t xml:space="preserve"> </w:t>
            </w:r>
            <w:r w:rsidRPr="00D35B5D">
              <w:rPr>
                <w:rFonts w:asciiTheme="minorHAnsi" w:hAnsiTheme="minorHAnsi"/>
                <w:sz w:val="14"/>
                <w:szCs w:val="14"/>
              </w:rPr>
              <w:t xml:space="preserve">then result = </w:t>
            </w:r>
            <w:r>
              <w:rPr>
                <w:rFonts w:asciiTheme="minorHAnsi" w:hAnsiTheme="minorHAnsi"/>
                <w:sz w:val="14"/>
                <w:szCs w:val="14"/>
              </w:rPr>
              <w:t>E</w:t>
            </w:r>
            <w:r w:rsidRPr="00D35B5D">
              <w:rPr>
                <w:rFonts w:asciiTheme="minorHAnsi" w:hAnsiTheme="minorHAnsi"/>
                <w:sz w:val="14"/>
                <w:szCs w:val="14"/>
              </w:rPr>
              <w:t>xempt</w:t>
            </w:r>
            <w:r>
              <w:rPr>
                <w:rFonts w:asciiTheme="minorHAnsi" w:hAnsiTheme="minorHAnsi"/>
                <w:sz w:val="14"/>
                <w:szCs w:val="14"/>
              </w:rPr>
              <w:t xml:space="preserve"> - RA3.3 Protocols  are N/A</w:t>
            </w:r>
            <w:r w:rsidRPr="00D35B5D">
              <w:rPr>
                <w:rFonts w:asciiTheme="minorHAnsi" w:hAnsiTheme="minorHAnsi"/>
                <w:sz w:val="14"/>
                <w:szCs w:val="14"/>
              </w:rPr>
              <w:t>;</w:t>
            </w:r>
          </w:p>
          <w:p w14:paraId="2871D60D" w14:textId="77777777" w:rsidR="00FF26E0" w:rsidRPr="0065068B" w:rsidRDefault="00FF26E0" w:rsidP="004379EB">
            <w:pPr>
              <w:keepNext/>
              <w:rPr>
                <w:rFonts w:asciiTheme="minorHAnsi" w:hAnsiTheme="minorHAnsi"/>
                <w:sz w:val="14"/>
                <w:szCs w:val="14"/>
              </w:rPr>
            </w:pPr>
          </w:p>
          <w:p w14:paraId="1F9B99DB" w14:textId="68322BEA" w:rsidR="00FF26E0" w:rsidRDefault="00FF26E0" w:rsidP="00CE52E9">
            <w:pPr>
              <w:keepNext/>
              <w:rPr>
                <w:rFonts w:ascii="Calibri" w:hAnsi="Calibri"/>
                <w:sz w:val="14"/>
                <w:szCs w:val="14"/>
              </w:rPr>
            </w:pPr>
            <w:r>
              <w:rPr>
                <w:rFonts w:ascii="Calibri" w:hAnsi="Calibri"/>
                <w:sz w:val="14"/>
                <w:szCs w:val="14"/>
              </w:rPr>
              <w:t xml:space="preserve">elseif B10={new or </w:t>
            </w:r>
            <w:r w:rsidRPr="00741378">
              <w:rPr>
                <w:rFonts w:ascii="Calibri" w:hAnsi="Calibri"/>
                <w:sz w:val="14"/>
                <w:szCs w:val="14"/>
                <w:highlight w:val="yellow"/>
              </w:rPr>
              <w:t>altered</w:t>
            </w:r>
            <w:r>
              <w:rPr>
                <w:rFonts w:ascii="Calibri" w:hAnsi="Calibri"/>
                <w:sz w:val="14"/>
                <w:szCs w:val="14"/>
              </w:rPr>
              <w:t>}, AND one or more of the following three conditions is true:</w:t>
            </w:r>
          </w:p>
          <w:p w14:paraId="1F9B99DC" w14:textId="743051B7" w:rsidR="00FF26E0" w:rsidRDefault="00FF26E0" w:rsidP="00CE52E9">
            <w:pPr>
              <w:keepNext/>
              <w:rPr>
                <w:rFonts w:ascii="Calibri" w:hAnsi="Calibri"/>
                <w:sz w:val="14"/>
                <w:szCs w:val="14"/>
              </w:rPr>
            </w:pPr>
            <w:r>
              <w:rPr>
                <w:rFonts w:ascii="Calibri" w:hAnsi="Calibri"/>
                <w:sz w:val="14"/>
                <w:szCs w:val="14"/>
              </w:rPr>
              <w:t xml:space="preserve">**value in </w:t>
            </w:r>
            <w:r w:rsidRPr="006B6DA7">
              <w:rPr>
                <w:rFonts w:ascii="Calibri" w:hAnsi="Calibri"/>
                <w:sz w:val="14"/>
                <w:szCs w:val="14"/>
                <w:highlight w:val="yellow"/>
              </w:rPr>
              <w:t>C09</w:t>
            </w:r>
            <w:r>
              <w:rPr>
                <w:rFonts w:ascii="Calibri" w:hAnsi="Calibri"/>
                <w:sz w:val="14"/>
                <w:szCs w:val="14"/>
              </w:rPr>
              <w:t xml:space="preserve"> is </w:t>
            </w:r>
            <w:r w:rsidRPr="0065068B">
              <w:rPr>
                <w:rFonts w:ascii="Calibri" w:hAnsi="Calibri"/>
                <w:b/>
                <w:sz w:val="14"/>
                <w:szCs w:val="14"/>
              </w:rPr>
              <w:t>less than</w:t>
            </w:r>
            <w:r w:rsidRPr="0065068B">
              <w:rPr>
                <w:rFonts w:ascii="Calibri" w:hAnsi="Calibri"/>
                <w:sz w:val="14"/>
                <w:szCs w:val="14"/>
              </w:rPr>
              <w:t xml:space="preserve"> 0.58</w:t>
            </w:r>
            <w:r>
              <w:rPr>
                <w:rFonts w:ascii="Calibri" w:hAnsi="Calibri"/>
                <w:sz w:val="14"/>
                <w:szCs w:val="14"/>
              </w:rPr>
              <w:t xml:space="preserve"> </w:t>
            </w:r>
          </w:p>
          <w:p w14:paraId="1F9B99DD" w14:textId="7CBBE1C6" w:rsidR="00FF26E0" w:rsidRDefault="00FF26E0" w:rsidP="00CE52E9">
            <w:pPr>
              <w:keepNext/>
              <w:rPr>
                <w:rFonts w:ascii="Calibri" w:hAnsi="Calibri"/>
                <w:sz w:val="14"/>
                <w:szCs w:val="14"/>
              </w:rPr>
            </w:pPr>
            <w:r>
              <w:rPr>
                <w:rFonts w:ascii="Calibri" w:hAnsi="Calibri"/>
                <w:sz w:val="14"/>
                <w:szCs w:val="14"/>
              </w:rPr>
              <w:t xml:space="preserve">**value in </w:t>
            </w:r>
            <w:r w:rsidRPr="006B6DA7">
              <w:rPr>
                <w:rFonts w:ascii="Calibri" w:hAnsi="Calibri"/>
                <w:sz w:val="14"/>
                <w:szCs w:val="14"/>
                <w:highlight w:val="yellow"/>
              </w:rPr>
              <w:t>C08</w:t>
            </w:r>
            <w:r>
              <w:rPr>
                <w:rFonts w:ascii="Calibri" w:hAnsi="Calibri"/>
                <w:sz w:val="14"/>
                <w:szCs w:val="14"/>
              </w:rPr>
              <w:t xml:space="preserve"> </w:t>
            </w:r>
            <w:r w:rsidRPr="0065068B">
              <w:rPr>
                <w:rFonts w:ascii="Calibri" w:hAnsi="Calibri"/>
                <w:sz w:val="14"/>
                <w:szCs w:val="14"/>
              </w:rPr>
              <w:t xml:space="preserve"> </w:t>
            </w:r>
            <w:r w:rsidRPr="0065068B">
              <w:rPr>
                <w:rFonts w:ascii="Calibri" w:hAnsi="Calibri"/>
                <w:b/>
                <w:sz w:val="14"/>
                <w:szCs w:val="14"/>
              </w:rPr>
              <w:t>greater than</w:t>
            </w:r>
            <w:r w:rsidRPr="0065068B">
              <w:rPr>
                <w:rFonts w:ascii="Calibri" w:hAnsi="Calibri"/>
                <w:sz w:val="14"/>
                <w:szCs w:val="14"/>
              </w:rPr>
              <w:t xml:space="preserve"> 350</w:t>
            </w:r>
          </w:p>
          <w:p w14:paraId="2471F140" w14:textId="4ED1525A" w:rsidR="00FF26E0" w:rsidRPr="00431ECC" w:rsidRDefault="00FF26E0" w:rsidP="00431ECC">
            <w:pPr>
              <w:keepNext/>
              <w:rPr>
                <w:rFonts w:ascii="Calibri" w:hAnsi="Calibri"/>
                <w:sz w:val="12"/>
                <w:szCs w:val="12"/>
              </w:rPr>
            </w:pPr>
            <w:r>
              <w:rPr>
                <w:rFonts w:ascii="Calibri" w:hAnsi="Calibri"/>
                <w:sz w:val="12"/>
                <w:szCs w:val="12"/>
              </w:rPr>
              <w:t>**</w:t>
            </w:r>
            <w:r w:rsidRPr="00371711">
              <w:rPr>
                <w:rFonts w:ascii="Calibri" w:hAnsi="Calibri"/>
                <w:sz w:val="12"/>
                <w:szCs w:val="12"/>
                <w:highlight w:val="yellow"/>
              </w:rPr>
              <w:t>D</w:t>
            </w:r>
            <w:r>
              <w:rPr>
                <w:rFonts w:ascii="Calibri" w:hAnsi="Calibri"/>
                <w:sz w:val="12"/>
                <w:szCs w:val="12"/>
              </w:rPr>
              <w:t>09=CFI System</w:t>
            </w:r>
          </w:p>
          <w:p w14:paraId="1F9B99E0" w14:textId="27F46130" w:rsidR="00FF26E0" w:rsidRPr="0063693C" w:rsidRDefault="00FF26E0" w:rsidP="0098534B">
            <w:pPr>
              <w:keepNext/>
              <w:rPr>
                <w:rFonts w:ascii="Calibri" w:hAnsi="Calibri"/>
                <w:sz w:val="14"/>
                <w:szCs w:val="14"/>
                <w:u w:val="single"/>
              </w:rPr>
            </w:pPr>
            <w:r w:rsidRPr="0065068B">
              <w:rPr>
                <w:rFonts w:ascii="Calibri" w:hAnsi="Calibri"/>
                <w:sz w:val="14"/>
                <w:szCs w:val="14"/>
              </w:rPr>
              <w:t xml:space="preserve">then result=HERS Verified </w:t>
            </w:r>
            <w:r w:rsidRPr="005B239D">
              <w:rPr>
                <w:rFonts w:ascii="Calibri" w:hAnsi="Calibri"/>
                <w:sz w:val="14"/>
                <w:szCs w:val="14"/>
                <w:u w:val="single"/>
              </w:rPr>
              <w:t>Fan Efficacy</w:t>
            </w:r>
            <w:r>
              <w:rPr>
                <w:rFonts w:ascii="Calibri" w:hAnsi="Calibri"/>
                <w:sz w:val="14"/>
                <w:szCs w:val="14"/>
                <w:u w:val="single"/>
              </w:rPr>
              <w:t xml:space="preserve"> </w:t>
            </w:r>
            <w:r w:rsidRPr="005B239D">
              <w:rPr>
                <w:rFonts w:ascii="Calibri" w:hAnsi="Calibri"/>
                <w:sz w:val="14"/>
                <w:szCs w:val="14"/>
                <w:u w:val="single"/>
              </w:rPr>
              <w:t>and Airflow Rate</w:t>
            </w:r>
            <w:r w:rsidRPr="0065068B">
              <w:rPr>
                <w:rFonts w:ascii="Calibri" w:hAnsi="Calibri"/>
                <w:sz w:val="14"/>
                <w:szCs w:val="14"/>
              </w:rPr>
              <w:t>;</w:t>
            </w:r>
            <w:r>
              <w:rPr>
                <w:rFonts w:ascii="Calibri" w:hAnsi="Calibri"/>
                <w:sz w:val="14"/>
                <w:szCs w:val="14"/>
              </w:rPr>
              <w:t xml:space="preserve"> </w:t>
            </w:r>
          </w:p>
          <w:p w14:paraId="31311AE4" w14:textId="77777777" w:rsidR="00FF26E0" w:rsidRPr="0065068B" w:rsidRDefault="00FF26E0" w:rsidP="0098534B">
            <w:pPr>
              <w:keepNext/>
              <w:rPr>
                <w:rFonts w:ascii="Calibri" w:hAnsi="Calibri"/>
                <w:sz w:val="14"/>
                <w:szCs w:val="14"/>
              </w:rPr>
            </w:pPr>
          </w:p>
          <w:p w14:paraId="1F9B99E2" w14:textId="6541346B" w:rsidR="00FF26E0" w:rsidRPr="0065068B" w:rsidRDefault="00FF26E0" w:rsidP="0098534B">
            <w:pPr>
              <w:keepNext/>
              <w:rPr>
                <w:rFonts w:ascii="Calibri" w:hAnsi="Calibri"/>
                <w:sz w:val="14"/>
                <w:szCs w:val="14"/>
              </w:rPr>
            </w:pPr>
            <w:r>
              <w:rPr>
                <w:rFonts w:ascii="Calibri" w:hAnsi="Calibri"/>
                <w:sz w:val="14"/>
                <w:szCs w:val="14"/>
              </w:rPr>
              <w:t>elseif [{</w:t>
            </w:r>
            <w:r w:rsidRPr="0063693C">
              <w:rPr>
                <w:rFonts w:ascii="Calibri" w:hAnsi="Calibri"/>
                <w:sz w:val="14"/>
                <w:szCs w:val="14"/>
                <w:highlight w:val="yellow"/>
              </w:rPr>
              <w:t>D13</w:t>
            </w:r>
            <w:r>
              <w:rPr>
                <w:rFonts w:ascii="Calibri" w:hAnsi="Calibri"/>
                <w:sz w:val="14"/>
                <w:szCs w:val="14"/>
              </w:rPr>
              <w:t xml:space="preserve">=new} or {E07=yes}] </w:t>
            </w:r>
            <w:r w:rsidRPr="0065068B">
              <w:rPr>
                <w:rFonts w:ascii="Calibri" w:hAnsi="Calibri"/>
                <w:sz w:val="14"/>
                <w:szCs w:val="14"/>
              </w:rPr>
              <w:t xml:space="preserve">then user select one from list: </w:t>
            </w:r>
          </w:p>
          <w:p w14:paraId="1F9B99E3" w14:textId="4F51366A" w:rsidR="00FF26E0" w:rsidRPr="0065068B" w:rsidRDefault="00FF26E0" w:rsidP="0098534B">
            <w:pPr>
              <w:keepNext/>
              <w:rPr>
                <w:rFonts w:ascii="Calibri" w:hAnsi="Calibri"/>
                <w:sz w:val="14"/>
                <w:szCs w:val="14"/>
              </w:rPr>
            </w:pPr>
            <w:r>
              <w:rPr>
                <w:rFonts w:ascii="Calibri" w:hAnsi="Calibri"/>
                <w:sz w:val="14"/>
                <w:szCs w:val="14"/>
              </w:rPr>
              <w:t>*</w:t>
            </w:r>
            <w:r w:rsidRPr="0065068B">
              <w:rPr>
                <w:rFonts w:ascii="Calibri" w:hAnsi="Calibri"/>
                <w:sz w:val="14"/>
                <w:szCs w:val="14"/>
              </w:rPr>
              <w:t>*</w:t>
            </w:r>
            <w:r w:rsidRPr="00923070">
              <w:rPr>
                <w:rFonts w:ascii="Calibri" w:hAnsi="Calibri"/>
                <w:sz w:val="14"/>
                <w:szCs w:val="14"/>
                <w:u w:val="single"/>
              </w:rPr>
              <w:t xml:space="preserve">HERS Verified Fan Efficacy and Airflow Rate; </w:t>
            </w:r>
          </w:p>
          <w:p w14:paraId="2AC06A1C" w14:textId="79A153AD" w:rsidR="00FF26E0" w:rsidRPr="00654943" w:rsidRDefault="00FF26E0" w:rsidP="00DD05DB">
            <w:pPr>
              <w:keepNext/>
              <w:rPr>
                <w:rFonts w:ascii="Calibri" w:hAnsi="Calibri"/>
                <w:sz w:val="14"/>
                <w:szCs w:val="14"/>
                <w:u w:val="single"/>
              </w:rPr>
            </w:pPr>
            <w:r>
              <w:rPr>
                <w:rFonts w:ascii="Calibri" w:hAnsi="Calibri"/>
                <w:sz w:val="14"/>
                <w:szCs w:val="14"/>
              </w:rPr>
              <w:t>*</w:t>
            </w:r>
            <w:r w:rsidRPr="0065068B">
              <w:rPr>
                <w:rFonts w:ascii="Calibri" w:hAnsi="Calibri"/>
                <w:sz w:val="14"/>
                <w:szCs w:val="14"/>
              </w:rPr>
              <w:t>*</w:t>
            </w:r>
            <w:r w:rsidRPr="00923070">
              <w:rPr>
                <w:rFonts w:ascii="Calibri" w:hAnsi="Calibri"/>
                <w:sz w:val="14"/>
                <w:szCs w:val="14"/>
                <w:u w:val="single"/>
              </w:rPr>
              <w:t xml:space="preserve">HERS verified Return Duct Design per Table 150.0-C, D; </w:t>
            </w:r>
          </w:p>
          <w:p w14:paraId="7B9452E4" w14:textId="77777777" w:rsidR="00FF26E0" w:rsidRDefault="00FF26E0" w:rsidP="008647AC">
            <w:pPr>
              <w:keepNext/>
              <w:rPr>
                <w:rFonts w:ascii="Calibri" w:hAnsi="Calibri"/>
                <w:sz w:val="14"/>
                <w:szCs w:val="14"/>
              </w:rPr>
            </w:pPr>
          </w:p>
          <w:p w14:paraId="1F9B99EA" w14:textId="439CEAB6" w:rsidR="00FF26E0" w:rsidRPr="0065068B" w:rsidRDefault="00FF26E0" w:rsidP="00923070">
            <w:pPr>
              <w:keepNext/>
              <w:rPr>
                <w:rFonts w:ascii="Calibri" w:hAnsi="Calibri"/>
                <w:sz w:val="14"/>
                <w:szCs w:val="14"/>
              </w:rPr>
            </w:pPr>
            <w:r>
              <w:rPr>
                <w:rFonts w:ascii="Calibri" w:hAnsi="Calibri"/>
                <w:sz w:val="14"/>
                <w:szCs w:val="14"/>
              </w:rPr>
              <w:t>else result = Exempt - Duct system not entirely new; end&gt;&gt;</w:t>
            </w:r>
          </w:p>
        </w:tc>
        <w:tc>
          <w:tcPr>
            <w:tcW w:w="1530" w:type="dxa"/>
          </w:tcPr>
          <w:p w14:paraId="1B6C5D25" w14:textId="57957893" w:rsidR="00FF26E0" w:rsidRPr="0065068B" w:rsidRDefault="00FF26E0" w:rsidP="0098534B">
            <w:pPr>
              <w:keepNext/>
              <w:rPr>
                <w:rFonts w:ascii="Calibri" w:hAnsi="Calibri"/>
                <w:sz w:val="14"/>
                <w:szCs w:val="14"/>
              </w:rPr>
            </w:pPr>
            <w:r w:rsidRPr="0065068B">
              <w:rPr>
                <w:rFonts w:ascii="Calibri" w:hAnsi="Calibri"/>
                <w:sz w:val="14"/>
                <w:szCs w:val="14"/>
              </w:rPr>
              <w:t>&lt;&lt;user enter integer value will determine number or rows per system in next section&gt;&gt;</w:t>
            </w:r>
          </w:p>
        </w:tc>
        <w:tc>
          <w:tcPr>
            <w:tcW w:w="1530" w:type="dxa"/>
          </w:tcPr>
          <w:p w14:paraId="28928B10" w14:textId="77777777" w:rsidR="00FF26E0" w:rsidRPr="00D35B5D" w:rsidRDefault="00FF26E0" w:rsidP="00D35B5D">
            <w:pPr>
              <w:keepNext/>
              <w:rPr>
                <w:rFonts w:ascii="Calibri" w:hAnsi="Calibri"/>
                <w:sz w:val="14"/>
                <w:szCs w:val="14"/>
              </w:rPr>
            </w:pPr>
            <w:r w:rsidRPr="00D35B5D">
              <w:rPr>
                <w:rFonts w:ascii="Calibri" w:hAnsi="Calibri"/>
                <w:sz w:val="14"/>
                <w:szCs w:val="14"/>
              </w:rPr>
              <w:t>&lt;&lt;user pick one value from list:</w:t>
            </w:r>
          </w:p>
          <w:p w14:paraId="18ED9AD7" w14:textId="77777777" w:rsidR="00FF26E0" w:rsidRPr="00D35B5D" w:rsidRDefault="00FF26E0" w:rsidP="00D35B5D">
            <w:pPr>
              <w:keepNext/>
              <w:rPr>
                <w:rFonts w:ascii="Calibri" w:hAnsi="Calibri"/>
                <w:sz w:val="14"/>
                <w:szCs w:val="14"/>
              </w:rPr>
            </w:pPr>
            <w:r w:rsidRPr="00D35B5D">
              <w:rPr>
                <w:rFonts w:ascii="Calibri" w:hAnsi="Calibri"/>
                <w:sz w:val="14"/>
                <w:szCs w:val="14"/>
              </w:rPr>
              <w:t>**yes</w:t>
            </w:r>
          </w:p>
          <w:p w14:paraId="1F9B99F9" w14:textId="6E59DC28" w:rsidR="00FF26E0" w:rsidRPr="0065068B" w:rsidRDefault="00FF26E0" w:rsidP="00D35B5D">
            <w:pPr>
              <w:keepNext/>
              <w:rPr>
                <w:rFonts w:ascii="Calibri" w:hAnsi="Calibri"/>
                <w:sz w:val="14"/>
                <w:szCs w:val="14"/>
              </w:rPr>
            </w:pPr>
            <w:r w:rsidRPr="00D35B5D">
              <w:rPr>
                <w:rFonts w:ascii="Calibri" w:hAnsi="Calibri"/>
                <w:sz w:val="14"/>
                <w:szCs w:val="14"/>
              </w:rPr>
              <w:t>**no&gt;&gt;</w:t>
            </w:r>
          </w:p>
        </w:tc>
      </w:tr>
      <w:tr w:rsidR="00FF26E0" w:rsidRPr="00295655" w14:paraId="1F9B9A06" w14:textId="77777777" w:rsidTr="00FF26E0">
        <w:trPr>
          <w:cantSplit/>
          <w:trHeight w:val="359"/>
        </w:trPr>
        <w:tc>
          <w:tcPr>
            <w:tcW w:w="1098" w:type="dxa"/>
            <w:vAlign w:val="bottom"/>
          </w:tcPr>
          <w:p w14:paraId="1F9B99FB" w14:textId="0219AAFA" w:rsidR="00FF26E0" w:rsidRPr="00295655" w:rsidRDefault="00FF26E0" w:rsidP="0083592E">
            <w:pPr>
              <w:keepNext/>
              <w:rPr>
                <w:rFonts w:ascii="Calibri" w:hAnsi="Calibri"/>
                <w:sz w:val="18"/>
                <w:szCs w:val="18"/>
              </w:rPr>
            </w:pPr>
          </w:p>
        </w:tc>
        <w:tc>
          <w:tcPr>
            <w:tcW w:w="1170" w:type="dxa"/>
            <w:vAlign w:val="bottom"/>
          </w:tcPr>
          <w:p w14:paraId="1F9B99FC" w14:textId="77777777" w:rsidR="00FF26E0" w:rsidRPr="00295655" w:rsidRDefault="00FF26E0" w:rsidP="0083592E">
            <w:pPr>
              <w:keepNext/>
              <w:rPr>
                <w:rFonts w:ascii="Calibri" w:hAnsi="Calibri"/>
                <w:sz w:val="18"/>
                <w:szCs w:val="18"/>
              </w:rPr>
            </w:pPr>
          </w:p>
        </w:tc>
        <w:tc>
          <w:tcPr>
            <w:tcW w:w="1260" w:type="dxa"/>
            <w:vAlign w:val="bottom"/>
          </w:tcPr>
          <w:p w14:paraId="1F9B99FD" w14:textId="77777777" w:rsidR="00FF26E0" w:rsidRPr="00295655" w:rsidRDefault="00FF26E0" w:rsidP="0083592E">
            <w:pPr>
              <w:keepNext/>
              <w:rPr>
                <w:rFonts w:ascii="Calibri" w:hAnsi="Calibri"/>
                <w:sz w:val="18"/>
                <w:szCs w:val="18"/>
              </w:rPr>
            </w:pPr>
          </w:p>
        </w:tc>
        <w:tc>
          <w:tcPr>
            <w:tcW w:w="990" w:type="dxa"/>
            <w:vAlign w:val="bottom"/>
          </w:tcPr>
          <w:p w14:paraId="1F9B99FE" w14:textId="77777777" w:rsidR="00FF26E0" w:rsidRPr="00295655" w:rsidRDefault="00FF26E0" w:rsidP="0083592E">
            <w:pPr>
              <w:keepNext/>
              <w:rPr>
                <w:rFonts w:ascii="Calibri" w:hAnsi="Calibri"/>
                <w:sz w:val="18"/>
                <w:szCs w:val="18"/>
              </w:rPr>
            </w:pPr>
          </w:p>
        </w:tc>
        <w:tc>
          <w:tcPr>
            <w:tcW w:w="1710" w:type="dxa"/>
            <w:vAlign w:val="bottom"/>
          </w:tcPr>
          <w:p w14:paraId="1F9B99FF" w14:textId="77777777" w:rsidR="00FF26E0" w:rsidRPr="00295655" w:rsidRDefault="00FF26E0" w:rsidP="0083592E">
            <w:pPr>
              <w:keepNext/>
              <w:rPr>
                <w:rFonts w:ascii="Calibri" w:hAnsi="Calibri"/>
                <w:sz w:val="18"/>
                <w:szCs w:val="18"/>
              </w:rPr>
            </w:pPr>
          </w:p>
        </w:tc>
        <w:tc>
          <w:tcPr>
            <w:tcW w:w="1350" w:type="dxa"/>
            <w:vAlign w:val="bottom"/>
          </w:tcPr>
          <w:p w14:paraId="1F9B9A00" w14:textId="77777777" w:rsidR="00FF26E0" w:rsidRPr="00295655" w:rsidRDefault="00FF26E0" w:rsidP="0083592E">
            <w:pPr>
              <w:keepNext/>
              <w:rPr>
                <w:rFonts w:ascii="Calibri" w:hAnsi="Calibri"/>
                <w:sz w:val="18"/>
                <w:szCs w:val="18"/>
              </w:rPr>
            </w:pPr>
          </w:p>
        </w:tc>
        <w:tc>
          <w:tcPr>
            <w:tcW w:w="1440" w:type="dxa"/>
          </w:tcPr>
          <w:p w14:paraId="1F9B9A01" w14:textId="77777777" w:rsidR="00FF26E0" w:rsidRPr="00295655" w:rsidRDefault="00FF26E0" w:rsidP="0083592E">
            <w:pPr>
              <w:keepNext/>
              <w:rPr>
                <w:rFonts w:ascii="Calibri" w:hAnsi="Calibri"/>
                <w:sz w:val="18"/>
                <w:szCs w:val="18"/>
              </w:rPr>
            </w:pPr>
          </w:p>
        </w:tc>
        <w:tc>
          <w:tcPr>
            <w:tcW w:w="2520" w:type="dxa"/>
            <w:vAlign w:val="bottom"/>
          </w:tcPr>
          <w:p w14:paraId="1F9B9A02" w14:textId="77777777" w:rsidR="00FF26E0" w:rsidRPr="00295655" w:rsidRDefault="00FF26E0" w:rsidP="0083592E">
            <w:pPr>
              <w:keepNext/>
              <w:rPr>
                <w:rFonts w:ascii="Calibri" w:hAnsi="Calibri"/>
                <w:sz w:val="18"/>
                <w:szCs w:val="18"/>
              </w:rPr>
            </w:pPr>
          </w:p>
        </w:tc>
        <w:tc>
          <w:tcPr>
            <w:tcW w:w="1530" w:type="dxa"/>
          </w:tcPr>
          <w:p w14:paraId="14B0DFEE" w14:textId="77777777" w:rsidR="00FF26E0" w:rsidRPr="00295655" w:rsidRDefault="00FF26E0" w:rsidP="0083592E">
            <w:pPr>
              <w:keepNext/>
              <w:rPr>
                <w:rFonts w:ascii="Calibri" w:hAnsi="Calibri"/>
                <w:sz w:val="18"/>
                <w:szCs w:val="18"/>
              </w:rPr>
            </w:pPr>
          </w:p>
        </w:tc>
        <w:tc>
          <w:tcPr>
            <w:tcW w:w="1530" w:type="dxa"/>
            <w:vAlign w:val="bottom"/>
          </w:tcPr>
          <w:p w14:paraId="1F9B9A05" w14:textId="273E1B7A" w:rsidR="00FF26E0" w:rsidRPr="00295655" w:rsidRDefault="00FF26E0" w:rsidP="0083592E">
            <w:pPr>
              <w:keepNext/>
              <w:rPr>
                <w:rFonts w:ascii="Calibri" w:hAnsi="Calibri"/>
                <w:sz w:val="18"/>
                <w:szCs w:val="18"/>
              </w:rPr>
            </w:pPr>
          </w:p>
        </w:tc>
      </w:tr>
      <w:tr w:rsidR="0020216D" w:rsidRPr="00295655" w14:paraId="1F9B9A08" w14:textId="77777777" w:rsidTr="00654943">
        <w:trPr>
          <w:cantSplit/>
        </w:trPr>
        <w:tc>
          <w:tcPr>
            <w:tcW w:w="14598" w:type="dxa"/>
            <w:gridSpan w:val="10"/>
          </w:tcPr>
          <w:p w14:paraId="1F9B9A07" w14:textId="608B614F" w:rsidR="0020216D" w:rsidRPr="00295655" w:rsidRDefault="0020216D" w:rsidP="00BA02F4">
            <w:pPr>
              <w:keepNext/>
              <w:rPr>
                <w:rFonts w:ascii="Calibri" w:hAnsi="Calibri"/>
                <w:sz w:val="18"/>
                <w:szCs w:val="18"/>
              </w:rPr>
            </w:pPr>
            <w:r w:rsidRPr="00295655">
              <w:rPr>
                <w:rFonts w:ascii="Calibri" w:hAnsi="Calibri"/>
                <w:sz w:val="18"/>
                <w:szCs w:val="18"/>
              </w:rPr>
              <w:t>Notes:</w:t>
            </w:r>
          </w:p>
        </w:tc>
      </w:tr>
    </w:tbl>
    <w:p w14:paraId="1F9B9A09" w14:textId="77777777" w:rsidR="000F413D" w:rsidRPr="00295655" w:rsidRDefault="000F413D" w:rsidP="008846F4">
      <w:pPr>
        <w:rPr>
          <w:rFonts w:ascii="Calibri" w:hAnsi="Calibri"/>
          <w:sz w:val="18"/>
          <w:szCs w:val="18"/>
        </w:rPr>
      </w:pPr>
    </w:p>
    <w:p w14:paraId="1F9B9A0A" w14:textId="77777777" w:rsidR="000F413D" w:rsidRPr="00295655" w:rsidRDefault="000F413D" w:rsidP="008846F4">
      <w:pPr>
        <w:rPr>
          <w:rFonts w:ascii="Calibri" w:hAnsi="Calibri"/>
          <w:sz w:val="18"/>
          <w:szCs w:val="18"/>
        </w:rPr>
      </w:pPr>
    </w:p>
    <w:p w14:paraId="1F9B9A0B" w14:textId="77777777" w:rsidR="000F413D" w:rsidRPr="00295655"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40"/>
        <w:gridCol w:w="2340"/>
        <w:gridCol w:w="2340"/>
        <w:gridCol w:w="2341"/>
        <w:gridCol w:w="2340"/>
        <w:gridCol w:w="2341"/>
        <w:gridCol w:w="16"/>
      </w:tblGrid>
      <w:tr w:rsidR="00E2034D" w:rsidRPr="00295655" w14:paraId="1F9B9A0E" w14:textId="77777777" w:rsidTr="00295655">
        <w:trPr>
          <w:cantSplit/>
        </w:trPr>
        <w:tc>
          <w:tcPr>
            <w:tcW w:w="14616" w:type="dxa"/>
            <w:gridSpan w:val="8"/>
            <w:shd w:val="clear" w:color="auto" w:fill="auto"/>
          </w:tcPr>
          <w:p w14:paraId="4F76B71E" w14:textId="794F0F28" w:rsidR="0092220C" w:rsidRDefault="00D56952" w:rsidP="00C42C38">
            <w:pPr>
              <w:keepNext/>
              <w:rPr>
                <w:rFonts w:ascii="Calibri" w:hAnsi="Calibri"/>
                <w:b/>
                <w:sz w:val="18"/>
                <w:szCs w:val="18"/>
              </w:rPr>
            </w:pPr>
            <w:r>
              <w:rPr>
                <w:rFonts w:ascii="Calibri" w:hAnsi="Calibri"/>
                <w:b/>
                <w:sz w:val="18"/>
                <w:szCs w:val="18"/>
              </w:rPr>
              <w:t>M</w:t>
            </w:r>
            <w:r w:rsidR="00E2034D" w:rsidRPr="007E1836">
              <w:rPr>
                <w:rFonts w:ascii="Calibri" w:hAnsi="Calibri"/>
                <w:b/>
                <w:sz w:val="18"/>
                <w:szCs w:val="18"/>
              </w:rPr>
              <w:t xml:space="preserve">. Installed Air Filter Device Information </w:t>
            </w:r>
          </w:p>
          <w:p w14:paraId="460F8947" w14:textId="452C166F" w:rsidR="00801277" w:rsidRPr="002E10B9" w:rsidRDefault="00801277" w:rsidP="00C42C38">
            <w:pPr>
              <w:keepNext/>
              <w:rPr>
                <w:rFonts w:ascii="Calibri" w:hAnsi="Calibri"/>
                <w:sz w:val="18"/>
                <w:szCs w:val="18"/>
              </w:rPr>
            </w:pPr>
            <w:r w:rsidRPr="002E10B9">
              <w:rPr>
                <w:rFonts w:ascii="Calibri" w:hAnsi="Calibri"/>
                <w:sz w:val="18"/>
                <w:szCs w:val="18"/>
              </w:rPr>
              <w:t>Mandatory requirements for air filter devices are specified Section 150.0(m)12.</w:t>
            </w:r>
          </w:p>
          <w:p w14:paraId="1F9B9A0D" w14:textId="29A496CD" w:rsidR="00E2034D" w:rsidRPr="002E10B9" w:rsidRDefault="00E2034D" w:rsidP="00F92A69">
            <w:pPr>
              <w:keepNext/>
              <w:rPr>
                <w:rFonts w:ascii="Calibri" w:hAnsi="Calibri"/>
                <w:sz w:val="18"/>
              </w:rPr>
            </w:pPr>
            <w:r w:rsidRPr="002E10B9">
              <w:rPr>
                <w:rFonts w:ascii="Calibri" w:hAnsi="Calibri"/>
                <w:sz w:val="18"/>
                <w:szCs w:val="18"/>
              </w:rPr>
              <w:t xml:space="preserve"> &lt;&lt;</w:t>
            </w:r>
            <w:r w:rsidR="00F92A69">
              <w:rPr>
                <w:rFonts w:ascii="Calibri" w:hAnsi="Calibri"/>
                <w:sz w:val="18"/>
              </w:rPr>
              <w:t>If Section L. applies, then display Section M.; else display section header and the standard “This section does not apply” message</w:t>
            </w:r>
            <w:r w:rsidRPr="002E10B9">
              <w:rPr>
                <w:rFonts w:ascii="Calibri" w:hAnsi="Calibri"/>
                <w:sz w:val="18"/>
              </w:rPr>
              <w:t>&gt;&gt;</w:t>
            </w:r>
          </w:p>
        </w:tc>
      </w:tr>
      <w:tr w:rsidR="00E2034D" w:rsidRPr="00295655" w14:paraId="1F9B9A16" w14:textId="77777777" w:rsidTr="00217F57">
        <w:trPr>
          <w:gridAfter w:val="1"/>
          <w:wAfter w:w="16" w:type="dxa"/>
          <w:cantSplit/>
          <w:trHeight w:val="134"/>
        </w:trPr>
        <w:tc>
          <w:tcPr>
            <w:tcW w:w="1458" w:type="dxa"/>
            <w:vAlign w:val="bottom"/>
          </w:tcPr>
          <w:p w14:paraId="1F9B9A0F"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A10"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02</w:t>
            </w:r>
          </w:p>
        </w:tc>
        <w:tc>
          <w:tcPr>
            <w:tcW w:w="2340" w:type="dxa"/>
          </w:tcPr>
          <w:p w14:paraId="1F9B9A11"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03</w:t>
            </w:r>
          </w:p>
        </w:tc>
        <w:tc>
          <w:tcPr>
            <w:tcW w:w="2340" w:type="dxa"/>
            <w:vAlign w:val="bottom"/>
          </w:tcPr>
          <w:p w14:paraId="1F9B9A12"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04</w:t>
            </w:r>
          </w:p>
        </w:tc>
        <w:tc>
          <w:tcPr>
            <w:tcW w:w="2341" w:type="dxa"/>
            <w:vAlign w:val="bottom"/>
          </w:tcPr>
          <w:p w14:paraId="1F9B9A13"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05</w:t>
            </w:r>
          </w:p>
        </w:tc>
        <w:tc>
          <w:tcPr>
            <w:tcW w:w="2340" w:type="dxa"/>
            <w:vAlign w:val="bottom"/>
          </w:tcPr>
          <w:p w14:paraId="1F9B9A14"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06</w:t>
            </w:r>
          </w:p>
        </w:tc>
        <w:tc>
          <w:tcPr>
            <w:tcW w:w="2341" w:type="dxa"/>
            <w:vAlign w:val="bottom"/>
          </w:tcPr>
          <w:p w14:paraId="1F9B9A15" w14:textId="77777777" w:rsidR="00E2034D" w:rsidRPr="00295655" w:rsidRDefault="00E2034D" w:rsidP="00C42C38">
            <w:pPr>
              <w:keepNext/>
              <w:jc w:val="center"/>
              <w:rPr>
                <w:rFonts w:ascii="Calibri" w:hAnsi="Calibri"/>
                <w:sz w:val="18"/>
                <w:szCs w:val="18"/>
              </w:rPr>
            </w:pPr>
            <w:r w:rsidRPr="00295655">
              <w:rPr>
                <w:rFonts w:ascii="Calibri" w:hAnsi="Calibri"/>
                <w:sz w:val="18"/>
                <w:szCs w:val="18"/>
              </w:rPr>
              <w:t>07</w:t>
            </w:r>
          </w:p>
        </w:tc>
      </w:tr>
      <w:tr w:rsidR="00E2034D" w:rsidRPr="00B82750" w14:paraId="1F9B9A21" w14:textId="77777777" w:rsidTr="00217F57">
        <w:trPr>
          <w:gridAfter w:val="1"/>
          <w:wAfter w:w="16" w:type="dxa"/>
          <w:cantSplit/>
          <w:trHeight w:val="576"/>
        </w:trPr>
        <w:tc>
          <w:tcPr>
            <w:tcW w:w="1458" w:type="dxa"/>
            <w:vAlign w:val="bottom"/>
          </w:tcPr>
          <w:p w14:paraId="1F9B9A17" w14:textId="77777777" w:rsidR="00E2034D" w:rsidRPr="00B82750" w:rsidRDefault="00233996" w:rsidP="00C42C38">
            <w:pPr>
              <w:keepNext/>
              <w:jc w:val="center"/>
              <w:rPr>
                <w:rFonts w:ascii="Calibri" w:hAnsi="Calibri"/>
                <w:sz w:val="18"/>
                <w:szCs w:val="18"/>
              </w:rPr>
            </w:pPr>
            <w:r w:rsidRPr="00B82750">
              <w:rPr>
                <w:rFonts w:ascii="Calibri" w:hAnsi="Calibri"/>
                <w:sz w:val="18"/>
                <w:szCs w:val="18"/>
              </w:rPr>
              <w:t>SC System Identification or Name</w:t>
            </w:r>
          </w:p>
        </w:tc>
        <w:tc>
          <w:tcPr>
            <w:tcW w:w="1440" w:type="dxa"/>
            <w:vAlign w:val="bottom"/>
          </w:tcPr>
          <w:p w14:paraId="1F9B9A18"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SC System Location or Area Served</w:t>
            </w:r>
          </w:p>
        </w:tc>
        <w:tc>
          <w:tcPr>
            <w:tcW w:w="2340" w:type="dxa"/>
            <w:vAlign w:val="bottom"/>
          </w:tcPr>
          <w:p w14:paraId="1F9B9A19"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Air Filter Identification or Name</w:t>
            </w:r>
          </w:p>
        </w:tc>
        <w:tc>
          <w:tcPr>
            <w:tcW w:w="2340" w:type="dxa"/>
            <w:vAlign w:val="bottom"/>
          </w:tcPr>
          <w:p w14:paraId="1F9B9A1A"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Air Filter Device Type</w:t>
            </w:r>
          </w:p>
        </w:tc>
        <w:tc>
          <w:tcPr>
            <w:tcW w:w="2341" w:type="dxa"/>
            <w:vAlign w:val="bottom"/>
          </w:tcPr>
          <w:p w14:paraId="1F9B9A1B"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Air Filter Device Location</w:t>
            </w:r>
          </w:p>
        </w:tc>
        <w:tc>
          <w:tcPr>
            <w:tcW w:w="2340" w:type="dxa"/>
            <w:vAlign w:val="bottom"/>
          </w:tcPr>
          <w:p w14:paraId="1F9B9A1C"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Determined Design Airflow Rate </w:t>
            </w:r>
          </w:p>
          <w:p w14:paraId="1F9B9A1D"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for Air Filter Device </w:t>
            </w:r>
          </w:p>
          <w:p w14:paraId="1F9B9A1E"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(cfm)</w:t>
            </w:r>
          </w:p>
        </w:tc>
        <w:tc>
          <w:tcPr>
            <w:tcW w:w="2341" w:type="dxa"/>
            <w:vAlign w:val="bottom"/>
          </w:tcPr>
          <w:p w14:paraId="1F9B9A1F"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Determined Design Allowable Pressure Drop for Air Filter Device </w:t>
            </w:r>
          </w:p>
          <w:p w14:paraId="1F9B9A20" w14:textId="77777777" w:rsidR="00E2034D" w:rsidRPr="00B82750" w:rsidRDefault="00E2034D" w:rsidP="00C42C38">
            <w:pPr>
              <w:keepNext/>
              <w:jc w:val="center"/>
              <w:rPr>
                <w:rFonts w:ascii="Calibri" w:hAnsi="Calibri"/>
                <w:sz w:val="18"/>
                <w:szCs w:val="18"/>
              </w:rPr>
            </w:pPr>
            <w:r w:rsidRPr="00B82750">
              <w:rPr>
                <w:rFonts w:ascii="Calibri" w:hAnsi="Calibri"/>
                <w:sz w:val="18"/>
                <w:szCs w:val="18"/>
              </w:rPr>
              <w:t xml:space="preserve">(inch W.C.) </w:t>
            </w:r>
          </w:p>
        </w:tc>
      </w:tr>
      <w:tr w:rsidR="00E2034D" w:rsidRPr="00295655" w14:paraId="1F9B9A2D" w14:textId="77777777" w:rsidTr="00217F57">
        <w:trPr>
          <w:gridAfter w:val="1"/>
          <w:wAfter w:w="16" w:type="dxa"/>
          <w:cantSplit/>
          <w:trHeight w:val="395"/>
        </w:trPr>
        <w:tc>
          <w:tcPr>
            <w:tcW w:w="1458" w:type="dxa"/>
          </w:tcPr>
          <w:p w14:paraId="1F9B9A22" w14:textId="77777777" w:rsidR="00E2034D" w:rsidRPr="00295655" w:rsidRDefault="00E2034D" w:rsidP="007822B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D01</w:t>
            </w:r>
            <w:r w:rsidRPr="00295655">
              <w:rPr>
                <w:rFonts w:ascii="Calibri" w:hAnsi="Calibri"/>
                <w:sz w:val="18"/>
                <w:szCs w:val="18"/>
              </w:rPr>
              <w:t>&gt;&gt;</w:t>
            </w:r>
          </w:p>
        </w:tc>
        <w:tc>
          <w:tcPr>
            <w:tcW w:w="1440" w:type="dxa"/>
          </w:tcPr>
          <w:p w14:paraId="1F9B9A23" w14:textId="77777777" w:rsidR="00E2034D" w:rsidRPr="00295655" w:rsidRDefault="00E2034D" w:rsidP="00EB2B8D">
            <w:pPr>
              <w:keepNext/>
              <w:rPr>
                <w:rFonts w:ascii="Calibri" w:hAnsi="Calibri"/>
                <w:sz w:val="18"/>
                <w:szCs w:val="18"/>
              </w:rPr>
            </w:pPr>
            <w:r w:rsidRPr="00295655">
              <w:rPr>
                <w:rFonts w:ascii="Calibri" w:hAnsi="Calibri"/>
                <w:sz w:val="18"/>
                <w:szCs w:val="18"/>
              </w:rPr>
              <w:t xml:space="preserve">&lt;&lt;auto filled from </w:t>
            </w:r>
            <w:r w:rsidR="00285F79">
              <w:rPr>
                <w:rFonts w:ascii="Calibri" w:hAnsi="Calibri"/>
                <w:sz w:val="18"/>
                <w:szCs w:val="18"/>
              </w:rPr>
              <w:t>D</w:t>
            </w:r>
            <w:r w:rsidRPr="00295655">
              <w:rPr>
                <w:rFonts w:ascii="Calibri" w:hAnsi="Calibri"/>
                <w:sz w:val="18"/>
                <w:szCs w:val="18"/>
              </w:rPr>
              <w:t xml:space="preserve">02&gt;&gt; </w:t>
            </w:r>
          </w:p>
        </w:tc>
        <w:tc>
          <w:tcPr>
            <w:tcW w:w="2340" w:type="dxa"/>
          </w:tcPr>
          <w:p w14:paraId="1F9B9A24" w14:textId="77777777" w:rsidR="00E2034D" w:rsidRPr="00295655" w:rsidRDefault="00E2034D" w:rsidP="00EB2B8D">
            <w:pPr>
              <w:keepNext/>
              <w:rPr>
                <w:rFonts w:ascii="Calibri" w:hAnsi="Calibri"/>
                <w:sz w:val="18"/>
                <w:szCs w:val="18"/>
              </w:rPr>
            </w:pPr>
            <w:r w:rsidRPr="00295655">
              <w:rPr>
                <w:rFonts w:ascii="Calibri" w:hAnsi="Calibri"/>
                <w:sz w:val="16"/>
                <w:szCs w:val="16"/>
              </w:rPr>
              <w:t>&lt;&lt;user input text, maximum 20? characters&gt;&gt;</w:t>
            </w:r>
          </w:p>
        </w:tc>
        <w:tc>
          <w:tcPr>
            <w:tcW w:w="2340" w:type="dxa"/>
          </w:tcPr>
          <w:p w14:paraId="1F9B9A25" w14:textId="77777777" w:rsidR="00E2034D" w:rsidRPr="00295655" w:rsidRDefault="00E2034D" w:rsidP="00EB2B8D">
            <w:pPr>
              <w:keepNext/>
              <w:rPr>
                <w:rFonts w:ascii="Calibri" w:hAnsi="Calibri"/>
                <w:sz w:val="18"/>
                <w:szCs w:val="18"/>
              </w:rPr>
            </w:pPr>
            <w:r w:rsidRPr="00295655">
              <w:rPr>
                <w:rFonts w:ascii="Calibri" w:hAnsi="Calibri"/>
                <w:sz w:val="18"/>
                <w:szCs w:val="18"/>
              </w:rPr>
              <w:t>&lt;&lt;user select f</w:t>
            </w:r>
            <w:r w:rsidR="00217F57">
              <w:rPr>
                <w:rFonts w:ascii="Calibri" w:hAnsi="Calibri"/>
                <w:sz w:val="18"/>
                <w:szCs w:val="18"/>
              </w:rPr>
              <w:t>r</w:t>
            </w:r>
            <w:r w:rsidRPr="00295655">
              <w:rPr>
                <w:rFonts w:ascii="Calibri" w:hAnsi="Calibri"/>
                <w:sz w:val="18"/>
                <w:szCs w:val="18"/>
              </w:rPr>
              <w:t xml:space="preserve">om list:  </w:t>
            </w:r>
          </w:p>
          <w:p w14:paraId="1F9B9A26" w14:textId="77777777" w:rsidR="00E2034D" w:rsidRPr="00295655" w:rsidRDefault="00E2034D" w:rsidP="00EB2B8D">
            <w:pPr>
              <w:keepNext/>
              <w:rPr>
                <w:rFonts w:ascii="Calibri" w:hAnsi="Calibri"/>
                <w:sz w:val="18"/>
                <w:szCs w:val="18"/>
              </w:rPr>
            </w:pPr>
            <w:r w:rsidRPr="00295655">
              <w:rPr>
                <w:rFonts w:ascii="Calibri" w:hAnsi="Calibri"/>
                <w:sz w:val="18"/>
                <w:szCs w:val="18"/>
              </w:rPr>
              <w:t>*Filter Grille</w:t>
            </w:r>
          </w:p>
          <w:p w14:paraId="1F9B9A27" w14:textId="77777777" w:rsidR="00E2034D" w:rsidRPr="00295655" w:rsidRDefault="00E2034D" w:rsidP="00EB2B8D">
            <w:pPr>
              <w:keepNext/>
              <w:rPr>
                <w:rFonts w:ascii="Calibri" w:hAnsi="Calibri"/>
                <w:sz w:val="18"/>
                <w:szCs w:val="18"/>
              </w:rPr>
            </w:pPr>
            <w:r w:rsidRPr="00295655">
              <w:rPr>
                <w:rFonts w:ascii="Calibri" w:hAnsi="Calibri"/>
                <w:sz w:val="18"/>
                <w:szCs w:val="18"/>
              </w:rPr>
              <w:t>*Furnace Mounted</w:t>
            </w:r>
          </w:p>
          <w:p w14:paraId="1F9B9A28" w14:textId="77777777" w:rsidR="00E2034D" w:rsidRPr="00295655" w:rsidRDefault="00E2034D" w:rsidP="00EB2B8D">
            <w:pPr>
              <w:keepNext/>
              <w:rPr>
                <w:rFonts w:ascii="Calibri" w:hAnsi="Calibri"/>
                <w:sz w:val="18"/>
                <w:szCs w:val="18"/>
              </w:rPr>
            </w:pPr>
            <w:r w:rsidRPr="00295655">
              <w:rPr>
                <w:rFonts w:ascii="Calibri" w:hAnsi="Calibri"/>
                <w:sz w:val="18"/>
                <w:szCs w:val="18"/>
              </w:rPr>
              <w:t>*Duct Mounted</w:t>
            </w:r>
          </w:p>
          <w:p w14:paraId="1F9B9A29" w14:textId="77777777" w:rsidR="00E2034D" w:rsidRPr="00295655" w:rsidRDefault="00E2034D" w:rsidP="00EB2B8D">
            <w:pPr>
              <w:keepNext/>
              <w:rPr>
                <w:rFonts w:ascii="Calibri" w:hAnsi="Calibri"/>
                <w:sz w:val="18"/>
                <w:szCs w:val="18"/>
              </w:rPr>
            </w:pPr>
            <w:r w:rsidRPr="00295655">
              <w:rPr>
                <w:rFonts w:ascii="Calibri" w:hAnsi="Calibri"/>
                <w:sz w:val="18"/>
                <w:szCs w:val="18"/>
              </w:rPr>
              <w:t>&gt;&gt;</w:t>
            </w:r>
          </w:p>
        </w:tc>
        <w:tc>
          <w:tcPr>
            <w:tcW w:w="2341" w:type="dxa"/>
          </w:tcPr>
          <w:p w14:paraId="1F9B9A2A" w14:textId="77777777" w:rsidR="00E2034D" w:rsidRPr="00295655" w:rsidRDefault="00E2034D" w:rsidP="00EB2B8D">
            <w:pPr>
              <w:keepNext/>
              <w:rPr>
                <w:rFonts w:ascii="Calibri" w:hAnsi="Calibri"/>
                <w:sz w:val="18"/>
                <w:szCs w:val="18"/>
              </w:rPr>
            </w:pPr>
            <w:r w:rsidRPr="00295655">
              <w:rPr>
                <w:rFonts w:ascii="Calibri" w:hAnsi="Calibri"/>
                <w:sz w:val="18"/>
                <w:szCs w:val="18"/>
              </w:rPr>
              <w:t>&lt;&lt;user input text, maximum 30 characters&gt;&gt;</w:t>
            </w:r>
          </w:p>
        </w:tc>
        <w:tc>
          <w:tcPr>
            <w:tcW w:w="2340" w:type="dxa"/>
          </w:tcPr>
          <w:p w14:paraId="1F9B9A2B" w14:textId="77777777" w:rsidR="00E2034D" w:rsidRPr="00295655" w:rsidRDefault="00E2034D" w:rsidP="00EB2B8D">
            <w:pPr>
              <w:keepNext/>
              <w:rPr>
                <w:rFonts w:ascii="Calibri" w:hAnsi="Calibri"/>
                <w:sz w:val="18"/>
                <w:szCs w:val="18"/>
              </w:rPr>
            </w:pPr>
            <w:r w:rsidRPr="00295655">
              <w:rPr>
                <w:rFonts w:ascii="Calibri" w:hAnsi="Calibri"/>
                <w:sz w:val="18"/>
                <w:szCs w:val="18"/>
              </w:rPr>
              <w:t>&lt;&lt;user enter numeric, xxx&gt;&gt;</w:t>
            </w:r>
          </w:p>
        </w:tc>
        <w:tc>
          <w:tcPr>
            <w:tcW w:w="2341" w:type="dxa"/>
          </w:tcPr>
          <w:p w14:paraId="1F9B9A2C" w14:textId="77777777" w:rsidR="00E2034D" w:rsidRPr="00295655" w:rsidRDefault="00E2034D" w:rsidP="00EB2B8D">
            <w:pPr>
              <w:keepNext/>
              <w:rPr>
                <w:rFonts w:ascii="Calibri" w:hAnsi="Calibri"/>
                <w:sz w:val="18"/>
                <w:szCs w:val="18"/>
              </w:rPr>
            </w:pPr>
            <w:r w:rsidRPr="00295655">
              <w:rPr>
                <w:rFonts w:ascii="Calibri" w:hAnsi="Calibri"/>
                <w:sz w:val="18"/>
                <w:szCs w:val="18"/>
              </w:rPr>
              <w:t>&lt;&lt;user enter value, numeric, x.xx&gt;&gt;</w:t>
            </w:r>
          </w:p>
        </w:tc>
      </w:tr>
      <w:tr w:rsidR="00E2034D" w:rsidRPr="00295655" w14:paraId="1F9B9A35" w14:textId="77777777" w:rsidTr="00217F57">
        <w:trPr>
          <w:gridAfter w:val="1"/>
          <w:wAfter w:w="16" w:type="dxa"/>
          <w:cantSplit/>
          <w:trHeight w:val="288"/>
        </w:trPr>
        <w:tc>
          <w:tcPr>
            <w:tcW w:w="1458" w:type="dxa"/>
            <w:vAlign w:val="center"/>
          </w:tcPr>
          <w:p w14:paraId="1F9B9A2E" w14:textId="77777777" w:rsidR="00E2034D" w:rsidRPr="00295655" w:rsidRDefault="00E2034D" w:rsidP="003B1D03">
            <w:pPr>
              <w:keepNext/>
              <w:jc w:val="center"/>
              <w:rPr>
                <w:rFonts w:ascii="Calibri" w:hAnsi="Calibri"/>
                <w:sz w:val="18"/>
                <w:szCs w:val="18"/>
              </w:rPr>
            </w:pPr>
          </w:p>
        </w:tc>
        <w:tc>
          <w:tcPr>
            <w:tcW w:w="1440" w:type="dxa"/>
            <w:vAlign w:val="center"/>
          </w:tcPr>
          <w:p w14:paraId="1F9B9A2F" w14:textId="77777777" w:rsidR="00E2034D" w:rsidRPr="00295655" w:rsidRDefault="00E2034D" w:rsidP="003B1D03">
            <w:pPr>
              <w:keepNext/>
              <w:jc w:val="center"/>
              <w:rPr>
                <w:rFonts w:ascii="Calibri" w:hAnsi="Calibri"/>
                <w:sz w:val="18"/>
                <w:szCs w:val="18"/>
              </w:rPr>
            </w:pPr>
          </w:p>
        </w:tc>
        <w:tc>
          <w:tcPr>
            <w:tcW w:w="2340" w:type="dxa"/>
            <w:vAlign w:val="center"/>
          </w:tcPr>
          <w:p w14:paraId="1F9B9A30" w14:textId="77777777" w:rsidR="00E2034D" w:rsidRPr="00295655" w:rsidRDefault="00E2034D" w:rsidP="003B1D03">
            <w:pPr>
              <w:keepNext/>
              <w:jc w:val="center"/>
              <w:rPr>
                <w:rFonts w:ascii="Calibri" w:hAnsi="Calibri"/>
                <w:sz w:val="18"/>
                <w:szCs w:val="18"/>
              </w:rPr>
            </w:pPr>
          </w:p>
        </w:tc>
        <w:tc>
          <w:tcPr>
            <w:tcW w:w="2340" w:type="dxa"/>
            <w:vAlign w:val="center"/>
          </w:tcPr>
          <w:p w14:paraId="1F9B9A31" w14:textId="77777777" w:rsidR="00E2034D" w:rsidRPr="00295655" w:rsidRDefault="00E2034D" w:rsidP="003B1D03">
            <w:pPr>
              <w:keepNext/>
              <w:jc w:val="center"/>
              <w:rPr>
                <w:rFonts w:ascii="Calibri" w:hAnsi="Calibri"/>
                <w:sz w:val="18"/>
                <w:szCs w:val="18"/>
              </w:rPr>
            </w:pPr>
          </w:p>
        </w:tc>
        <w:tc>
          <w:tcPr>
            <w:tcW w:w="2341" w:type="dxa"/>
            <w:vAlign w:val="center"/>
          </w:tcPr>
          <w:p w14:paraId="1F9B9A32" w14:textId="77777777" w:rsidR="00E2034D" w:rsidRPr="00295655" w:rsidRDefault="00E2034D" w:rsidP="003B1D03">
            <w:pPr>
              <w:keepNext/>
              <w:jc w:val="center"/>
              <w:rPr>
                <w:rFonts w:ascii="Calibri" w:hAnsi="Calibri"/>
                <w:sz w:val="18"/>
                <w:szCs w:val="18"/>
              </w:rPr>
            </w:pPr>
          </w:p>
        </w:tc>
        <w:tc>
          <w:tcPr>
            <w:tcW w:w="2340" w:type="dxa"/>
            <w:vAlign w:val="center"/>
          </w:tcPr>
          <w:p w14:paraId="1F9B9A33" w14:textId="77777777" w:rsidR="00E2034D" w:rsidRPr="00295655" w:rsidRDefault="00E2034D" w:rsidP="003B1D03">
            <w:pPr>
              <w:keepNext/>
              <w:jc w:val="center"/>
              <w:rPr>
                <w:rFonts w:ascii="Calibri" w:hAnsi="Calibri"/>
                <w:sz w:val="18"/>
                <w:szCs w:val="18"/>
              </w:rPr>
            </w:pPr>
          </w:p>
        </w:tc>
        <w:tc>
          <w:tcPr>
            <w:tcW w:w="2341" w:type="dxa"/>
            <w:vAlign w:val="center"/>
          </w:tcPr>
          <w:p w14:paraId="1F9B9A34" w14:textId="77777777" w:rsidR="00E2034D" w:rsidRPr="00295655" w:rsidRDefault="00E2034D" w:rsidP="003B1D03">
            <w:pPr>
              <w:keepNext/>
              <w:jc w:val="center"/>
              <w:rPr>
                <w:rFonts w:ascii="Calibri" w:hAnsi="Calibri"/>
                <w:sz w:val="18"/>
                <w:szCs w:val="18"/>
              </w:rPr>
            </w:pPr>
          </w:p>
        </w:tc>
      </w:tr>
      <w:tr w:rsidR="003B1D03" w:rsidRPr="00295655" w14:paraId="1F9B9A3D" w14:textId="77777777" w:rsidTr="00217F57">
        <w:trPr>
          <w:gridAfter w:val="1"/>
          <w:wAfter w:w="16" w:type="dxa"/>
          <w:cantSplit/>
          <w:trHeight w:val="288"/>
        </w:trPr>
        <w:tc>
          <w:tcPr>
            <w:tcW w:w="1458" w:type="dxa"/>
            <w:vAlign w:val="center"/>
          </w:tcPr>
          <w:p w14:paraId="1F9B9A36" w14:textId="77777777" w:rsidR="003B1D03" w:rsidRPr="00295655" w:rsidRDefault="003B1D03" w:rsidP="003B1D03">
            <w:pPr>
              <w:keepNext/>
              <w:jc w:val="center"/>
              <w:rPr>
                <w:rFonts w:ascii="Calibri" w:hAnsi="Calibri"/>
                <w:sz w:val="18"/>
                <w:szCs w:val="18"/>
              </w:rPr>
            </w:pPr>
          </w:p>
        </w:tc>
        <w:tc>
          <w:tcPr>
            <w:tcW w:w="1440" w:type="dxa"/>
            <w:vAlign w:val="center"/>
          </w:tcPr>
          <w:p w14:paraId="1F9B9A37" w14:textId="77777777" w:rsidR="003B1D03" w:rsidRPr="00295655" w:rsidRDefault="003B1D03" w:rsidP="003B1D03">
            <w:pPr>
              <w:keepNext/>
              <w:jc w:val="center"/>
              <w:rPr>
                <w:rFonts w:ascii="Calibri" w:hAnsi="Calibri"/>
                <w:sz w:val="18"/>
                <w:szCs w:val="18"/>
              </w:rPr>
            </w:pPr>
          </w:p>
        </w:tc>
        <w:tc>
          <w:tcPr>
            <w:tcW w:w="2340" w:type="dxa"/>
            <w:vAlign w:val="center"/>
          </w:tcPr>
          <w:p w14:paraId="1F9B9A38" w14:textId="77777777" w:rsidR="003B1D03" w:rsidRPr="00295655" w:rsidRDefault="003B1D03" w:rsidP="003B1D03">
            <w:pPr>
              <w:keepNext/>
              <w:jc w:val="center"/>
              <w:rPr>
                <w:rFonts w:ascii="Calibri" w:hAnsi="Calibri"/>
                <w:sz w:val="18"/>
                <w:szCs w:val="18"/>
              </w:rPr>
            </w:pPr>
          </w:p>
        </w:tc>
        <w:tc>
          <w:tcPr>
            <w:tcW w:w="2340" w:type="dxa"/>
            <w:vAlign w:val="center"/>
          </w:tcPr>
          <w:p w14:paraId="1F9B9A39" w14:textId="77777777" w:rsidR="003B1D03" w:rsidRPr="00295655" w:rsidRDefault="003B1D03" w:rsidP="003B1D03">
            <w:pPr>
              <w:keepNext/>
              <w:jc w:val="center"/>
              <w:rPr>
                <w:rFonts w:ascii="Calibri" w:hAnsi="Calibri"/>
                <w:sz w:val="18"/>
                <w:szCs w:val="18"/>
              </w:rPr>
            </w:pPr>
          </w:p>
        </w:tc>
        <w:tc>
          <w:tcPr>
            <w:tcW w:w="2341" w:type="dxa"/>
            <w:vAlign w:val="center"/>
          </w:tcPr>
          <w:p w14:paraId="1F9B9A3A" w14:textId="77777777" w:rsidR="003B1D03" w:rsidRPr="00295655" w:rsidRDefault="003B1D03" w:rsidP="003B1D03">
            <w:pPr>
              <w:keepNext/>
              <w:jc w:val="center"/>
              <w:rPr>
                <w:rFonts w:ascii="Calibri" w:hAnsi="Calibri"/>
                <w:sz w:val="18"/>
                <w:szCs w:val="18"/>
              </w:rPr>
            </w:pPr>
          </w:p>
        </w:tc>
        <w:tc>
          <w:tcPr>
            <w:tcW w:w="2340" w:type="dxa"/>
            <w:vAlign w:val="center"/>
          </w:tcPr>
          <w:p w14:paraId="1F9B9A3B" w14:textId="77777777" w:rsidR="003B1D03" w:rsidRPr="00295655" w:rsidRDefault="003B1D03" w:rsidP="003B1D03">
            <w:pPr>
              <w:keepNext/>
              <w:jc w:val="center"/>
              <w:rPr>
                <w:rFonts w:ascii="Calibri" w:hAnsi="Calibri"/>
                <w:sz w:val="18"/>
                <w:szCs w:val="18"/>
              </w:rPr>
            </w:pPr>
          </w:p>
        </w:tc>
        <w:tc>
          <w:tcPr>
            <w:tcW w:w="2341" w:type="dxa"/>
            <w:vAlign w:val="center"/>
          </w:tcPr>
          <w:p w14:paraId="1F9B9A3C" w14:textId="77777777" w:rsidR="003B1D03" w:rsidRPr="00295655" w:rsidRDefault="003B1D03" w:rsidP="003B1D03">
            <w:pPr>
              <w:keepNext/>
              <w:jc w:val="center"/>
              <w:rPr>
                <w:rFonts w:ascii="Calibri" w:hAnsi="Calibri"/>
                <w:sz w:val="18"/>
                <w:szCs w:val="18"/>
              </w:rPr>
            </w:pPr>
          </w:p>
        </w:tc>
      </w:tr>
      <w:tr w:rsidR="00E2034D" w:rsidRPr="00295655" w14:paraId="1F9B9A3F" w14:textId="77777777" w:rsidTr="00031AD6">
        <w:trPr>
          <w:cantSplit/>
        </w:trPr>
        <w:tc>
          <w:tcPr>
            <w:tcW w:w="14616" w:type="dxa"/>
            <w:gridSpan w:val="8"/>
          </w:tcPr>
          <w:p w14:paraId="1F9B9A3E" w14:textId="77777777" w:rsidR="00E2034D" w:rsidRPr="00295655" w:rsidRDefault="00E2034D" w:rsidP="00C42C38">
            <w:pPr>
              <w:keepNext/>
              <w:rPr>
                <w:rFonts w:ascii="Calibri" w:hAnsi="Calibri"/>
                <w:sz w:val="18"/>
                <w:szCs w:val="18"/>
              </w:rPr>
            </w:pPr>
            <w:r w:rsidRPr="00295655">
              <w:rPr>
                <w:rFonts w:ascii="Calibri" w:hAnsi="Calibri"/>
                <w:sz w:val="18"/>
                <w:szCs w:val="18"/>
              </w:rPr>
              <w:t>Notes:</w:t>
            </w:r>
          </w:p>
        </w:tc>
      </w:tr>
    </w:tbl>
    <w:p w14:paraId="1F9B9A40" w14:textId="77777777" w:rsidR="000F413D" w:rsidRPr="00295655"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0F413D" w:rsidRPr="00295655" w14:paraId="1F9B9A43" w14:textId="77777777" w:rsidTr="00295655">
        <w:trPr>
          <w:cantSplit/>
        </w:trPr>
        <w:tc>
          <w:tcPr>
            <w:tcW w:w="14616" w:type="dxa"/>
            <w:gridSpan w:val="2"/>
            <w:shd w:val="clear" w:color="auto" w:fill="auto"/>
          </w:tcPr>
          <w:p w14:paraId="1F9B9A41" w14:textId="6531750A" w:rsidR="000F413D" w:rsidRDefault="00D56952" w:rsidP="00C42C38">
            <w:pPr>
              <w:keepNext/>
              <w:rPr>
                <w:rFonts w:ascii="Calibri" w:hAnsi="Calibri"/>
                <w:b/>
                <w:sz w:val="18"/>
                <w:szCs w:val="18"/>
              </w:rPr>
            </w:pPr>
            <w:r>
              <w:rPr>
                <w:rFonts w:ascii="Calibri" w:hAnsi="Calibri"/>
                <w:b/>
                <w:sz w:val="18"/>
                <w:szCs w:val="18"/>
              </w:rPr>
              <w:t>N</w:t>
            </w:r>
            <w:r w:rsidR="000F413D" w:rsidRPr="00295655">
              <w:rPr>
                <w:rFonts w:ascii="Calibri" w:hAnsi="Calibri"/>
                <w:b/>
                <w:sz w:val="18"/>
                <w:szCs w:val="18"/>
              </w:rPr>
              <w:t xml:space="preserve">. Air Filter Device Requirements  </w:t>
            </w:r>
          </w:p>
          <w:p w14:paraId="1F9B9A42" w14:textId="0BF0972A" w:rsidR="005669D1" w:rsidRPr="002E10B9" w:rsidRDefault="00A53DED" w:rsidP="00C42C38">
            <w:pPr>
              <w:keepNext/>
              <w:rPr>
                <w:rFonts w:ascii="Calibri" w:hAnsi="Calibri"/>
                <w:sz w:val="18"/>
                <w:szCs w:val="18"/>
              </w:rPr>
            </w:pPr>
            <w:r>
              <w:rPr>
                <w:rFonts w:ascii="Calibri" w:hAnsi="Calibri"/>
                <w:sz w:val="18"/>
                <w:szCs w:val="18"/>
              </w:rPr>
              <w:t>&lt;&lt;if Section M. applies, then display Section N.; else display section header and the standard “This section does not apply” message&gt;&gt;</w:t>
            </w:r>
          </w:p>
        </w:tc>
      </w:tr>
      <w:tr w:rsidR="000F413D" w:rsidRPr="00295655" w14:paraId="1F9B9A46" w14:textId="77777777" w:rsidTr="00295655">
        <w:trPr>
          <w:cantSplit/>
        </w:trPr>
        <w:tc>
          <w:tcPr>
            <w:tcW w:w="468" w:type="dxa"/>
            <w:shd w:val="clear" w:color="auto" w:fill="auto"/>
            <w:vAlign w:val="center"/>
          </w:tcPr>
          <w:p w14:paraId="1F9B9A44"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1F9B9A45"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0F413D" w:rsidRPr="00295655" w14:paraId="1F9B9A49" w14:textId="77777777" w:rsidTr="00295655">
        <w:trPr>
          <w:cantSplit/>
        </w:trPr>
        <w:tc>
          <w:tcPr>
            <w:tcW w:w="468" w:type="dxa"/>
            <w:shd w:val="clear" w:color="auto" w:fill="auto"/>
            <w:vAlign w:val="center"/>
          </w:tcPr>
          <w:p w14:paraId="1F9B9A47"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1F9B9A48" w14:textId="1AAC8686" w:rsidR="000F413D" w:rsidRPr="00295655" w:rsidRDefault="000F413D" w:rsidP="007D5605">
            <w:pPr>
              <w:keepNext/>
              <w:spacing w:after="60"/>
              <w:rPr>
                <w:rFonts w:ascii="Calibri" w:hAnsi="Calibri"/>
                <w:sz w:val="18"/>
                <w:szCs w:val="18"/>
              </w:rPr>
            </w:pPr>
            <w:r w:rsidRPr="00295655">
              <w:rPr>
                <w:rFonts w:ascii="Calibri" w:hAnsi="Calibri"/>
                <w:sz w:val="18"/>
                <w:szCs w:val="18"/>
              </w:rPr>
              <w:t xml:space="preserve">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w:t>
            </w:r>
            <w:r w:rsidR="007D5605" w:rsidRPr="004A5A0D">
              <w:rPr>
                <w:rFonts w:ascii="Calibri" w:hAnsi="Calibri"/>
                <w:sz w:val="18"/>
                <w:szCs w:val="18"/>
              </w:rPr>
              <w:t>tested using ASHRAE Standard 52.2</w:t>
            </w:r>
            <w:r w:rsidR="007D5605">
              <w:rPr>
                <w:rFonts w:ascii="Calibri" w:hAnsi="Calibri"/>
                <w:sz w:val="18"/>
                <w:szCs w:val="18"/>
              </w:rPr>
              <w:t xml:space="preserve"> or </w:t>
            </w:r>
            <w:r w:rsidRPr="00295655">
              <w:rPr>
                <w:rFonts w:ascii="Calibri" w:hAnsi="Calibri"/>
                <w:sz w:val="18"/>
                <w:szCs w:val="18"/>
              </w:rPr>
              <w:t>rated using AHRI Standard 680</w:t>
            </w:r>
          </w:p>
        </w:tc>
      </w:tr>
      <w:tr w:rsidR="000F413D" w:rsidRPr="00295655" w14:paraId="1F9B9A4C" w14:textId="77777777" w:rsidTr="00295655">
        <w:trPr>
          <w:cantSplit/>
        </w:trPr>
        <w:tc>
          <w:tcPr>
            <w:tcW w:w="468" w:type="dxa"/>
            <w:shd w:val="clear" w:color="auto" w:fill="auto"/>
            <w:vAlign w:val="center"/>
          </w:tcPr>
          <w:p w14:paraId="1F9B9A4A"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1F9B9A4B"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0F413D" w:rsidRPr="00295655" w14:paraId="1F9B9A4F" w14:textId="77777777" w:rsidTr="00295655">
        <w:trPr>
          <w:cantSplit/>
        </w:trPr>
        <w:tc>
          <w:tcPr>
            <w:tcW w:w="468" w:type="dxa"/>
            <w:shd w:val="clear" w:color="auto" w:fill="auto"/>
            <w:vAlign w:val="center"/>
          </w:tcPr>
          <w:p w14:paraId="1F9B9A4D"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1F9B9A4E"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 percent in the 3.0–10 μm range when tested in accordance with AHRI Standard 680.</w:t>
            </w:r>
          </w:p>
        </w:tc>
      </w:tr>
      <w:tr w:rsidR="000F413D" w:rsidRPr="00295655" w14:paraId="1F9B9A52" w14:textId="77777777" w:rsidTr="00295655">
        <w:trPr>
          <w:cantSplit/>
        </w:trPr>
        <w:tc>
          <w:tcPr>
            <w:tcW w:w="468" w:type="dxa"/>
            <w:shd w:val="clear" w:color="auto" w:fill="auto"/>
            <w:vAlign w:val="center"/>
          </w:tcPr>
          <w:p w14:paraId="1F9B9A50"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1F9B9A51"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0F413D" w:rsidRPr="00295655" w14:paraId="1F9B9A54" w14:textId="77777777" w:rsidTr="00295655">
        <w:trPr>
          <w:cantSplit/>
        </w:trPr>
        <w:tc>
          <w:tcPr>
            <w:tcW w:w="14616" w:type="dxa"/>
            <w:gridSpan w:val="2"/>
            <w:shd w:val="clear" w:color="auto" w:fill="auto"/>
            <w:vAlign w:val="center"/>
          </w:tcPr>
          <w:p w14:paraId="1F9B9A53" w14:textId="77777777" w:rsidR="000F413D" w:rsidRPr="00295655" w:rsidRDefault="000F413D" w:rsidP="00C42C38">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295655" w:rsidRDefault="000F413D" w:rsidP="008846F4">
      <w:pPr>
        <w:rPr>
          <w:rFonts w:ascii="Calibri" w:hAnsi="Calibri"/>
          <w:sz w:val="18"/>
          <w:szCs w:val="18"/>
        </w:rPr>
      </w:pPr>
    </w:p>
    <w:p w14:paraId="1F9B9A56" w14:textId="77777777" w:rsidR="000F413D" w:rsidRPr="00295655" w:rsidRDefault="000F413D"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45"/>
        <w:gridCol w:w="792"/>
        <w:gridCol w:w="1345"/>
        <w:gridCol w:w="1742"/>
        <w:gridCol w:w="1029"/>
        <w:gridCol w:w="1267"/>
        <w:gridCol w:w="1504"/>
        <w:gridCol w:w="950"/>
        <w:gridCol w:w="950"/>
        <w:gridCol w:w="950"/>
        <w:gridCol w:w="1029"/>
        <w:gridCol w:w="1029"/>
        <w:gridCol w:w="966"/>
      </w:tblGrid>
      <w:tr w:rsidR="00FF26E0" w:rsidRPr="00295655" w14:paraId="1F9B9A58" w14:textId="77777777" w:rsidTr="0065034F">
        <w:trPr>
          <w:cantSplit/>
          <w:trHeight w:val="217"/>
        </w:trPr>
        <w:tc>
          <w:tcPr>
            <w:tcW w:w="14598" w:type="dxa"/>
            <w:gridSpan w:val="13"/>
          </w:tcPr>
          <w:p w14:paraId="1F9B9A57" w14:textId="1A494BEF" w:rsidR="00FF26E0" w:rsidRPr="00295655" w:rsidRDefault="00FF26E0" w:rsidP="00A37C65">
            <w:pPr>
              <w:keepNext/>
              <w:rPr>
                <w:rFonts w:ascii="Calibri" w:hAnsi="Calibri"/>
                <w:b/>
                <w:sz w:val="18"/>
                <w:szCs w:val="18"/>
              </w:rPr>
            </w:pPr>
            <w:r>
              <w:rPr>
                <w:rFonts w:ascii="Calibri" w:hAnsi="Calibri"/>
                <w:b/>
                <w:sz w:val="18"/>
                <w:szCs w:val="18"/>
              </w:rPr>
              <w:t>O</w:t>
            </w:r>
            <w:r w:rsidRPr="00295655">
              <w:rPr>
                <w:rFonts w:ascii="Calibri" w:hAnsi="Calibri"/>
                <w:b/>
                <w:sz w:val="18"/>
                <w:szCs w:val="18"/>
              </w:rPr>
              <w:t xml:space="preserve">. HERS Verification Requirements </w:t>
            </w:r>
          </w:p>
        </w:tc>
      </w:tr>
      <w:tr w:rsidR="00FF26E0" w:rsidRPr="00295655" w14:paraId="1F9B9A64" w14:textId="77777777" w:rsidTr="0065034F">
        <w:trPr>
          <w:cantSplit/>
          <w:trHeight w:val="187"/>
        </w:trPr>
        <w:tc>
          <w:tcPr>
            <w:tcW w:w="1045" w:type="dxa"/>
            <w:vAlign w:val="bottom"/>
          </w:tcPr>
          <w:p w14:paraId="1F9B9A59" w14:textId="77777777" w:rsidR="00FF26E0" w:rsidRPr="00295655" w:rsidRDefault="00FF26E0" w:rsidP="00A37C65">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792" w:type="dxa"/>
            <w:vAlign w:val="bottom"/>
          </w:tcPr>
          <w:p w14:paraId="1F9B9A5A" w14:textId="77777777" w:rsidR="00FF26E0" w:rsidRPr="00295655" w:rsidRDefault="00FF26E0"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345" w:type="dxa"/>
          </w:tcPr>
          <w:p w14:paraId="7109751F" w14:textId="4261B8C4" w:rsidR="00FF26E0" w:rsidRDefault="0065034F" w:rsidP="00E91CEC">
            <w:pPr>
              <w:keepNext/>
              <w:jc w:val="center"/>
              <w:rPr>
                <w:rFonts w:ascii="Calibri" w:hAnsi="Calibri"/>
                <w:sz w:val="18"/>
                <w:szCs w:val="18"/>
              </w:rPr>
            </w:pPr>
            <w:r>
              <w:rPr>
                <w:rFonts w:ascii="Calibri" w:hAnsi="Calibri"/>
                <w:sz w:val="18"/>
                <w:szCs w:val="18"/>
              </w:rPr>
              <w:t>03</w:t>
            </w:r>
          </w:p>
        </w:tc>
        <w:tc>
          <w:tcPr>
            <w:tcW w:w="1742" w:type="dxa"/>
            <w:vAlign w:val="bottom"/>
          </w:tcPr>
          <w:p w14:paraId="1F9B9A5B" w14:textId="6E638D97" w:rsidR="00FF26E0" w:rsidRPr="00295655" w:rsidRDefault="0065034F" w:rsidP="00E91CEC">
            <w:pPr>
              <w:keepNext/>
              <w:jc w:val="center"/>
              <w:rPr>
                <w:rFonts w:ascii="Calibri" w:hAnsi="Calibri"/>
                <w:sz w:val="18"/>
                <w:szCs w:val="18"/>
              </w:rPr>
            </w:pPr>
            <w:r>
              <w:rPr>
                <w:rFonts w:ascii="Calibri" w:hAnsi="Calibri"/>
                <w:sz w:val="18"/>
                <w:szCs w:val="18"/>
              </w:rPr>
              <w:t>04</w:t>
            </w:r>
          </w:p>
        </w:tc>
        <w:tc>
          <w:tcPr>
            <w:tcW w:w="1029" w:type="dxa"/>
            <w:vAlign w:val="bottom"/>
          </w:tcPr>
          <w:p w14:paraId="1F9B9A5C" w14:textId="1ED5E6E0" w:rsidR="00FF26E0" w:rsidRPr="00295655" w:rsidRDefault="0065034F" w:rsidP="00E91CEC">
            <w:pPr>
              <w:keepNext/>
              <w:jc w:val="center"/>
              <w:rPr>
                <w:rFonts w:ascii="Calibri" w:hAnsi="Calibri"/>
                <w:sz w:val="18"/>
                <w:szCs w:val="18"/>
              </w:rPr>
            </w:pPr>
            <w:r>
              <w:rPr>
                <w:rFonts w:ascii="Calibri" w:hAnsi="Calibri"/>
                <w:sz w:val="18"/>
                <w:szCs w:val="18"/>
              </w:rPr>
              <w:t>05</w:t>
            </w:r>
          </w:p>
        </w:tc>
        <w:tc>
          <w:tcPr>
            <w:tcW w:w="1267" w:type="dxa"/>
            <w:vAlign w:val="bottom"/>
          </w:tcPr>
          <w:p w14:paraId="1F9B9A5D" w14:textId="146EFFE3" w:rsidR="00FF26E0" w:rsidRPr="00295655" w:rsidRDefault="0065034F" w:rsidP="00E91CEC">
            <w:pPr>
              <w:keepNext/>
              <w:jc w:val="center"/>
              <w:rPr>
                <w:rFonts w:ascii="Calibri" w:hAnsi="Calibri"/>
                <w:sz w:val="18"/>
                <w:szCs w:val="18"/>
              </w:rPr>
            </w:pPr>
            <w:r>
              <w:rPr>
                <w:rFonts w:ascii="Calibri" w:hAnsi="Calibri"/>
                <w:sz w:val="18"/>
                <w:szCs w:val="18"/>
              </w:rPr>
              <w:t>06</w:t>
            </w:r>
          </w:p>
        </w:tc>
        <w:tc>
          <w:tcPr>
            <w:tcW w:w="1504" w:type="dxa"/>
            <w:vAlign w:val="bottom"/>
          </w:tcPr>
          <w:p w14:paraId="1F9B9A5E" w14:textId="29D094CF" w:rsidR="00FF26E0" w:rsidRPr="00295655" w:rsidRDefault="0065034F" w:rsidP="00E91CEC">
            <w:pPr>
              <w:keepNext/>
              <w:jc w:val="center"/>
              <w:rPr>
                <w:rFonts w:ascii="Calibri" w:hAnsi="Calibri"/>
                <w:sz w:val="18"/>
                <w:szCs w:val="18"/>
              </w:rPr>
            </w:pPr>
            <w:r>
              <w:rPr>
                <w:rFonts w:ascii="Calibri" w:hAnsi="Calibri"/>
                <w:sz w:val="18"/>
                <w:szCs w:val="18"/>
              </w:rPr>
              <w:t>07</w:t>
            </w:r>
          </w:p>
        </w:tc>
        <w:tc>
          <w:tcPr>
            <w:tcW w:w="950" w:type="dxa"/>
            <w:vAlign w:val="bottom"/>
          </w:tcPr>
          <w:p w14:paraId="1F9B9A5F" w14:textId="39436946" w:rsidR="00FF26E0" w:rsidRPr="00295655" w:rsidRDefault="0065034F" w:rsidP="00E91CEC">
            <w:pPr>
              <w:keepNext/>
              <w:jc w:val="center"/>
              <w:rPr>
                <w:rFonts w:ascii="Calibri" w:hAnsi="Calibri"/>
                <w:sz w:val="18"/>
                <w:szCs w:val="18"/>
              </w:rPr>
            </w:pPr>
            <w:r>
              <w:rPr>
                <w:rFonts w:ascii="Calibri" w:hAnsi="Calibri"/>
                <w:sz w:val="18"/>
                <w:szCs w:val="18"/>
              </w:rPr>
              <w:t>08</w:t>
            </w:r>
          </w:p>
        </w:tc>
        <w:tc>
          <w:tcPr>
            <w:tcW w:w="950" w:type="dxa"/>
            <w:vAlign w:val="bottom"/>
          </w:tcPr>
          <w:p w14:paraId="1F9B9A60" w14:textId="7C192749" w:rsidR="00FF26E0" w:rsidRPr="00295655" w:rsidRDefault="0065034F" w:rsidP="00E91CEC">
            <w:pPr>
              <w:keepNext/>
              <w:jc w:val="center"/>
              <w:rPr>
                <w:rFonts w:ascii="Calibri" w:hAnsi="Calibri"/>
                <w:sz w:val="18"/>
                <w:szCs w:val="18"/>
              </w:rPr>
            </w:pPr>
            <w:r>
              <w:rPr>
                <w:rFonts w:ascii="Calibri" w:hAnsi="Calibri"/>
                <w:sz w:val="18"/>
                <w:szCs w:val="18"/>
              </w:rPr>
              <w:t>09</w:t>
            </w:r>
          </w:p>
        </w:tc>
        <w:tc>
          <w:tcPr>
            <w:tcW w:w="950" w:type="dxa"/>
            <w:vAlign w:val="bottom"/>
          </w:tcPr>
          <w:p w14:paraId="4D7AEF2B" w14:textId="6C0514AD" w:rsidR="00FF26E0" w:rsidRDefault="0065034F" w:rsidP="00E91CEC">
            <w:pPr>
              <w:keepNext/>
              <w:jc w:val="center"/>
              <w:rPr>
                <w:rFonts w:ascii="Calibri" w:hAnsi="Calibri"/>
                <w:sz w:val="18"/>
                <w:szCs w:val="18"/>
              </w:rPr>
            </w:pPr>
            <w:r>
              <w:rPr>
                <w:rFonts w:ascii="Calibri" w:hAnsi="Calibri"/>
                <w:sz w:val="18"/>
                <w:szCs w:val="18"/>
              </w:rPr>
              <w:t>10</w:t>
            </w:r>
          </w:p>
        </w:tc>
        <w:tc>
          <w:tcPr>
            <w:tcW w:w="1029" w:type="dxa"/>
            <w:vAlign w:val="bottom"/>
          </w:tcPr>
          <w:p w14:paraId="1F9B9A61" w14:textId="19F7261D" w:rsidR="00FF26E0" w:rsidRPr="00295655" w:rsidRDefault="0065034F" w:rsidP="00E91CEC">
            <w:pPr>
              <w:keepNext/>
              <w:jc w:val="center"/>
              <w:rPr>
                <w:rFonts w:ascii="Calibri" w:hAnsi="Calibri"/>
                <w:sz w:val="18"/>
                <w:szCs w:val="18"/>
              </w:rPr>
            </w:pPr>
            <w:r>
              <w:rPr>
                <w:rFonts w:ascii="Calibri" w:hAnsi="Calibri"/>
                <w:sz w:val="18"/>
                <w:szCs w:val="18"/>
              </w:rPr>
              <w:t>11</w:t>
            </w:r>
          </w:p>
        </w:tc>
        <w:tc>
          <w:tcPr>
            <w:tcW w:w="1029" w:type="dxa"/>
            <w:vAlign w:val="bottom"/>
          </w:tcPr>
          <w:p w14:paraId="1F9B9A62" w14:textId="397DE45A" w:rsidR="00FF26E0" w:rsidRPr="00295655" w:rsidRDefault="0065034F" w:rsidP="00E91CEC">
            <w:pPr>
              <w:keepNext/>
              <w:jc w:val="center"/>
              <w:rPr>
                <w:rFonts w:ascii="Calibri" w:hAnsi="Calibri"/>
                <w:sz w:val="18"/>
                <w:szCs w:val="18"/>
              </w:rPr>
            </w:pPr>
            <w:r>
              <w:rPr>
                <w:rFonts w:ascii="Calibri" w:hAnsi="Calibri"/>
                <w:sz w:val="18"/>
                <w:szCs w:val="18"/>
              </w:rPr>
              <w:t>12</w:t>
            </w:r>
          </w:p>
        </w:tc>
        <w:tc>
          <w:tcPr>
            <w:tcW w:w="966" w:type="dxa"/>
            <w:vAlign w:val="bottom"/>
          </w:tcPr>
          <w:p w14:paraId="1F9B9A63" w14:textId="2DAE24EB" w:rsidR="00FF26E0" w:rsidRPr="00295655" w:rsidRDefault="0065034F" w:rsidP="00A37C65">
            <w:pPr>
              <w:keepNext/>
              <w:jc w:val="center"/>
              <w:rPr>
                <w:rFonts w:ascii="Calibri" w:hAnsi="Calibri"/>
                <w:sz w:val="18"/>
                <w:szCs w:val="18"/>
              </w:rPr>
            </w:pPr>
            <w:r>
              <w:rPr>
                <w:rFonts w:ascii="Calibri" w:hAnsi="Calibri"/>
                <w:sz w:val="18"/>
                <w:szCs w:val="18"/>
              </w:rPr>
              <w:t>13</w:t>
            </w:r>
          </w:p>
        </w:tc>
      </w:tr>
      <w:tr w:rsidR="00FF26E0" w:rsidRPr="00B82750" w14:paraId="1F9B9A70" w14:textId="77777777" w:rsidTr="0065034F">
        <w:trPr>
          <w:cantSplit/>
          <w:trHeight w:val="357"/>
        </w:trPr>
        <w:tc>
          <w:tcPr>
            <w:tcW w:w="1045" w:type="dxa"/>
            <w:tcBorders>
              <w:bottom w:val="nil"/>
            </w:tcBorders>
            <w:vAlign w:val="bottom"/>
          </w:tcPr>
          <w:p w14:paraId="1F9B9A65" w14:textId="77777777" w:rsidR="00FF26E0" w:rsidRPr="00B82750" w:rsidRDefault="00FF26E0" w:rsidP="003B1D03">
            <w:pPr>
              <w:keepNext/>
              <w:jc w:val="center"/>
              <w:rPr>
                <w:rFonts w:ascii="Calibri" w:hAnsi="Calibri"/>
                <w:sz w:val="18"/>
                <w:szCs w:val="18"/>
              </w:rPr>
            </w:pPr>
          </w:p>
        </w:tc>
        <w:tc>
          <w:tcPr>
            <w:tcW w:w="792" w:type="dxa"/>
            <w:tcBorders>
              <w:bottom w:val="nil"/>
            </w:tcBorders>
            <w:vAlign w:val="bottom"/>
          </w:tcPr>
          <w:p w14:paraId="1F9B9A66" w14:textId="77777777" w:rsidR="00FF26E0" w:rsidRPr="00B82750" w:rsidRDefault="00FF26E0" w:rsidP="003B1D03">
            <w:pPr>
              <w:keepNext/>
              <w:jc w:val="center"/>
              <w:rPr>
                <w:rFonts w:ascii="Calibri" w:hAnsi="Calibri"/>
                <w:sz w:val="18"/>
                <w:szCs w:val="18"/>
              </w:rPr>
            </w:pPr>
          </w:p>
        </w:tc>
        <w:tc>
          <w:tcPr>
            <w:tcW w:w="1345" w:type="dxa"/>
            <w:tcBorders>
              <w:bottom w:val="nil"/>
            </w:tcBorders>
          </w:tcPr>
          <w:p w14:paraId="1152C8C4" w14:textId="77777777" w:rsidR="00FF26E0" w:rsidRPr="00B82750" w:rsidRDefault="00FF26E0" w:rsidP="003B1D03">
            <w:pPr>
              <w:keepNext/>
              <w:jc w:val="center"/>
              <w:rPr>
                <w:rFonts w:ascii="Calibri" w:hAnsi="Calibri"/>
                <w:sz w:val="18"/>
                <w:szCs w:val="18"/>
              </w:rPr>
            </w:pPr>
          </w:p>
        </w:tc>
        <w:tc>
          <w:tcPr>
            <w:tcW w:w="1742" w:type="dxa"/>
            <w:tcBorders>
              <w:bottom w:val="nil"/>
            </w:tcBorders>
            <w:vAlign w:val="bottom"/>
          </w:tcPr>
          <w:p w14:paraId="1F9B9A67" w14:textId="12DF086C"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1029" w:type="dxa"/>
            <w:tcBorders>
              <w:bottom w:val="nil"/>
            </w:tcBorders>
            <w:vAlign w:val="bottom"/>
          </w:tcPr>
          <w:p w14:paraId="1F9B9A68" w14:textId="77777777"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267" w:type="dxa"/>
            <w:tcBorders>
              <w:bottom w:val="nil"/>
            </w:tcBorders>
            <w:vAlign w:val="bottom"/>
          </w:tcPr>
          <w:p w14:paraId="1F9B9A69" w14:textId="77777777"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504" w:type="dxa"/>
            <w:tcBorders>
              <w:bottom w:val="nil"/>
            </w:tcBorders>
            <w:vAlign w:val="bottom"/>
          </w:tcPr>
          <w:p w14:paraId="1F9B9A6A" w14:textId="77777777"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950" w:type="dxa"/>
            <w:tcBorders>
              <w:bottom w:val="nil"/>
            </w:tcBorders>
            <w:vAlign w:val="bottom"/>
          </w:tcPr>
          <w:p w14:paraId="1F9B9A6B" w14:textId="77777777"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25</w:t>
            </w:r>
          </w:p>
        </w:tc>
        <w:tc>
          <w:tcPr>
            <w:tcW w:w="950" w:type="dxa"/>
            <w:tcBorders>
              <w:bottom w:val="nil"/>
            </w:tcBorders>
            <w:vAlign w:val="bottom"/>
          </w:tcPr>
          <w:p w14:paraId="1F9B9A6C" w14:textId="77777777"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26</w:t>
            </w:r>
          </w:p>
        </w:tc>
        <w:tc>
          <w:tcPr>
            <w:tcW w:w="950" w:type="dxa"/>
            <w:tcBorders>
              <w:bottom w:val="nil"/>
            </w:tcBorders>
            <w:vAlign w:val="bottom"/>
          </w:tcPr>
          <w:p w14:paraId="35D416B5" w14:textId="48F0F333" w:rsidR="00FF26E0" w:rsidRPr="00B82750" w:rsidRDefault="00FF26E0" w:rsidP="00F7587F">
            <w:pPr>
              <w:keepNext/>
              <w:jc w:val="center"/>
              <w:rPr>
                <w:rFonts w:ascii="Calibri" w:hAnsi="Calibri"/>
                <w:sz w:val="18"/>
                <w:szCs w:val="18"/>
              </w:rPr>
            </w:pPr>
            <w:r w:rsidRPr="00F7587F">
              <w:rPr>
                <w:rFonts w:ascii="Calibri" w:hAnsi="Calibri"/>
                <w:sz w:val="18"/>
                <w:szCs w:val="18"/>
              </w:rPr>
              <w:t>MCH-2</w:t>
            </w:r>
            <w:r>
              <w:rPr>
                <w:rFonts w:ascii="Calibri" w:hAnsi="Calibri"/>
                <w:sz w:val="18"/>
                <w:szCs w:val="18"/>
              </w:rPr>
              <w:t>7</w:t>
            </w:r>
          </w:p>
        </w:tc>
        <w:tc>
          <w:tcPr>
            <w:tcW w:w="1029" w:type="dxa"/>
            <w:tcBorders>
              <w:bottom w:val="nil"/>
            </w:tcBorders>
            <w:vAlign w:val="bottom"/>
          </w:tcPr>
          <w:p w14:paraId="1F9B9A6D" w14:textId="00361519"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c>
          <w:tcPr>
            <w:tcW w:w="1029" w:type="dxa"/>
            <w:tcBorders>
              <w:bottom w:val="nil"/>
            </w:tcBorders>
            <w:vAlign w:val="bottom"/>
          </w:tcPr>
          <w:p w14:paraId="1F9B9A6E" w14:textId="77777777" w:rsidR="00FF26E0" w:rsidRPr="00B82750" w:rsidRDefault="00FF26E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29</w:t>
            </w:r>
          </w:p>
        </w:tc>
        <w:tc>
          <w:tcPr>
            <w:tcW w:w="966" w:type="dxa"/>
            <w:tcBorders>
              <w:bottom w:val="nil"/>
            </w:tcBorders>
            <w:vAlign w:val="bottom"/>
          </w:tcPr>
          <w:p w14:paraId="1F9B9A6F" w14:textId="77777777" w:rsidR="00FF26E0" w:rsidRPr="00B82750" w:rsidRDefault="00FF26E0" w:rsidP="003B1D03">
            <w:pPr>
              <w:keepNext/>
              <w:jc w:val="center"/>
              <w:rPr>
                <w:rFonts w:ascii="Calibri" w:hAnsi="Calibri"/>
                <w:sz w:val="18"/>
                <w:szCs w:val="18"/>
              </w:rPr>
            </w:pPr>
            <w:r w:rsidRPr="00B82750">
              <w:rPr>
                <w:rFonts w:ascii="Calibri" w:hAnsi="Calibri"/>
                <w:sz w:val="18"/>
                <w:szCs w:val="18"/>
              </w:rPr>
              <w:t>MCH30</w:t>
            </w:r>
          </w:p>
        </w:tc>
      </w:tr>
      <w:tr w:rsidR="00FF26E0" w:rsidRPr="00B82750" w14:paraId="1F9B9A7F" w14:textId="77777777" w:rsidTr="0065034F">
        <w:trPr>
          <w:cantSplit/>
          <w:trHeight w:val="967"/>
        </w:trPr>
        <w:tc>
          <w:tcPr>
            <w:tcW w:w="1045" w:type="dxa"/>
            <w:tcBorders>
              <w:top w:val="nil"/>
            </w:tcBorders>
            <w:vAlign w:val="bottom"/>
          </w:tcPr>
          <w:p w14:paraId="1F9B9A71" w14:textId="77777777" w:rsidR="00FF26E0" w:rsidRPr="00B82750" w:rsidRDefault="00FF26E0" w:rsidP="00A37C65">
            <w:pPr>
              <w:keepNext/>
              <w:jc w:val="center"/>
              <w:rPr>
                <w:rFonts w:ascii="Calibri" w:hAnsi="Calibri"/>
                <w:sz w:val="18"/>
                <w:szCs w:val="18"/>
              </w:rPr>
            </w:pPr>
            <w:r w:rsidRPr="00B82750">
              <w:rPr>
                <w:rFonts w:ascii="Calibri" w:hAnsi="Calibri"/>
                <w:sz w:val="18"/>
                <w:szCs w:val="18"/>
              </w:rPr>
              <w:t>SC System Identification or Name</w:t>
            </w:r>
          </w:p>
        </w:tc>
        <w:tc>
          <w:tcPr>
            <w:tcW w:w="792" w:type="dxa"/>
            <w:tcBorders>
              <w:top w:val="nil"/>
            </w:tcBorders>
            <w:vAlign w:val="bottom"/>
          </w:tcPr>
          <w:p w14:paraId="1F9B9A72" w14:textId="77777777" w:rsidR="00FF26E0" w:rsidRPr="00B82750" w:rsidRDefault="00FF26E0" w:rsidP="00E91CEC">
            <w:pPr>
              <w:keepNext/>
              <w:jc w:val="center"/>
              <w:rPr>
                <w:rFonts w:ascii="Calibri" w:hAnsi="Calibri"/>
                <w:sz w:val="18"/>
                <w:szCs w:val="18"/>
              </w:rPr>
            </w:pPr>
            <w:r w:rsidRPr="00B82750">
              <w:rPr>
                <w:rFonts w:ascii="Calibri" w:hAnsi="Calibri"/>
                <w:sz w:val="18"/>
                <w:szCs w:val="18"/>
              </w:rPr>
              <w:t>SC System Location or Area Served</w:t>
            </w:r>
          </w:p>
        </w:tc>
        <w:tc>
          <w:tcPr>
            <w:tcW w:w="1345" w:type="dxa"/>
            <w:tcBorders>
              <w:top w:val="nil"/>
            </w:tcBorders>
            <w:vAlign w:val="bottom"/>
          </w:tcPr>
          <w:p w14:paraId="2821529E" w14:textId="286CE52A" w:rsidR="00FF26E0" w:rsidRPr="00B82750" w:rsidRDefault="00FF26E0" w:rsidP="00FF26E0">
            <w:pPr>
              <w:keepNext/>
              <w:jc w:val="center"/>
              <w:rPr>
                <w:rFonts w:ascii="Calibri" w:hAnsi="Calibri"/>
                <w:sz w:val="18"/>
                <w:szCs w:val="18"/>
              </w:rPr>
            </w:pPr>
            <w:r>
              <w:rPr>
                <w:rFonts w:ascii="Calibri" w:hAnsi="Calibri"/>
                <w:sz w:val="18"/>
                <w:szCs w:val="18"/>
              </w:rPr>
              <w:t>Exemption from Duct Leakage Requirements</w:t>
            </w:r>
          </w:p>
        </w:tc>
        <w:tc>
          <w:tcPr>
            <w:tcW w:w="1742" w:type="dxa"/>
            <w:tcBorders>
              <w:top w:val="nil"/>
            </w:tcBorders>
            <w:vAlign w:val="bottom"/>
          </w:tcPr>
          <w:p w14:paraId="1F9B9A73" w14:textId="2FECBD27" w:rsidR="00FF26E0" w:rsidRPr="00B82750" w:rsidRDefault="00FF26E0" w:rsidP="00A37C65">
            <w:pPr>
              <w:keepNext/>
              <w:jc w:val="center"/>
              <w:rPr>
                <w:rFonts w:ascii="Calibri" w:hAnsi="Calibri"/>
                <w:sz w:val="18"/>
                <w:szCs w:val="18"/>
              </w:rPr>
            </w:pPr>
            <w:r w:rsidRPr="00B82750">
              <w:rPr>
                <w:rFonts w:ascii="Calibri" w:hAnsi="Calibri"/>
                <w:sz w:val="18"/>
                <w:szCs w:val="18"/>
              </w:rPr>
              <w:t>Duct Leakage Test</w:t>
            </w:r>
          </w:p>
        </w:tc>
        <w:tc>
          <w:tcPr>
            <w:tcW w:w="1029" w:type="dxa"/>
            <w:tcBorders>
              <w:top w:val="nil"/>
            </w:tcBorders>
            <w:vAlign w:val="bottom"/>
          </w:tcPr>
          <w:p w14:paraId="1F9B9A74" w14:textId="77777777" w:rsidR="00FF26E0" w:rsidRPr="00B82750" w:rsidRDefault="00FF26E0" w:rsidP="00C33E3C">
            <w:pPr>
              <w:keepNext/>
              <w:jc w:val="center"/>
              <w:rPr>
                <w:rFonts w:ascii="Calibri" w:hAnsi="Calibri"/>
                <w:sz w:val="18"/>
                <w:szCs w:val="18"/>
              </w:rPr>
            </w:pPr>
            <w:r w:rsidRPr="00B82750">
              <w:rPr>
                <w:rFonts w:ascii="Calibri" w:hAnsi="Calibri"/>
                <w:sz w:val="18"/>
                <w:szCs w:val="18"/>
              </w:rPr>
              <w:t>Duct Location Verification</w:t>
            </w:r>
          </w:p>
        </w:tc>
        <w:tc>
          <w:tcPr>
            <w:tcW w:w="1267" w:type="dxa"/>
            <w:tcBorders>
              <w:top w:val="nil"/>
            </w:tcBorders>
            <w:vAlign w:val="bottom"/>
          </w:tcPr>
          <w:p w14:paraId="1F9B9A75" w14:textId="77777777" w:rsidR="00FF26E0" w:rsidRPr="00B82750" w:rsidRDefault="00FF26E0" w:rsidP="00E91CEC">
            <w:pPr>
              <w:keepNext/>
              <w:jc w:val="center"/>
              <w:rPr>
                <w:rFonts w:ascii="Calibri" w:hAnsi="Calibri"/>
                <w:sz w:val="18"/>
                <w:szCs w:val="18"/>
              </w:rPr>
            </w:pPr>
            <w:r w:rsidRPr="00B82750">
              <w:rPr>
                <w:rFonts w:ascii="Calibri" w:hAnsi="Calibri"/>
                <w:sz w:val="18"/>
                <w:szCs w:val="18"/>
              </w:rPr>
              <w:t>AHU Fan Efficacy (W/cfm)</w:t>
            </w:r>
          </w:p>
        </w:tc>
        <w:tc>
          <w:tcPr>
            <w:tcW w:w="1504" w:type="dxa"/>
            <w:tcBorders>
              <w:top w:val="nil"/>
            </w:tcBorders>
            <w:vAlign w:val="bottom"/>
          </w:tcPr>
          <w:p w14:paraId="1F9B9A76" w14:textId="77777777" w:rsidR="00FF26E0" w:rsidRPr="00B82750" w:rsidRDefault="00FF26E0" w:rsidP="00E91CEC">
            <w:pPr>
              <w:keepNext/>
              <w:jc w:val="center"/>
              <w:rPr>
                <w:rFonts w:ascii="Calibri" w:hAnsi="Calibri"/>
                <w:sz w:val="18"/>
                <w:szCs w:val="18"/>
              </w:rPr>
            </w:pPr>
            <w:r w:rsidRPr="00B82750">
              <w:rPr>
                <w:rFonts w:ascii="Calibri" w:hAnsi="Calibri"/>
                <w:sz w:val="18"/>
                <w:szCs w:val="18"/>
              </w:rPr>
              <w:t>AHU Airflow Rate</w:t>
            </w:r>
          </w:p>
          <w:p w14:paraId="1F9B9A77" w14:textId="77777777" w:rsidR="00FF26E0" w:rsidRPr="00B82750" w:rsidRDefault="00FF26E0" w:rsidP="00E91CEC">
            <w:pPr>
              <w:keepNext/>
              <w:jc w:val="center"/>
              <w:rPr>
                <w:rFonts w:ascii="Calibri" w:hAnsi="Calibri"/>
                <w:sz w:val="18"/>
                <w:szCs w:val="18"/>
              </w:rPr>
            </w:pPr>
            <w:r w:rsidRPr="00B82750">
              <w:rPr>
                <w:rFonts w:ascii="Calibri" w:hAnsi="Calibri"/>
                <w:sz w:val="18"/>
                <w:szCs w:val="18"/>
              </w:rPr>
              <w:t>(cfm/ton)</w:t>
            </w:r>
          </w:p>
        </w:tc>
        <w:tc>
          <w:tcPr>
            <w:tcW w:w="950" w:type="dxa"/>
            <w:tcBorders>
              <w:top w:val="nil"/>
            </w:tcBorders>
            <w:vAlign w:val="bottom"/>
          </w:tcPr>
          <w:p w14:paraId="1F9B9A78" w14:textId="77777777" w:rsidR="00FF26E0" w:rsidRPr="00B82750" w:rsidRDefault="00FF26E0" w:rsidP="00E91CEC">
            <w:pPr>
              <w:keepNext/>
              <w:jc w:val="center"/>
              <w:rPr>
                <w:rFonts w:ascii="Calibri" w:hAnsi="Calibri"/>
                <w:sz w:val="18"/>
                <w:szCs w:val="18"/>
              </w:rPr>
            </w:pPr>
            <w:r w:rsidRPr="00B82750">
              <w:rPr>
                <w:rFonts w:ascii="Calibri" w:hAnsi="Calibri"/>
                <w:sz w:val="18"/>
                <w:szCs w:val="18"/>
              </w:rPr>
              <w:t>Refrigerant Charge</w:t>
            </w:r>
          </w:p>
        </w:tc>
        <w:tc>
          <w:tcPr>
            <w:tcW w:w="950" w:type="dxa"/>
            <w:tcBorders>
              <w:top w:val="nil"/>
            </w:tcBorders>
            <w:vAlign w:val="bottom"/>
          </w:tcPr>
          <w:p w14:paraId="1F9B9A79" w14:textId="77777777" w:rsidR="00FF26E0" w:rsidRDefault="00FF26E0" w:rsidP="00E91CEC">
            <w:pPr>
              <w:keepNext/>
              <w:jc w:val="center"/>
              <w:rPr>
                <w:rFonts w:ascii="Calibri" w:hAnsi="Calibri"/>
                <w:sz w:val="18"/>
                <w:szCs w:val="18"/>
              </w:rPr>
            </w:pPr>
            <w:r>
              <w:rPr>
                <w:rFonts w:ascii="Calibri" w:hAnsi="Calibri"/>
                <w:sz w:val="18"/>
                <w:szCs w:val="18"/>
              </w:rPr>
              <w:t xml:space="preserve">Rated </w:t>
            </w:r>
          </w:p>
          <w:p w14:paraId="1F9B9A7A" w14:textId="77777777" w:rsidR="00FF26E0" w:rsidRDefault="00FF26E0" w:rsidP="00E91CEC">
            <w:pPr>
              <w:keepNext/>
              <w:jc w:val="center"/>
              <w:rPr>
                <w:rFonts w:ascii="Calibri" w:hAnsi="Calibri"/>
                <w:sz w:val="18"/>
                <w:szCs w:val="18"/>
              </w:rPr>
            </w:pPr>
            <w:r>
              <w:rPr>
                <w:rFonts w:ascii="Calibri" w:hAnsi="Calibri"/>
                <w:sz w:val="18"/>
                <w:szCs w:val="18"/>
              </w:rPr>
              <w:t>SC System</w:t>
            </w:r>
          </w:p>
          <w:p w14:paraId="1F9B9A7B" w14:textId="77777777" w:rsidR="00FF26E0" w:rsidRPr="00B82750" w:rsidRDefault="00FF26E0" w:rsidP="00E91CEC">
            <w:pPr>
              <w:keepNext/>
              <w:jc w:val="center"/>
              <w:rPr>
                <w:rFonts w:ascii="Calibri" w:hAnsi="Calibri"/>
                <w:sz w:val="18"/>
                <w:szCs w:val="18"/>
              </w:rPr>
            </w:pPr>
            <w:r>
              <w:rPr>
                <w:rFonts w:ascii="Calibri" w:hAnsi="Calibri"/>
                <w:sz w:val="18"/>
                <w:szCs w:val="18"/>
              </w:rPr>
              <w:t>Equipment Verification</w:t>
            </w:r>
          </w:p>
        </w:tc>
        <w:tc>
          <w:tcPr>
            <w:tcW w:w="950" w:type="dxa"/>
            <w:tcBorders>
              <w:top w:val="nil"/>
            </w:tcBorders>
            <w:vAlign w:val="bottom"/>
          </w:tcPr>
          <w:p w14:paraId="2606E8F2" w14:textId="3C041681" w:rsidR="00FF26E0" w:rsidRPr="00B82750" w:rsidRDefault="00FF26E0" w:rsidP="00F7587F">
            <w:pPr>
              <w:keepNext/>
              <w:jc w:val="center"/>
              <w:rPr>
                <w:rFonts w:ascii="Calibri" w:hAnsi="Calibri"/>
                <w:sz w:val="18"/>
                <w:szCs w:val="18"/>
              </w:rPr>
            </w:pPr>
            <w:r>
              <w:rPr>
                <w:rFonts w:ascii="Calibri" w:hAnsi="Calibri"/>
                <w:sz w:val="18"/>
                <w:szCs w:val="18"/>
              </w:rPr>
              <w:t>IAQ Mechanical Ventilation</w:t>
            </w:r>
          </w:p>
        </w:tc>
        <w:tc>
          <w:tcPr>
            <w:tcW w:w="1029" w:type="dxa"/>
            <w:tcBorders>
              <w:top w:val="nil"/>
            </w:tcBorders>
            <w:vAlign w:val="bottom"/>
          </w:tcPr>
          <w:p w14:paraId="1F9B9A7C" w14:textId="047E01B6" w:rsidR="00FF26E0" w:rsidRPr="00B82750" w:rsidRDefault="00FF26E0" w:rsidP="0074750A">
            <w:pPr>
              <w:keepNext/>
              <w:jc w:val="center"/>
              <w:rPr>
                <w:rFonts w:ascii="Calibri" w:hAnsi="Calibri"/>
                <w:sz w:val="18"/>
                <w:szCs w:val="18"/>
              </w:rPr>
            </w:pPr>
            <w:r w:rsidRPr="00B82750">
              <w:rPr>
                <w:rFonts w:ascii="Calibri" w:hAnsi="Calibri"/>
                <w:sz w:val="18"/>
                <w:szCs w:val="18"/>
              </w:rPr>
              <w:t>Return Duct Design - Table 150.0-</w:t>
            </w:r>
            <w:r>
              <w:rPr>
                <w:rFonts w:ascii="Calibri" w:hAnsi="Calibri"/>
                <w:sz w:val="18"/>
                <w:szCs w:val="18"/>
              </w:rPr>
              <w:t>B</w:t>
            </w:r>
            <w:r w:rsidRPr="00B82750">
              <w:rPr>
                <w:rFonts w:ascii="Calibri" w:hAnsi="Calibri"/>
                <w:sz w:val="18"/>
                <w:szCs w:val="18"/>
              </w:rPr>
              <w:t xml:space="preserve"> or </w:t>
            </w:r>
            <w:r>
              <w:rPr>
                <w:rFonts w:ascii="Calibri" w:hAnsi="Calibri"/>
                <w:sz w:val="18"/>
                <w:szCs w:val="18"/>
              </w:rPr>
              <w:t>C</w:t>
            </w:r>
          </w:p>
        </w:tc>
        <w:tc>
          <w:tcPr>
            <w:tcW w:w="1029" w:type="dxa"/>
            <w:tcBorders>
              <w:top w:val="nil"/>
            </w:tcBorders>
            <w:vAlign w:val="bottom"/>
          </w:tcPr>
          <w:p w14:paraId="1F9B9A7D" w14:textId="77777777" w:rsidR="00FF26E0" w:rsidRPr="00B82750" w:rsidRDefault="00FF26E0" w:rsidP="00A53F9F">
            <w:pPr>
              <w:keepNext/>
              <w:jc w:val="center"/>
              <w:rPr>
                <w:rFonts w:ascii="Calibri" w:hAnsi="Calibri"/>
                <w:sz w:val="18"/>
                <w:szCs w:val="18"/>
              </w:rPr>
            </w:pPr>
            <w:r w:rsidRPr="00B82750">
              <w:rPr>
                <w:rFonts w:ascii="Calibri" w:hAnsi="Calibri"/>
                <w:sz w:val="18"/>
                <w:szCs w:val="18"/>
              </w:rPr>
              <w:t>Supply Duct Surface Area R-Value Buried Ducts</w:t>
            </w:r>
          </w:p>
        </w:tc>
        <w:tc>
          <w:tcPr>
            <w:tcW w:w="966" w:type="dxa"/>
            <w:tcBorders>
              <w:top w:val="nil"/>
            </w:tcBorders>
            <w:vAlign w:val="bottom"/>
          </w:tcPr>
          <w:p w14:paraId="1F9B9A7E" w14:textId="77777777" w:rsidR="00FF26E0" w:rsidRPr="00B82750" w:rsidRDefault="00FF26E0" w:rsidP="00A37C65">
            <w:pPr>
              <w:keepNext/>
              <w:jc w:val="center"/>
              <w:rPr>
                <w:rFonts w:ascii="Calibri" w:hAnsi="Calibri"/>
                <w:sz w:val="18"/>
                <w:szCs w:val="18"/>
              </w:rPr>
            </w:pPr>
            <w:r w:rsidRPr="00B82750">
              <w:rPr>
                <w:rFonts w:ascii="Calibri" w:hAnsi="Calibri"/>
                <w:sz w:val="18"/>
                <w:szCs w:val="18"/>
              </w:rPr>
              <w:t>Ventilation Cooling Credit</w:t>
            </w:r>
          </w:p>
        </w:tc>
      </w:tr>
      <w:tr w:rsidR="00FF26E0" w:rsidRPr="007C072C" w14:paraId="1F9B9AE5" w14:textId="77777777" w:rsidTr="0065034F">
        <w:trPr>
          <w:cantSplit/>
          <w:trHeight w:val="6411"/>
        </w:trPr>
        <w:tc>
          <w:tcPr>
            <w:tcW w:w="1045" w:type="dxa"/>
          </w:tcPr>
          <w:p w14:paraId="1F9B9A80" w14:textId="77777777" w:rsidR="00FF26E0" w:rsidRPr="00D46D7C" w:rsidRDefault="00FF26E0" w:rsidP="007822B3">
            <w:pPr>
              <w:keepNext/>
              <w:rPr>
                <w:rFonts w:ascii="Calibri" w:hAnsi="Calibri"/>
                <w:sz w:val="16"/>
                <w:szCs w:val="16"/>
              </w:rPr>
            </w:pPr>
            <w:r w:rsidRPr="00D46D7C">
              <w:rPr>
                <w:rFonts w:ascii="Calibri" w:hAnsi="Calibri"/>
                <w:sz w:val="16"/>
                <w:szCs w:val="16"/>
              </w:rPr>
              <w:t>&lt;&lt;auto filled from  D01&gt;&gt;</w:t>
            </w:r>
          </w:p>
        </w:tc>
        <w:tc>
          <w:tcPr>
            <w:tcW w:w="792" w:type="dxa"/>
          </w:tcPr>
          <w:p w14:paraId="1F9B9A81" w14:textId="77777777" w:rsidR="00FF26E0" w:rsidRPr="00D46D7C" w:rsidRDefault="00FF26E0" w:rsidP="00B82750">
            <w:pPr>
              <w:keepNext/>
              <w:rPr>
                <w:rFonts w:ascii="Calibri" w:hAnsi="Calibri"/>
                <w:sz w:val="16"/>
                <w:szCs w:val="16"/>
              </w:rPr>
            </w:pPr>
            <w:r w:rsidRPr="00D46D7C">
              <w:rPr>
                <w:rFonts w:ascii="Calibri" w:hAnsi="Calibri"/>
                <w:sz w:val="16"/>
                <w:szCs w:val="16"/>
              </w:rPr>
              <w:t>&lt;&lt;auto filled from D02&gt;&gt;</w:t>
            </w:r>
          </w:p>
        </w:tc>
        <w:tc>
          <w:tcPr>
            <w:tcW w:w="1345" w:type="dxa"/>
          </w:tcPr>
          <w:p w14:paraId="51A4BD6D" w14:textId="77777777" w:rsidR="00FF26E0" w:rsidRDefault="00FF26E0" w:rsidP="00B82750">
            <w:pPr>
              <w:keepNext/>
              <w:rPr>
                <w:rFonts w:asciiTheme="minorHAnsi" w:hAnsiTheme="minorHAnsi"/>
                <w:sz w:val="12"/>
                <w:szCs w:val="12"/>
              </w:rPr>
            </w:pPr>
            <w:r>
              <w:rPr>
                <w:rFonts w:asciiTheme="minorHAnsi" w:hAnsiTheme="minorHAnsi"/>
                <w:sz w:val="12"/>
                <w:szCs w:val="12"/>
              </w:rPr>
              <w:t>&lt;&lt;calculated value:</w:t>
            </w:r>
          </w:p>
          <w:p w14:paraId="4BBFAC30" w14:textId="77777777" w:rsidR="00FF26E0" w:rsidRDefault="00FF26E0" w:rsidP="00B82750">
            <w:pPr>
              <w:keepNext/>
              <w:rPr>
                <w:rFonts w:asciiTheme="minorHAnsi" w:hAnsiTheme="minorHAnsi"/>
                <w:sz w:val="12"/>
                <w:szCs w:val="12"/>
              </w:rPr>
            </w:pPr>
            <w:r>
              <w:rPr>
                <w:rFonts w:asciiTheme="minorHAnsi" w:hAnsiTheme="minorHAnsi"/>
                <w:sz w:val="12"/>
                <w:szCs w:val="12"/>
              </w:rPr>
              <w:t>If D07 = DuctsNone, then value = NA;</w:t>
            </w:r>
          </w:p>
          <w:p w14:paraId="3AC91CF9" w14:textId="77777777" w:rsidR="00FF26E0" w:rsidRDefault="00FF26E0" w:rsidP="00B82750">
            <w:pPr>
              <w:keepNext/>
              <w:rPr>
                <w:rFonts w:asciiTheme="minorHAnsi" w:hAnsiTheme="minorHAnsi"/>
                <w:sz w:val="12"/>
                <w:szCs w:val="12"/>
              </w:rPr>
            </w:pPr>
          </w:p>
          <w:p w14:paraId="78B56435" w14:textId="77777777" w:rsidR="00FF26E0" w:rsidRDefault="00FF26E0" w:rsidP="00B82750">
            <w:pPr>
              <w:keepNext/>
              <w:rPr>
                <w:rFonts w:asciiTheme="minorHAnsi" w:hAnsiTheme="minorHAnsi"/>
                <w:sz w:val="12"/>
                <w:szCs w:val="12"/>
              </w:rPr>
            </w:pPr>
            <w:r>
              <w:rPr>
                <w:rFonts w:asciiTheme="minorHAnsi" w:hAnsiTheme="minorHAnsi"/>
                <w:sz w:val="12"/>
                <w:szCs w:val="12"/>
              </w:rPr>
              <w:t>Else default value = No Exemptions;</w:t>
            </w:r>
          </w:p>
          <w:p w14:paraId="57E54C19" w14:textId="77777777" w:rsidR="00FF26E0" w:rsidRDefault="00FF26E0" w:rsidP="00B82750">
            <w:pPr>
              <w:keepNext/>
              <w:rPr>
                <w:rFonts w:asciiTheme="minorHAnsi" w:hAnsiTheme="minorHAnsi"/>
                <w:sz w:val="12"/>
                <w:szCs w:val="12"/>
              </w:rPr>
            </w:pPr>
            <w:r>
              <w:rPr>
                <w:rFonts w:asciiTheme="minorHAnsi" w:hAnsiTheme="minorHAnsi"/>
                <w:sz w:val="12"/>
                <w:szCs w:val="12"/>
              </w:rPr>
              <w:t>Allow user to override the default and pick one from list:</w:t>
            </w:r>
          </w:p>
          <w:p w14:paraId="0E3D7AD1" w14:textId="77777777" w:rsidR="00FF26E0" w:rsidRDefault="00125D98" w:rsidP="00125D98">
            <w:pPr>
              <w:keepNext/>
              <w:rPr>
                <w:rFonts w:asciiTheme="minorHAnsi" w:hAnsiTheme="minorHAnsi"/>
                <w:sz w:val="12"/>
                <w:szCs w:val="12"/>
              </w:rPr>
            </w:pPr>
            <w:r>
              <w:rPr>
                <w:rFonts w:asciiTheme="minorHAnsi" w:hAnsiTheme="minorHAnsi"/>
                <w:sz w:val="12"/>
                <w:szCs w:val="12"/>
              </w:rPr>
              <w:t xml:space="preserve">* </w:t>
            </w:r>
            <w:r w:rsidR="00FF26E0" w:rsidRPr="00FF26E0">
              <w:rPr>
                <w:rFonts w:asciiTheme="minorHAnsi" w:hAnsiTheme="minorHAnsi"/>
                <w:sz w:val="12"/>
                <w:szCs w:val="12"/>
              </w:rPr>
              <w:t>Ducts have previo</w:t>
            </w:r>
            <w:r>
              <w:rPr>
                <w:rFonts w:asciiTheme="minorHAnsi" w:hAnsiTheme="minorHAnsi"/>
                <w:sz w:val="12"/>
                <w:szCs w:val="12"/>
              </w:rPr>
              <w:t>usly been sealed, tested, and certified by a HERS Rater;</w:t>
            </w:r>
          </w:p>
          <w:p w14:paraId="7D36D981" w14:textId="77777777" w:rsidR="00125D98" w:rsidRDefault="00125D98" w:rsidP="00125D98">
            <w:pPr>
              <w:keepNext/>
              <w:rPr>
                <w:rFonts w:asciiTheme="minorHAnsi" w:hAnsiTheme="minorHAnsi"/>
                <w:sz w:val="12"/>
                <w:szCs w:val="12"/>
              </w:rPr>
            </w:pPr>
            <w:r>
              <w:rPr>
                <w:rFonts w:asciiTheme="minorHAnsi" w:hAnsiTheme="minorHAnsi"/>
                <w:sz w:val="12"/>
                <w:szCs w:val="12"/>
              </w:rPr>
              <w:t>* Duct system has less than 40 ft of duct</w:t>
            </w:r>
            <w:del w:id="17" w:author="Smith, Alexis@Energy" w:date="2018-05-15T14:04:00Z">
              <w:r w:rsidDel="00AE5683">
                <w:rPr>
                  <w:rFonts w:asciiTheme="minorHAnsi" w:hAnsiTheme="minorHAnsi"/>
                  <w:sz w:val="12"/>
                  <w:szCs w:val="12"/>
                </w:rPr>
                <w:delText xml:space="preserve"> in unconditioned spaces</w:delText>
              </w:r>
            </w:del>
            <w:r>
              <w:rPr>
                <w:rFonts w:asciiTheme="minorHAnsi" w:hAnsiTheme="minorHAnsi"/>
                <w:sz w:val="12"/>
                <w:szCs w:val="12"/>
              </w:rPr>
              <w:t>;</w:t>
            </w:r>
          </w:p>
          <w:p w14:paraId="77B75FA9" w14:textId="77777777" w:rsidR="00125D98" w:rsidRDefault="00125D98" w:rsidP="00125D98">
            <w:pPr>
              <w:keepNext/>
              <w:rPr>
                <w:rFonts w:asciiTheme="minorHAnsi" w:hAnsiTheme="minorHAnsi"/>
                <w:sz w:val="12"/>
                <w:szCs w:val="12"/>
              </w:rPr>
            </w:pPr>
            <w:r>
              <w:rPr>
                <w:rFonts w:asciiTheme="minorHAnsi" w:hAnsiTheme="minorHAnsi"/>
                <w:sz w:val="12"/>
                <w:szCs w:val="12"/>
              </w:rPr>
              <w:t>* Duct system is insulated or sealed with asbestos;</w:t>
            </w:r>
          </w:p>
          <w:p w14:paraId="693C603A" w14:textId="77777777" w:rsidR="00125D98" w:rsidRDefault="00125D98" w:rsidP="00125D98">
            <w:pPr>
              <w:keepNext/>
              <w:rPr>
                <w:rFonts w:asciiTheme="minorHAnsi" w:hAnsiTheme="minorHAnsi"/>
                <w:sz w:val="12"/>
                <w:szCs w:val="12"/>
              </w:rPr>
            </w:pPr>
          </w:p>
          <w:p w14:paraId="29E527B1" w14:textId="2A7909A3" w:rsidR="00125D98" w:rsidRPr="00FF26E0" w:rsidRDefault="00125D98" w:rsidP="00125D98">
            <w:pPr>
              <w:keepNext/>
              <w:rPr>
                <w:rFonts w:asciiTheme="minorHAnsi" w:hAnsiTheme="minorHAnsi"/>
                <w:sz w:val="12"/>
                <w:szCs w:val="12"/>
              </w:rPr>
            </w:pPr>
            <w:r>
              <w:rPr>
                <w:rFonts w:asciiTheme="minorHAnsi" w:hAnsiTheme="minorHAnsi"/>
                <w:sz w:val="12"/>
                <w:szCs w:val="12"/>
              </w:rPr>
              <w:t>Flag non-default values and report in project status notes field; The enforcement agency may require additional documentation as validation&gt;&gt;</w:t>
            </w:r>
          </w:p>
        </w:tc>
        <w:tc>
          <w:tcPr>
            <w:tcW w:w="1742" w:type="dxa"/>
          </w:tcPr>
          <w:p w14:paraId="1F9B9A82" w14:textId="216B3BE3" w:rsidR="00FF26E0" w:rsidRPr="00B80B75" w:rsidRDefault="00FF26E0" w:rsidP="00B82750">
            <w:pPr>
              <w:keepNext/>
              <w:rPr>
                <w:rFonts w:asciiTheme="minorHAnsi" w:hAnsiTheme="minorHAnsi"/>
                <w:sz w:val="12"/>
                <w:szCs w:val="12"/>
              </w:rPr>
            </w:pPr>
            <w:r w:rsidRPr="00B80B75">
              <w:rPr>
                <w:rFonts w:asciiTheme="minorHAnsi" w:hAnsiTheme="minorHAnsi"/>
                <w:sz w:val="12"/>
                <w:szCs w:val="12"/>
              </w:rPr>
              <w:t xml:space="preserve">&lt;&lt;Calculated field: </w:t>
            </w:r>
          </w:p>
          <w:p w14:paraId="1F9B9A83" w14:textId="32844469" w:rsidR="00FF26E0" w:rsidRPr="00B80B75" w:rsidRDefault="00FF26E0" w:rsidP="00DE52AD">
            <w:pPr>
              <w:keepNext/>
              <w:rPr>
                <w:rFonts w:asciiTheme="minorHAnsi" w:hAnsiTheme="minorHAnsi"/>
                <w:sz w:val="12"/>
                <w:szCs w:val="12"/>
              </w:rPr>
            </w:pPr>
            <w:r w:rsidRPr="00B80B75">
              <w:rPr>
                <w:rFonts w:asciiTheme="minorHAnsi" w:hAnsiTheme="minorHAnsi"/>
                <w:sz w:val="12"/>
                <w:szCs w:val="12"/>
              </w:rPr>
              <w:t>if value in D07=DuctsNone (Air distribution systems without ducts),</w:t>
            </w:r>
          </w:p>
          <w:p w14:paraId="1F9B9A84" w14:textId="77777777" w:rsidR="00FF26E0" w:rsidRPr="00B80B75" w:rsidRDefault="00FF26E0" w:rsidP="00DE52AD">
            <w:pPr>
              <w:keepNext/>
              <w:rPr>
                <w:rFonts w:asciiTheme="minorHAnsi" w:hAnsiTheme="minorHAnsi"/>
                <w:sz w:val="12"/>
                <w:szCs w:val="12"/>
              </w:rPr>
            </w:pPr>
            <w:r w:rsidRPr="00B80B75">
              <w:rPr>
                <w:rFonts w:asciiTheme="minorHAnsi" w:hAnsiTheme="minorHAnsi"/>
                <w:sz w:val="12"/>
                <w:szCs w:val="12"/>
              </w:rPr>
              <w:t>then display result =no</w:t>
            </w:r>
          </w:p>
          <w:p w14:paraId="1F9B9A85" w14:textId="77777777" w:rsidR="00FF26E0" w:rsidRPr="00B80B75" w:rsidRDefault="00FF26E0" w:rsidP="00B82750">
            <w:pPr>
              <w:keepNext/>
              <w:rPr>
                <w:rFonts w:asciiTheme="minorHAnsi" w:hAnsiTheme="minorHAnsi"/>
                <w:sz w:val="12"/>
                <w:szCs w:val="12"/>
              </w:rPr>
            </w:pPr>
          </w:p>
          <w:p w14:paraId="1F9B9A86" w14:textId="0CCB0525" w:rsidR="00FF26E0" w:rsidRPr="00B80B75" w:rsidRDefault="00FF26E0" w:rsidP="00B82750">
            <w:pPr>
              <w:keepNext/>
              <w:rPr>
                <w:rFonts w:asciiTheme="minorHAnsi" w:hAnsiTheme="minorHAnsi"/>
                <w:sz w:val="12"/>
                <w:szCs w:val="12"/>
              </w:rPr>
            </w:pPr>
            <w:r w:rsidRPr="00B80B75">
              <w:rPr>
                <w:rFonts w:asciiTheme="minorHAnsi" w:hAnsiTheme="minorHAnsi"/>
                <w:sz w:val="12"/>
                <w:szCs w:val="12"/>
              </w:rPr>
              <w:t xml:space="preserve">elseif </w:t>
            </w:r>
            <w:r w:rsidR="0065034F">
              <w:rPr>
                <w:rFonts w:asciiTheme="minorHAnsi" w:hAnsiTheme="minorHAnsi"/>
                <w:sz w:val="12"/>
                <w:szCs w:val="12"/>
              </w:rPr>
              <w:t>O03</w:t>
            </w:r>
            <w:r w:rsidRPr="00B80B75">
              <w:rPr>
                <w:rFonts w:asciiTheme="minorHAnsi" w:hAnsiTheme="minorHAnsi"/>
                <w:sz w:val="12"/>
                <w:szCs w:val="12"/>
              </w:rPr>
              <w:t xml:space="preserve"> ≠ default value (No Exemptions),</w:t>
            </w:r>
          </w:p>
          <w:p w14:paraId="1F9B9A87" w14:textId="77777777" w:rsidR="00FF26E0" w:rsidRPr="00B80B75" w:rsidRDefault="00FF26E0" w:rsidP="00B82750">
            <w:pPr>
              <w:keepNext/>
              <w:rPr>
                <w:rFonts w:asciiTheme="minorHAnsi" w:hAnsiTheme="minorHAnsi"/>
                <w:sz w:val="12"/>
                <w:szCs w:val="12"/>
              </w:rPr>
            </w:pPr>
            <w:r w:rsidRPr="00B80B75">
              <w:rPr>
                <w:rFonts w:asciiTheme="minorHAnsi" w:hAnsiTheme="minorHAnsi"/>
                <w:sz w:val="12"/>
                <w:szCs w:val="12"/>
              </w:rPr>
              <w:t>then display result = no;</w:t>
            </w:r>
          </w:p>
          <w:p w14:paraId="1F9B9A88" w14:textId="77777777" w:rsidR="00FF26E0" w:rsidRPr="00B80B75" w:rsidRDefault="00FF26E0" w:rsidP="00B82750">
            <w:pPr>
              <w:keepNext/>
              <w:rPr>
                <w:rFonts w:asciiTheme="minorHAnsi" w:hAnsiTheme="minorHAnsi"/>
                <w:sz w:val="12"/>
                <w:szCs w:val="12"/>
              </w:rPr>
            </w:pPr>
          </w:p>
          <w:p w14:paraId="10DB2311" w14:textId="77777777" w:rsidR="00FF26E0" w:rsidRPr="00B80B75" w:rsidRDefault="00FF26E0" w:rsidP="00B82750">
            <w:pPr>
              <w:keepNext/>
              <w:rPr>
                <w:rFonts w:asciiTheme="minorHAnsi" w:hAnsiTheme="minorHAnsi"/>
                <w:sz w:val="12"/>
                <w:szCs w:val="12"/>
              </w:rPr>
            </w:pPr>
            <w:r w:rsidRPr="00B80B75">
              <w:rPr>
                <w:rFonts w:asciiTheme="minorHAnsi" w:hAnsiTheme="minorHAnsi"/>
                <w:sz w:val="12"/>
                <w:szCs w:val="12"/>
              </w:rPr>
              <w:t>elseif the CF1R flags the requirement for HERS verification of duct leakage; then display result=yes</w:t>
            </w:r>
          </w:p>
          <w:p w14:paraId="57F7536C" w14:textId="77777777" w:rsidR="00FF26E0" w:rsidRPr="00B80B75" w:rsidRDefault="00FF26E0" w:rsidP="00B82750">
            <w:pPr>
              <w:keepNext/>
              <w:rPr>
                <w:rFonts w:asciiTheme="minorHAnsi" w:hAnsiTheme="minorHAnsi"/>
                <w:sz w:val="12"/>
                <w:szCs w:val="12"/>
              </w:rPr>
            </w:pPr>
          </w:p>
          <w:p w14:paraId="6AF0E67B" w14:textId="1952BCF3" w:rsidR="00FF26E0" w:rsidRPr="00B80B75" w:rsidRDefault="00FF26E0" w:rsidP="006150E2">
            <w:pPr>
              <w:keepNext/>
              <w:rPr>
                <w:rFonts w:asciiTheme="minorHAnsi" w:hAnsiTheme="minorHAnsi"/>
                <w:sz w:val="12"/>
                <w:szCs w:val="12"/>
              </w:rPr>
            </w:pPr>
            <w:r>
              <w:rPr>
                <w:rFonts w:asciiTheme="minorHAnsi" w:hAnsiTheme="minorHAnsi"/>
                <w:sz w:val="12"/>
                <w:szCs w:val="12"/>
              </w:rPr>
              <w:t>else</w:t>
            </w:r>
            <w:r w:rsidRPr="00B80B75">
              <w:rPr>
                <w:rFonts w:asciiTheme="minorHAnsi" w:hAnsiTheme="minorHAnsi"/>
                <w:sz w:val="12"/>
                <w:szCs w:val="12"/>
              </w:rPr>
              <w:t>if Section E applies,</w:t>
            </w:r>
          </w:p>
          <w:p w14:paraId="36C6E6EF" w14:textId="761A5B57" w:rsidR="00FF26E0" w:rsidRPr="00B80B75" w:rsidRDefault="00FF26E0" w:rsidP="006150E2">
            <w:pPr>
              <w:keepNext/>
              <w:rPr>
                <w:rFonts w:asciiTheme="minorHAnsi" w:hAnsiTheme="minorHAnsi"/>
                <w:sz w:val="12"/>
                <w:szCs w:val="12"/>
              </w:rPr>
            </w:pPr>
            <w:r w:rsidRPr="00B80B75">
              <w:rPr>
                <w:rFonts w:asciiTheme="minorHAnsi" w:hAnsiTheme="minorHAnsi"/>
                <w:sz w:val="12"/>
                <w:szCs w:val="12"/>
              </w:rPr>
              <w:t xml:space="preserve">then determine the result for this field by the user responses </w:t>
            </w:r>
            <w:r w:rsidRPr="00B80B75">
              <w:rPr>
                <w:rFonts w:asciiTheme="minorHAnsi" w:hAnsiTheme="minorHAnsi"/>
                <w:sz w:val="12"/>
                <w:szCs w:val="12"/>
                <w:highlight w:val="yellow"/>
              </w:rPr>
              <w:t>in E03</w:t>
            </w:r>
            <w:r w:rsidRPr="00B80B75">
              <w:rPr>
                <w:rFonts w:asciiTheme="minorHAnsi" w:hAnsiTheme="minorHAnsi"/>
                <w:sz w:val="12"/>
                <w:szCs w:val="12"/>
              </w:rPr>
              <w:t xml:space="preserve">, </w:t>
            </w:r>
            <w:r w:rsidRPr="00B80B75">
              <w:rPr>
                <w:rFonts w:asciiTheme="minorHAnsi" w:hAnsiTheme="minorHAnsi"/>
                <w:sz w:val="12"/>
                <w:szCs w:val="12"/>
                <w:highlight w:val="yellow"/>
              </w:rPr>
              <w:t>E04</w:t>
            </w:r>
            <w:r w:rsidRPr="00B80B75">
              <w:rPr>
                <w:rFonts w:asciiTheme="minorHAnsi" w:hAnsiTheme="minorHAnsi"/>
                <w:sz w:val="12"/>
                <w:szCs w:val="12"/>
              </w:rPr>
              <w:t xml:space="preserve">, </w:t>
            </w:r>
            <w:r w:rsidRPr="00B80B75">
              <w:rPr>
                <w:rFonts w:asciiTheme="minorHAnsi" w:hAnsiTheme="minorHAnsi"/>
                <w:sz w:val="12"/>
                <w:szCs w:val="12"/>
                <w:highlight w:val="yellow"/>
              </w:rPr>
              <w:t>E05</w:t>
            </w:r>
            <w:r w:rsidRPr="00B80B75">
              <w:rPr>
                <w:rFonts w:asciiTheme="minorHAnsi" w:hAnsiTheme="minorHAnsi"/>
                <w:sz w:val="12"/>
                <w:szCs w:val="12"/>
              </w:rPr>
              <w:t xml:space="preserve"> , </w:t>
            </w:r>
            <w:r w:rsidRPr="00B80B75">
              <w:rPr>
                <w:rFonts w:asciiTheme="minorHAnsi" w:hAnsiTheme="minorHAnsi"/>
                <w:sz w:val="12"/>
                <w:szCs w:val="12"/>
                <w:highlight w:val="yellow"/>
              </w:rPr>
              <w:t>E06</w:t>
            </w:r>
            <w:r w:rsidRPr="00B80B75">
              <w:rPr>
                <w:rFonts w:asciiTheme="minorHAnsi" w:hAnsiTheme="minorHAnsi"/>
                <w:sz w:val="12"/>
                <w:szCs w:val="12"/>
              </w:rPr>
              <w:t xml:space="preserve">, </w:t>
            </w:r>
            <w:r w:rsidRPr="00B80B75">
              <w:rPr>
                <w:rFonts w:asciiTheme="minorHAnsi" w:hAnsiTheme="minorHAnsi"/>
                <w:sz w:val="12"/>
                <w:szCs w:val="12"/>
                <w:highlight w:val="yellow"/>
              </w:rPr>
              <w:t>E07</w:t>
            </w:r>
            <w:r w:rsidRPr="00B80B75">
              <w:rPr>
                <w:rFonts w:asciiTheme="minorHAnsi" w:hAnsiTheme="minorHAnsi"/>
                <w:sz w:val="12"/>
                <w:szCs w:val="12"/>
              </w:rPr>
              <w:t xml:space="preserve">, </w:t>
            </w:r>
            <w:r w:rsidRPr="00B80B75">
              <w:rPr>
                <w:rFonts w:asciiTheme="minorHAnsi" w:hAnsiTheme="minorHAnsi"/>
                <w:sz w:val="12"/>
                <w:szCs w:val="12"/>
                <w:highlight w:val="yellow"/>
              </w:rPr>
              <w:t>E08</w:t>
            </w:r>
            <w:r w:rsidRPr="00B80B75">
              <w:rPr>
                <w:rFonts w:asciiTheme="minorHAnsi" w:hAnsiTheme="minorHAnsi"/>
                <w:sz w:val="12"/>
                <w:szCs w:val="12"/>
              </w:rPr>
              <w:t xml:space="preserve">, and use of Logic Table (inserted below section </w:t>
            </w:r>
            <w:r w:rsidRPr="00B80B75">
              <w:rPr>
                <w:rFonts w:asciiTheme="minorHAnsi" w:hAnsiTheme="minorHAnsi"/>
                <w:sz w:val="12"/>
                <w:szCs w:val="12"/>
                <w:highlight w:val="yellow"/>
              </w:rPr>
              <w:t>E</w:t>
            </w:r>
            <w:r w:rsidRPr="00B80B75">
              <w:rPr>
                <w:rFonts w:asciiTheme="minorHAnsi" w:hAnsiTheme="minorHAnsi"/>
                <w:sz w:val="12"/>
                <w:szCs w:val="12"/>
              </w:rPr>
              <w:t xml:space="preserve">); constrain user input for fields </w:t>
            </w:r>
            <w:r w:rsidRPr="00B80B75">
              <w:rPr>
                <w:rFonts w:asciiTheme="minorHAnsi" w:hAnsiTheme="minorHAnsi"/>
                <w:sz w:val="12"/>
                <w:szCs w:val="12"/>
                <w:highlight w:val="yellow"/>
              </w:rPr>
              <w:t>E03-E08</w:t>
            </w:r>
            <w:r w:rsidRPr="00B80B75">
              <w:rPr>
                <w:rFonts w:asciiTheme="minorHAnsi" w:hAnsiTheme="minorHAnsi"/>
                <w:sz w:val="12"/>
                <w:szCs w:val="12"/>
              </w:rPr>
              <w:t xml:space="preserve"> to allow only the available combinations of responses given in the Logic Table in rows a through </w:t>
            </w:r>
            <w:r w:rsidRPr="00B80B75">
              <w:rPr>
                <w:rFonts w:asciiTheme="minorHAnsi" w:hAnsiTheme="minorHAnsi"/>
                <w:sz w:val="12"/>
                <w:szCs w:val="12"/>
                <w:highlight w:val="yellow"/>
              </w:rPr>
              <w:t>t</w:t>
            </w:r>
            <w:r w:rsidRPr="00B80B75">
              <w:rPr>
                <w:rFonts w:asciiTheme="minorHAnsi" w:hAnsiTheme="minorHAnsi"/>
                <w:sz w:val="12"/>
                <w:szCs w:val="12"/>
              </w:rPr>
              <w:t xml:space="preserve">, and determine result for this field as follows:  </w:t>
            </w:r>
          </w:p>
          <w:p w14:paraId="117F490A"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If the term "DctLk" appears in </w:t>
            </w:r>
          </w:p>
          <w:p w14:paraId="0FD0B8EC"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the HERS column, then display </w:t>
            </w:r>
          </w:p>
          <w:p w14:paraId="07962808" w14:textId="67A17B9C" w:rsidR="00FF26E0" w:rsidRPr="00B80B75"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result=yes</w:t>
            </w:r>
          </w:p>
          <w:p w14:paraId="0A0D7FEC" w14:textId="77777777" w:rsidR="00FF26E0" w:rsidRPr="00B80B75" w:rsidRDefault="00FF26E0" w:rsidP="006150E2">
            <w:pPr>
              <w:keepNext/>
              <w:rPr>
                <w:rFonts w:asciiTheme="minorHAnsi" w:hAnsiTheme="minorHAnsi"/>
                <w:sz w:val="12"/>
                <w:szCs w:val="12"/>
              </w:rPr>
            </w:pPr>
          </w:p>
          <w:p w14:paraId="3D436581"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else</w:t>
            </w:r>
            <w:r w:rsidRPr="00B80B75">
              <w:rPr>
                <w:rFonts w:asciiTheme="minorHAnsi" w:hAnsiTheme="minorHAnsi"/>
                <w:sz w:val="12"/>
                <w:szCs w:val="12"/>
              </w:rPr>
              <w:t xml:space="preserve">if logic result is consistent </w:t>
            </w:r>
          </w:p>
          <w:p w14:paraId="6D987F30"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with </w:t>
            </w:r>
            <w:r>
              <w:rPr>
                <w:rFonts w:asciiTheme="minorHAnsi" w:hAnsiTheme="minorHAnsi"/>
                <w:sz w:val="12"/>
                <w:szCs w:val="12"/>
              </w:rPr>
              <w:t xml:space="preserve"> </w:t>
            </w:r>
            <w:r w:rsidRPr="00B80B75">
              <w:rPr>
                <w:rFonts w:asciiTheme="minorHAnsi" w:hAnsiTheme="minorHAnsi"/>
                <w:sz w:val="12"/>
                <w:szCs w:val="12"/>
              </w:rPr>
              <w:t>row f, and the value in</w:t>
            </w:r>
          </w:p>
          <w:p w14:paraId="7F813901" w14:textId="67B1763A"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E11= oneof the following 3 </w:t>
            </w:r>
          </w:p>
          <w:p w14:paraId="5B6A645A" w14:textId="6DC77375"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criteria:</w:t>
            </w:r>
          </w:p>
          <w:p w14:paraId="48F86FDA" w14:textId="4C226596"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 </w:t>
            </w:r>
            <w:r>
              <w:rPr>
                <w:rFonts w:asciiTheme="minorHAnsi" w:hAnsiTheme="minorHAnsi"/>
                <w:sz w:val="12"/>
                <w:szCs w:val="12"/>
              </w:rPr>
              <w:t xml:space="preserve">  **</w:t>
            </w:r>
            <w:r w:rsidRPr="00B80B75">
              <w:rPr>
                <w:rFonts w:asciiTheme="minorHAnsi" w:hAnsiTheme="minorHAnsi"/>
                <w:sz w:val="12"/>
                <w:szCs w:val="12"/>
              </w:rPr>
              <w:t xml:space="preserve">indoor fancoil AHU; </w:t>
            </w:r>
          </w:p>
          <w:p w14:paraId="336425FF" w14:textId="6505B57C"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indoor coil; </w:t>
            </w:r>
          </w:p>
          <w:p w14:paraId="7A6B7CA8"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outdoor package unit, </w:t>
            </w:r>
          </w:p>
          <w:p w14:paraId="660CC736" w14:textId="58889B51"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then result=yes,</w:t>
            </w:r>
          </w:p>
          <w:p w14:paraId="77DC5037" w14:textId="77777777" w:rsidR="00FF26E0" w:rsidRPr="00B80B75" w:rsidRDefault="00FF26E0" w:rsidP="006150E2">
            <w:pPr>
              <w:keepNext/>
              <w:rPr>
                <w:rFonts w:asciiTheme="minorHAnsi" w:hAnsiTheme="minorHAnsi"/>
                <w:sz w:val="12"/>
                <w:szCs w:val="12"/>
              </w:rPr>
            </w:pPr>
          </w:p>
          <w:p w14:paraId="2E635C1B"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elseif logic result is consistent</w:t>
            </w:r>
          </w:p>
          <w:p w14:paraId="76EBDEFF"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 with row f, and the value</w:t>
            </w:r>
            <w:r>
              <w:rPr>
                <w:rFonts w:asciiTheme="minorHAnsi" w:hAnsiTheme="minorHAnsi"/>
                <w:sz w:val="12"/>
                <w:szCs w:val="12"/>
              </w:rPr>
              <w:t xml:space="preserve"> </w:t>
            </w:r>
            <w:r w:rsidRPr="00B80B75">
              <w:rPr>
                <w:rFonts w:asciiTheme="minorHAnsi" w:hAnsiTheme="minorHAnsi"/>
                <w:sz w:val="12"/>
                <w:szCs w:val="12"/>
              </w:rPr>
              <w:t xml:space="preserve">in </w:t>
            </w:r>
          </w:p>
          <w:p w14:paraId="17A53A0E" w14:textId="77777777" w:rsidR="00FF26E0"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E10=[gas furnace] then </w:t>
            </w:r>
          </w:p>
          <w:p w14:paraId="5CB171D1" w14:textId="76063895" w:rsidR="00FF26E0" w:rsidRPr="00B80B75" w:rsidRDefault="00FF26E0" w:rsidP="006150E2">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result=yes</w:t>
            </w:r>
          </w:p>
          <w:p w14:paraId="6E86F1A2" w14:textId="0DB1D99E" w:rsidR="00FF26E0" w:rsidRPr="00B80B75" w:rsidRDefault="00FF26E0" w:rsidP="006150E2">
            <w:pPr>
              <w:keepNext/>
              <w:rPr>
                <w:rFonts w:asciiTheme="minorHAnsi" w:hAnsiTheme="minorHAnsi"/>
                <w:sz w:val="12"/>
                <w:szCs w:val="12"/>
              </w:rPr>
            </w:pPr>
            <w:r>
              <w:rPr>
                <w:rFonts w:asciiTheme="minorHAnsi" w:hAnsiTheme="minorHAnsi"/>
                <w:sz w:val="12"/>
                <w:szCs w:val="12"/>
              </w:rPr>
              <w:t xml:space="preserve">     </w:t>
            </w:r>
            <w:r w:rsidRPr="008D4172">
              <w:rPr>
                <w:rFonts w:asciiTheme="minorHAnsi" w:hAnsiTheme="minorHAnsi"/>
                <w:sz w:val="12"/>
                <w:szCs w:val="12"/>
              </w:rPr>
              <w:t>else result=no</w:t>
            </w:r>
          </w:p>
          <w:p w14:paraId="1F9B9A8A" w14:textId="2EB033C6" w:rsidR="00FF26E0" w:rsidRPr="00EA15CF" w:rsidRDefault="00FF26E0" w:rsidP="00B82750">
            <w:pPr>
              <w:keepNext/>
              <w:rPr>
                <w:rFonts w:asciiTheme="minorHAnsi" w:hAnsiTheme="minorHAnsi"/>
                <w:sz w:val="12"/>
                <w:szCs w:val="12"/>
              </w:rPr>
            </w:pPr>
            <w:r w:rsidRPr="00B80B75">
              <w:rPr>
                <w:rFonts w:asciiTheme="minorHAnsi" w:hAnsiTheme="minorHAnsi"/>
                <w:sz w:val="12"/>
                <w:szCs w:val="12"/>
              </w:rPr>
              <w:t>else result=no&gt;&gt;</w:t>
            </w:r>
          </w:p>
        </w:tc>
        <w:tc>
          <w:tcPr>
            <w:tcW w:w="1029" w:type="dxa"/>
          </w:tcPr>
          <w:p w14:paraId="1F9B9A8B" w14:textId="77777777" w:rsidR="00FF26E0" w:rsidRPr="00EA15CF" w:rsidRDefault="00FF26E0" w:rsidP="00B82750">
            <w:pPr>
              <w:keepNext/>
              <w:rPr>
                <w:rFonts w:asciiTheme="minorHAnsi" w:hAnsiTheme="minorHAnsi"/>
                <w:sz w:val="14"/>
                <w:szCs w:val="14"/>
              </w:rPr>
            </w:pPr>
            <w:r w:rsidRPr="00EA15CF">
              <w:rPr>
                <w:rFonts w:asciiTheme="minorHAnsi" w:hAnsiTheme="minorHAnsi"/>
                <w:sz w:val="14"/>
                <w:szCs w:val="14"/>
              </w:rPr>
              <w:t>&lt;&lt;  Calculated field:</w:t>
            </w:r>
          </w:p>
          <w:p w14:paraId="1F9B9A8C" w14:textId="2D139751" w:rsidR="00FF26E0" w:rsidRPr="00EA15CF" w:rsidRDefault="00FF26E0" w:rsidP="00B465C7">
            <w:pPr>
              <w:keepNext/>
              <w:rPr>
                <w:rFonts w:asciiTheme="minorHAnsi" w:hAnsiTheme="minorHAnsi"/>
                <w:sz w:val="14"/>
                <w:szCs w:val="14"/>
              </w:rPr>
            </w:pPr>
            <w:r w:rsidRPr="00EA15CF">
              <w:rPr>
                <w:rFonts w:asciiTheme="minorHAnsi" w:hAnsiTheme="minorHAnsi"/>
                <w:sz w:val="14"/>
                <w:szCs w:val="14"/>
              </w:rPr>
              <w:t xml:space="preserve">if value in </w:t>
            </w:r>
            <w:r w:rsidRPr="00EA15CF">
              <w:rPr>
                <w:rFonts w:asciiTheme="minorHAnsi" w:hAnsiTheme="minorHAnsi"/>
                <w:sz w:val="14"/>
                <w:szCs w:val="14"/>
                <w:highlight w:val="yellow"/>
              </w:rPr>
              <w:t>D07</w:t>
            </w:r>
            <w:r w:rsidRPr="00EA15CF">
              <w:rPr>
                <w:rFonts w:asciiTheme="minorHAnsi" w:hAnsiTheme="minorHAnsi"/>
                <w:sz w:val="14"/>
                <w:szCs w:val="14"/>
              </w:rPr>
              <w:t>=DuctsNone</w:t>
            </w:r>
            <w:r>
              <w:rPr>
                <w:rFonts w:asciiTheme="minorHAnsi" w:hAnsiTheme="minorHAnsi"/>
                <w:sz w:val="14"/>
                <w:szCs w:val="14"/>
              </w:rPr>
              <w:t xml:space="preserve"> (</w:t>
            </w:r>
            <w:r w:rsidRPr="00EA15CF">
              <w:rPr>
                <w:rFonts w:asciiTheme="minorHAnsi" w:hAnsiTheme="minorHAnsi"/>
                <w:sz w:val="14"/>
                <w:szCs w:val="14"/>
              </w:rPr>
              <w:t>Air distribution systems without ducts</w:t>
            </w:r>
            <w:r>
              <w:rPr>
                <w:rFonts w:asciiTheme="minorHAnsi" w:hAnsiTheme="minorHAnsi"/>
                <w:sz w:val="14"/>
                <w:szCs w:val="14"/>
              </w:rPr>
              <w:t>)</w:t>
            </w:r>
            <w:r w:rsidRPr="00EA15CF">
              <w:rPr>
                <w:rFonts w:asciiTheme="minorHAnsi" w:hAnsiTheme="minorHAnsi"/>
                <w:sz w:val="14"/>
                <w:szCs w:val="14"/>
              </w:rPr>
              <w:t>,</w:t>
            </w:r>
          </w:p>
          <w:p w14:paraId="1F9B9A8D" w14:textId="77777777" w:rsidR="00FF26E0" w:rsidRPr="00EA15CF" w:rsidRDefault="00FF26E0" w:rsidP="00B82750">
            <w:pPr>
              <w:keepNext/>
              <w:rPr>
                <w:rFonts w:ascii="Calibri" w:hAnsi="Calibri"/>
                <w:sz w:val="14"/>
                <w:szCs w:val="14"/>
              </w:rPr>
            </w:pPr>
            <w:r w:rsidRPr="00EA15CF">
              <w:rPr>
                <w:rFonts w:asciiTheme="minorHAnsi" w:hAnsiTheme="minorHAnsi"/>
                <w:sz w:val="14"/>
                <w:szCs w:val="14"/>
              </w:rPr>
              <w:t>then display result =no</w:t>
            </w:r>
          </w:p>
          <w:p w14:paraId="1F9B9A8E" w14:textId="77777777" w:rsidR="00FF26E0" w:rsidRPr="00EA15CF" w:rsidRDefault="00FF26E0" w:rsidP="00B82750">
            <w:pPr>
              <w:keepNext/>
              <w:rPr>
                <w:rFonts w:asciiTheme="minorHAnsi" w:hAnsiTheme="minorHAnsi"/>
                <w:sz w:val="14"/>
                <w:szCs w:val="14"/>
              </w:rPr>
            </w:pPr>
          </w:p>
          <w:p w14:paraId="1F9B9A8F" w14:textId="3E1B8C69" w:rsidR="00FF26E0" w:rsidRPr="00EA15CF" w:rsidRDefault="00FF26E0" w:rsidP="00B82750">
            <w:pPr>
              <w:keepNext/>
              <w:rPr>
                <w:rFonts w:asciiTheme="minorHAnsi" w:hAnsiTheme="minorHAnsi"/>
                <w:sz w:val="14"/>
                <w:szCs w:val="14"/>
              </w:rPr>
            </w:pPr>
            <w:r w:rsidRPr="00EA15CF">
              <w:rPr>
                <w:rFonts w:asciiTheme="minorHAnsi" w:hAnsiTheme="minorHAnsi"/>
                <w:sz w:val="14"/>
                <w:szCs w:val="14"/>
              </w:rPr>
              <w:t xml:space="preserve">elseif the value in </w:t>
            </w:r>
            <w:r w:rsidRPr="00EA15CF">
              <w:rPr>
                <w:rFonts w:asciiTheme="minorHAnsi" w:hAnsiTheme="minorHAnsi"/>
                <w:sz w:val="14"/>
                <w:szCs w:val="14"/>
                <w:highlight w:val="yellow"/>
              </w:rPr>
              <w:t>L07</w:t>
            </w:r>
            <w:r w:rsidRPr="00EA15CF">
              <w:rPr>
                <w:rFonts w:asciiTheme="minorHAnsi" w:hAnsiTheme="minorHAnsi"/>
                <w:sz w:val="14"/>
                <w:szCs w:val="14"/>
              </w:rPr>
              <w:t>= yes,</w:t>
            </w:r>
          </w:p>
          <w:p w14:paraId="1F9B9A90" w14:textId="639111A3" w:rsidR="00FF26E0" w:rsidRPr="00EA15CF" w:rsidRDefault="00FF26E0" w:rsidP="00B82750">
            <w:pPr>
              <w:keepNext/>
              <w:rPr>
                <w:rFonts w:asciiTheme="minorHAnsi" w:hAnsiTheme="minorHAnsi"/>
                <w:sz w:val="14"/>
                <w:szCs w:val="14"/>
              </w:rPr>
            </w:pPr>
            <w:r w:rsidRPr="00EA15CF">
              <w:rPr>
                <w:rFonts w:asciiTheme="minorHAnsi" w:hAnsiTheme="minorHAnsi"/>
                <w:sz w:val="14"/>
                <w:szCs w:val="14"/>
              </w:rPr>
              <w:t xml:space="preserve">and the values in either </w:t>
            </w:r>
            <w:r w:rsidRPr="00EA15CF">
              <w:rPr>
                <w:rFonts w:asciiTheme="minorHAnsi" w:hAnsiTheme="minorHAnsi"/>
                <w:sz w:val="14"/>
                <w:szCs w:val="14"/>
                <w:highlight w:val="yellow"/>
              </w:rPr>
              <w:t>L04</w:t>
            </w:r>
            <w:r w:rsidRPr="00EA15CF">
              <w:rPr>
                <w:rFonts w:asciiTheme="minorHAnsi" w:hAnsiTheme="minorHAnsi"/>
                <w:sz w:val="14"/>
                <w:szCs w:val="14"/>
              </w:rPr>
              <w:t xml:space="preserve"> or </w:t>
            </w:r>
            <w:r w:rsidRPr="00EA15CF">
              <w:rPr>
                <w:rFonts w:asciiTheme="minorHAnsi" w:hAnsiTheme="minorHAnsi"/>
                <w:sz w:val="14"/>
                <w:szCs w:val="14"/>
                <w:highlight w:val="yellow"/>
              </w:rPr>
              <w:t>L06</w:t>
            </w:r>
            <w:r w:rsidRPr="00EA15CF">
              <w:rPr>
                <w:rFonts w:asciiTheme="minorHAnsi" w:hAnsiTheme="minorHAnsi"/>
                <w:sz w:val="14"/>
                <w:szCs w:val="14"/>
              </w:rPr>
              <w:t xml:space="preserve"> are &lt;</w:t>
            </w:r>
            <w:r>
              <w:rPr>
                <w:rFonts w:asciiTheme="minorHAnsi" w:hAnsiTheme="minorHAnsi"/>
                <w:sz w:val="14"/>
                <w:szCs w:val="14"/>
              </w:rPr>
              <w:t>D11</w:t>
            </w:r>
          </w:p>
          <w:p w14:paraId="1F9B9A91" w14:textId="77777777" w:rsidR="00FF26E0" w:rsidRPr="00EA15CF" w:rsidRDefault="00FF26E0" w:rsidP="00B82750">
            <w:pPr>
              <w:keepNext/>
              <w:rPr>
                <w:rFonts w:asciiTheme="minorHAnsi" w:hAnsiTheme="minorHAnsi"/>
                <w:sz w:val="14"/>
                <w:szCs w:val="14"/>
              </w:rPr>
            </w:pPr>
            <w:r w:rsidRPr="00EA15CF">
              <w:rPr>
                <w:rFonts w:asciiTheme="minorHAnsi" w:hAnsiTheme="minorHAnsi"/>
                <w:sz w:val="14"/>
                <w:szCs w:val="14"/>
              </w:rPr>
              <w:t>then display result in this field=yes;</w:t>
            </w:r>
          </w:p>
          <w:p w14:paraId="1F9B9A92" w14:textId="78230CFC" w:rsidR="00FF26E0" w:rsidRPr="00EA15CF" w:rsidRDefault="00FF26E0" w:rsidP="00B82750">
            <w:pPr>
              <w:keepNext/>
              <w:rPr>
                <w:rFonts w:asciiTheme="minorHAnsi" w:hAnsiTheme="minorHAnsi"/>
                <w:sz w:val="14"/>
                <w:szCs w:val="14"/>
              </w:rPr>
            </w:pPr>
            <w:r w:rsidRPr="00EA15CF">
              <w:rPr>
                <w:rFonts w:asciiTheme="minorHAnsi" w:hAnsiTheme="minorHAnsi"/>
                <w:sz w:val="14"/>
                <w:szCs w:val="14"/>
              </w:rPr>
              <w:t xml:space="preserve">Elseif value in </w:t>
            </w:r>
            <w:r w:rsidRPr="00EA15CF">
              <w:rPr>
                <w:rFonts w:asciiTheme="minorHAnsi" w:hAnsiTheme="minorHAnsi"/>
                <w:sz w:val="14"/>
                <w:szCs w:val="14"/>
                <w:highlight w:val="yellow"/>
              </w:rPr>
              <w:t>D07</w:t>
            </w:r>
            <w:r w:rsidRPr="00EA15CF">
              <w:rPr>
                <w:rFonts w:asciiTheme="minorHAnsi" w:hAnsiTheme="minorHAnsi"/>
                <w:sz w:val="14"/>
                <w:szCs w:val="14"/>
              </w:rPr>
              <w:t>= one of the following:</w:t>
            </w:r>
          </w:p>
          <w:p w14:paraId="1F9B9A93" w14:textId="00BAD1CC" w:rsidR="00FF26E0" w:rsidRPr="00EA15CF" w:rsidRDefault="00FF26E0" w:rsidP="00B82750">
            <w:pPr>
              <w:keepNext/>
              <w:rPr>
                <w:rFonts w:asciiTheme="minorHAnsi" w:hAnsiTheme="minorHAnsi"/>
                <w:sz w:val="14"/>
                <w:szCs w:val="14"/>
              </w:rPr>
            </w:pPr>
            <w:r w:rsidRPr="00EA15CF">
              <w:rPr>
                <w:rFonts w:asciiTheme="minorHAnsi" w:hAnsiTheme="minorHAnsi"/>
                <w:sz w:val="14"/>
                <w:szCs w:val="14"/>
              </w:rPr>
              <w:t xml:space="preserve">*DuctsInEx12; *DuctsInAll; </w:t>
            </w:r>
          </w:p>
          <w:p w14:paraId="1F9B9A94" w14:textId="77777777" w:rsidR="00FF26E0" w:rsidRPr="00EA15CF" w:rsidRDefault="00FF26E0" w:rsidP="00B82750">
            <w:pPr>
              <w:keepNext/>
              <w:rPr>
                <w:rFonts w:asciiTheme="minorHAnsi" w:hAnsiTheme="minorHAnsi" w:cs="Courier New"/>
                <w:b/>
                <w:sz w:val="14"/>
                <w:szCs w:val="14"/>
              </w:rPr>
            </w:pPr>
            <w:r w:rsidRPr="00EA15CF">
              <w:rPr>
                <w:rFonts w:asciiTheme="minorHAnsi" w:hAnsiTheme="minorHAnsi"/>
                <w:sz w:val="14"/>
                <w:szCs w:val="14"/>
              </w:rPr>
              <w:t>then display result in this field=yes;</w:t>
            </w:r>
          </w:p>
          <w:p w14:paraId="1F9B9A95" w14:textId="77777777" w:rsidR="00FF26E0" w:rsidRPr="00EA15CF" w:rsidRDefault="00FF26E0" w:rsidP="00B82750">
            <w:pPr>
              <w:keepNext/>
              <w:rPr>
                <w:rFonts w:asciiTheme="minorHAnsi" w:hAnsiTheme="minorHAnsi"/>
                <w:sz w:val="14"/>
                <w:szCs w:val="14"/>
              </w:rPr>
            </w:pPr>
          </w:p>
          <w:p w14:paraId="1F9B9A96" w14:textId="77777777" w:rsidR="00FF26E0" w:rsidRPr="00D46D7C" w:rsidRDefault="00FF26E0" w:rsidP="00B82750">
            <w:pPr>
              <w:keepNext/>
              <w:rPr>
                <w:rFonts w:ascii="Calibri" w:hAnsi="Calibri"/>
                <w:sz w:val="16"/>
                <w:szCs w:val="16"/>
              </w:rPr>
            </w:pPr>
            <w:r w:rsidRPr="00EA15CF">
              <w:rPr>
                <w:rFonts w:asciiTheme="minorHAnsi" w:hAnsiTheme="minorHAnsi"/>
                <w:sz w:val="14"/>
                <w:szCs w:val="14"/>
              </w:rPr>
              <w:t>else display result=no&gt;&gt;</w:t>
            </w:r>
          </w:p>
        </w:tc>
        <w:tc>
          <w:tcPr>
            <w:tcW w:w="1267" w:type="dxa"/>
          </w:tcPr>
          <w:p w14:paraId="1F9B9A97" w14:textId="77777777" w:rsidR="00FF26E0" w:rsidRPr="00DE52AD" w:rsidRDefault="00FF26E0" w:rsidP="00B82750">
            <w:pPr>
              <w:keepNext/>
              <w:rPr>
                <w:rFonts w:ascii="Calibri" w:hAnsi="Calibri"/>
                <w:sz w:val="12"/>
                <w:szCs w:val="12"/>
              </w:rPr>
            </w:pPr>
            <w:r w:rsidRPr="00DE52AD">
              <w:rPr>
                <w:rFonts w:ascii="Calibri" w:hAnsi="Calibri"/>
                <w:sz w:val="12"/>
                <w:szCs w:val="12"/>
              </w:rPr>
              <w:t xml:space="preserve">&lt;&lt;calculated field: </w:t>
            </w:r>
          </w:p>
          <w:p w14:paraId="1F9B9A98" w14:textId="12DB3110" w:rsidR="00FF26E0" w:rsidRPr="00DE52AD" w:rsidRDefault="00FF26E0" w:rsidP="00DE52AD">
            <w:pPr>
              <w:keepNext/>
              <w:rPr>
                <w:rFonts w:asciiTheme="minorHAnsi" w:hAnsiTheme="minorHAnsi"/>
                <w:sz w:val="12"/>
                <w:szCs w:val="12"/>
              </w:rPr>
            </w:pPr>
            <w:r w:rsidRPr="00DE52AD">
              <w:rPr>
                <w:rFonts w:asciiTheme="minorHAnsi" w:hAnsiTheme="minorHAnsi"/>
                <w:sz w:val="12"/>
                <w:szCs w:val="12"/>
              </w:rPr>
              <w:t xml:space="preserve">if value in </w:t>
            </w:r>
            <w:r w:rsidRPr="00716599">
              <w:rPr>
                <w:rFonts w:asciiTheme="minorHAnsi" w:hAnsiTheme="minorHAnsi"/>
                <w:sz w:val="12"/>
                <w:szCs w:val="12"/>
                <w:highlight w:val="yellow"/>
              </w:rPr>
              <w:t>D07</w:t>
            </w:r>
            <w:r w:rsidRPr="00DE52AD">
              <w:rPr>
                <w:rFonts w:asciiTheme="minorHAnsi" w:hAnsiTheme="minorHAnsi"/>
                <w:sz w:val="12"/>
                <w:szCs w:val="12"/>
              </w:rPr>
              <w:t xml:space="preserve">=DuctsNone </w:t>
            </w:r>
            <w:r>
              <w:rPr>
                <w:rFonts w:asciiTheme="minorHAnsi" w:hAnsiTheme="minorHAnsi"/>
                <w:sz w:val="12"/>
                <w:szCs w:val="12"/>
              </w:rPr>
              <w:t>(</w:t>
            </w:r>
            <w:r w:rsidRPr="00DE52AD">
              <w:rPr>
                <w:rFonts w:asciiTheme="minorHAnsi" w:hAnsiTheme="minorHAnsi"/>
                <w:sz w:val="12"/>
                <w:szCs w:val="12"/>
              </w:rPr>
              <w:t>Air distribution systems without ducts</w:t>
            </w:r>
            <w:r>
              <w:rPr>
                <w:rFonts w:asciiTheme="minorHAnsi" w:hAnsiTheme="minorHAnsi"/>
                <w:sz w:val="12"/>
                <w:szCs w:val="12"/>
              </w:rPr>
              <w:t>)</w:t>
            </w:r>
            <w:r w:rsidRPr="00DE52AD">
              <w:rPr>
                <w:rFonts w:asciiTheme="minorHAnsi" w:hAnsiTheme="minorHAnsi"/>
                <w:sz w:val="12"/>
                <w:szCs w:val="12"/>
              </w:rPr>
              <w:t>,</w:t>
            </w:r>
          </w:p>
          <w:p w14:paraId="1F9B9A99" w14:textId="1318E56B" w:rsidR="00FF26E0" w:rsidRDefault="00FF26E0" w:rsidP="00B82750">
            <w:pPr>
              <w:keepNext/>
              <w:rPr>
                <w:rFonts w:ascii="Calibri" w:hAnsi="Calibri"/>
                <w:sz w:val="12"/>
                <w:szCs w:val="12"/>
              </w:rPr>
            </w:pPr>
            <w:r w:rsidRPr="00DE52AD">
              <w:rPr>
                <w:rFonts w:asciiTheme="minorHAnsi" w:hAnsiTheme="minorHAnsi"/>
                <w:sz w:val="12"/>
                <w:szCs w:val="12"/>
              </w:rPr>
              <w:t>then result =no</w:t>
            </w:r>
          </w:p>
          <w:p w14:paraId="1F9B9AA6" w14:textId="609DF948" w:rsidR="00FF26E0" w:rsidRPr="00772F91" w:rsidRDefault="00FF26E0" w:rsidP="00B82750">
            <w:pPr>
              <w:keepNext/>
              <w:rPr>
                <w:rFonts w:ascii="Calibri" w:hAnsi="Calibri"/>
                <w:b/>
                <w:sz w:val="12"/>
                <w:szCs w:val="12"/>
              </w:rPr>
            </w:pPr>
          </w:p>
          <w:p w14:paraId="1F9B9AA9" w14:textId="77777777" w:rsidR="00FF26E0" w:rsidRPr="00DE52AD" w:rsidRDefault="00FF26E0" w:rsidP="00B82750">
            <w:pPr>
              <w:keepNext/>
              <w:rPr>
                <w:rFonts w:ascii="Calibri" w:hAnsi="Calibri"/>
                <w:sz w:val="12"/>
                <w:szCs w:val="12"/>
              </w:rPr>
            </w:pPr>
          </w:p>
          <w:p w14:paraId="1F9B9AAA" w14:textId="4FE6A592" w:rsidR="00FF26E0" w:rsidRPr="00DE52AD" w:rsidRDefault="00FF26E0" w:rsidP="00B82750">
            <w:pPr>
              <w:keepNext/>
              <w:rPr>
                <w:rFonts w:ascii="Calibri" w:hAnsi="Calibri"/>
                <w:sz w:val="12"/>
                <w:szCs w:val="12"/>
              </w:rPr>
            </w:pPr>
            <w:r>
              <w:rPr>
                <w:rFonts w:ascii="Calibri" w:hAnsi="Calibri"/>
                <w:sz w:val="12"/>
                <w:szCs w:val="12"/>
              </w:rPr>
              <w:t>else</w:t>
            </w:r>
            <w:r w:rsidRPr="00DE52AD">
              <w:rPr>
                <w:rFonts w:ascii="Calibri" w:hAnsi="Calibri"/>
                <w:sz w:val="12"/>
                <w:szCs w:val="12"/>
              </w:rPr>
              <w:t xml:space="preserve">if </w:t>
            </w:r>
            <w:r>
              <w:rPr>
                <w:rFonts w:ascii="Calibri" w:hAnsi="Calibri"/>
                <w:sz w:val="12"/>
                <w:szCs w:val="12"/>
                <w:highlight w:val="yellow"/>
              </w:rPr>
              <w:t>L</w:t>
            </w:r>
            <w:r w:rsidRPr="00175CEA">
              <w:rPr>
                <w:rFonts w:ascii="Calibri" w:hAnsi="Calibri"/>
                <w:sz w:val="12"/>
                <w:szCs w:val="12"/>
                <w:highlight w:val="yellow"/>
              </w:rPr>
              <w:t>08</w:t>
            </w:r>
            <w:r w:rsidRPr="00DE52AD">
              <w:rPr>
                <w:rFonts w:ascii="Calibri" w:hAnsi="Calibri"/>
                <w:sz w:val="12"/>
                <w:szCs w:val="12"/>
              </w:rPr>
              <w:t xml:space="preserve"> result is </w:t>
            </w:r>
            <w:r w:rsidRPr="00DE52AD">
              <w:rPr>
                <w:rFonts w:ascii="Calibri" w:hAnsi="Calibri"/>
                <w:sz w:val="12"/>
                <w:szCs w:val="12"/>
                <w:u w:val="single"/>
              </w:rPr>
              <w:t>Fan Efficacy</w:t>
            </w:r>
            <w:r w:rsidRPr="00DE52AD">
              <w:rPr>
                <w:sz w:val="12"/>
                <w:szCs w:val="12"/>
              </w:rPr>
              <w:t xml:space="preserve"> </w:t>
            </w:r>
            <w:r w:rsidRPr="00DE52AD">
              <w:rPr>
                <w:rFonts w:ascii="Calibri" w:hAnsi="Calibri"/>
                <w:sz w:val="12"/>
                <w:szCs w:val="12"/>
              </w:rPr>
              <w:t>and</w:t>
            </w:r>
            <w:r w:rsidRPr="00DE52AD">
              <w:rPr>
                <w:rFonts w:ascii="Calibri" w:hAnsi="Calibri"/>
                <w:sz w:val="12"/>
                <w:szCs w:val="12"/>
                <w:u w:val="single"/>
              </w:rPr>
              <w:t xml:space="preserve"> Airflow Rate</w:t>
            </w:r>
            <w:r w:rsidRPr="00DE52AD">
              <w:rPr>
                <w:rFonts w:ascii="Calibri" w:hAnsi="Calibri"/>
                <w:sz w:val="12"/>
                <w:szCs w:val="12"/>
              </w:rPr>
              <w:t xml:space="preserve">, </w:t>
            </w:r>
          </w:p>
          <w:p w14:paraId="7881DD3F" w14:textId="6191E984" w:rsidR="00FF26E0" w:rsidRDefault="00FF26E0" w:rsidP="002A7CFB">
            <w:pPr>
              <w:keepNext/>
              <w:rPr>
                <w:rFonts w:ascii="Calibri" w:hAnsi="Calibri"/>
                <w:sz w:val="12"/>
                <w:szCs w:val="12"/>
              </w:rPr>
            </w:pPr>
            <w:r w:rsidRPr="00DE52AD">
              <w:rPr>
                <w:rFonts w:ascii="Calibri" w:hAnsi="Calibri"/>
                <w:sz w:val="12"/>
                <w:szCs w:val="12"/>
              </w:rPr>
              <w:t>then result is yes,</w:t>
            </w:r>
          </w:p>
          <w:p w14:paraId="1F9B9AAF" w14:textId="63F8043C" w:rsidR="00FF26E0" w:rsidRDefault="00FF26E0" w:rsidP="00F0495F">
            <w:pPr>
              <w:keepNext/>
              <w:rPr>
                <w:rFonts w:ascii="Calibri" w:hAnsi="Calibri"/>
                <w:sz w:val="12"/>
                <w:szCs w:val="12"/>
              </w:rPr>
            </w:pPr>
          </w:p>
          <w:p w14:paraId="1F9B9AB0" w14:textId="77777777" w:rsidR="00FF26E0" w:rsidRPr="00D46D7C" w:rsidRDefault="00FF26E0" w:rsidP="00F02E53">
            <w:pPr>
              <w:keepNext/>
              <w:rPr>
                <w:rFonts w:ascii="Calibri" w:hAnsi="Calibri"/>
                <w:sz w:val="16"/>
                <w:szCs w:val="16"/>
              </w:rPr>
            </w:pPr>
            <w:r w:rsidRPr="00CE7EC5">
              <w:rPr>
                <w:rFonts w:ascii="Calibri" w:hAnsi="Calibri"/>
                <w:sz w:val="12"/>
                <w:szCs w:val="12"/>
              </w:rPr>
              <w:t>else result=no&gt;&gt;</w:t>
            </w:r>
          </w:p>
        </w:tc>
        <w:tc>
          <w:tcPr>
            <w:tcW w:w="1504" w:type="dxa"/>
          </w:tcPr>
          <w:p w14:paraId="1F9B9AB1" w14:textId="64BCC571" w:rsidR="00FF26E0" w:rsidRPr="00CD295E" w:rsidRDefault="00FF26E0" w:rsidP="00C22C25">
            <w:pPr>
              <w:keepNext/>
              <w:rPr>
                <w:rFonts w:asciiTheme="minorHAnsi" w:hAnsiTheme="minorHAnsi"/>
                <w:sz w:val="12"/>
                <w:szCs w:val="12"/>
              </w:rPr>
            </w:pPr>
            <w:r w:rsidRPr="00CD295E">
              <w:rPr>
                <w:rFonts w:ascii="Calibri" w:hAnsi="Calibri"/>
                <w:sz w:val="12"/>
                <w:szCs w:val="12"/>
              </w:rPr>
              <w:t>&lt;&lt;calculated field:</w:t>
            </w:r>
            <w:r w:rsidRPr="00CD295E">
              <w:rPr>
                <w:rFonts w:asciiTheme="minorHAnsi" w:hAnsiTheme="minorHAnsi"/>
                <w:sz w:val="12"/>
                <w:szCs w:val="12"/>
              </w:rPr>
              <w:t xml:space="preserve">if value in </w:t>
            </w:r>
            <w:r w:rsidRPr="00CD295E">
              <w:rPr>
                <w:rFonts w:asciiTheme="minorHAnsi" w:hAnsiTheme="minorHAnsi"/>
                <w:sz w:val="12"/>
                <w:szCs w:val="12"/>
                <w:highlight w:val="yellow"/>
              </w:rPr>
              <w:t>D07</w:t>
            </w:r>
            <w:r w:rsidRPr="00CD295E">
              <w:rPr>
                <w:rFonts w:asciiTheme="minorHAnsi" w:hAnsiTheme="minorHAnsi"/>
                <w:sz w:val="12"/>
                <w:szCs w:val="12"/>
              </w:rPr>
              <w:t xml:space="preserve">=DuctsNone </w:t>
            </w:r>
            <w:r>
              <w:rPr>
                <w:rFonts w:asciiTheme="minorHAnsi" w:hAnsiTheme="minorHAnsi"/>
                <w:sz w:val="12"/>
                <w:szCs w:val="12"/>
              </w:rPr>
              <w:t>(</w:t>
            </w:r>
            <w:r w:rsidRPr="00CD295E">
              <w:rPr>
                <w:rFonts w:asciiTheme="minorHAnsi" w:hAnsiTheme="minorHAnsi"/>
                <w:sz w:val="12"/>
                <w:szCs w:val="12"/>
              </w:rPr>
              <w:t>Air distribution systems without ducts</w:t>
            </w:r>
            <w:r>
              <w:rPr>
                <w:rFonts w:asciiTheme="minorHAnsi" w:hAnsiTheme="minorHAnsi"/>
                <w:sz w:val="12"/>
                <w:szCs w:val="12"/>
              </w:rPr>
              <w:t>)</w:t>
            </w:r>
            <w:r w:rsidRPr="00CD295E">
              <w:rPr>
                <w:rFonts w:asciiTheme="minorHAnsi" w:hAnsiTheme="minorHAnsi"/>
                <w:sz w:val="12"/>
                <w:szCs w:val="12"/>
              </w:rPr>
              <w:t>,</w:t>
            </w:r>
          </w:p>
          <w:p w14:paraId="1F9B9AB2" w14:textId="368CDF87" w:rsidR="00FF26E0" w:rsidRPr="00CD295E" w:rsidRDefault="00FF26E0" w:rsidP="00A601A9">
            <w:pPr>
              <w:keepNext/>
              <w:rPr>
                <w:rFonts w:ascii="Calibri" w:hAnsi="Calibri"/>
                <w:sz w:val="12"/>
                <w:szCs w:val="12"/>
              </w:rPr>
            </w:pPr>
            <w:r w:rsidRPr="00CD295E">
              <w:rPr>
                <w:rFonts w:asciiTheme="minorHAnsi" w:hAnsiTheme="minorHAnsi"/>
                <w:sz w:val="12"/>
                <w:szCs w:val="12"/>
              </w:rPr>
              <w:t>then result =no</w:t>
            </w:r>
          </w:p>
          <w:p w14:paraId="1F9B9AC0" w14:textId="02D6EEA5" w:rsidR="00FF26E0" w:rsidRPr="00CD295E" w:rsidRDefault="00FF26E0" w:rsidP="00D762A1">
            <w:pPr>
              <w:keepNext/>
              <w:rPr>
                <w:rFonts w:ascii="Calibri" w:hAnsi="Calibri"/>
                <w:sz w:val="12"/>
                <w:szCs w:val="12"/>
              </w:rPr>
            </w:pPr>
            <w:r w:rsidRPr="00CD295E">
              <w:rPr>
                <w:rFonts w:ascii="Calibri" w:hAnsi="Calibri"/>
                <w:sz w:val="12"/>
                <w:szCs w:val="12"/>
              </w:rPr>
              <w:t xml:space="preserve"> </w:t>
            </w:r>
          </w:p>
          <w:p w14:paraId="1F9B9AC1" w14:textId="77777777" w:rsidR="00FF26E0" w:rsidRPr="00CD295E" w:rsidRDefault="00FF26E0" w:rsidP="00F02E53">
            <w:pPr>
              <w:keepNext/>
              <w:rPr>
                <w:rFonts w:ascii="Calibri" w:hAnsi="Calibri"/>
                <w:sz w:val="12"/>
                <w:szCs w:val="12"/>
              </w:rPr>
            </w:pPr>
          </w:p>
          <w:p w14:paraId="1F9B9AC3" w14:textId="04B21E75" w:rsidR="00FF26E0" w:rsidRPr="00CD295E" w:rsidRDefault="00FF26E0" w:rsidP="00F02E53">
            <w:pPr>
              <w:keepNext/>
              <w:rPr>
                <w:rFonts w:ascii="Calibri" w:hAnsi="Calibri"/>
                <w:sz w:val="12"/>
                <w:szCs w:val="12"/>
                <w:u w:val="single"/>
              </w:rPr>
            </w:pPr>
            <w:r w:rsidRPr="00CD295E">
              <w:rPr>
                <w:rFonts w:ascii="Calibri" w:hAnsi="Calibri"/>
                <w:sz w:val="12"/>
                <w:szCs w:val="12"/>
              </w:rPr>
              <w:t xml:space="preserve">elseif if </w:t>
            </w:r>
            <w:r w:rsidRPr="00CD295E">
              <w:rPr>
                <w:rFonts w:ascii="Calibri" w:hAnsi="Calibri"/>
                <w:sz w:val="12"/>
                <w:szCs w:val="12"/>
                <w:highlight w:val="yellow"/>
              </w:rPr>
              <w:t>L08</w:t>
            </w:r>
            <w:r w:rsidRPr="00CD295E">
              <w:rPr>
                <w:rFonts w:ascii="Calibri" w:hAnsi="Calibri"/>
                <w:sz w:val="12"/>
                <w:szCs w:val="12"/>
              </w:rPr>
              <w:t xml:space="preserve"> result is </w:t>
            </w:r>
            <w:r w:rsidRPr="00CD295E">
              <w:rPr>
                <w:rFonts w:ascii="Calibri" w:hAnsi="Calibri"/>
                <w:sz w:val="12"/>
                <w:szCs w:val="12"/>
                <w:u w:val="single"/>
              </w:rPr>
              <w:t>Fan Efficacy</w:t>
            </w:r>
            <w:r w:rsidRPr="00CD295E">
              <w:rPr>
                <w:rFonts w:ascii="Calibri" w:hAnsi="Calibri"/>
                <w:sz w:val="12"/>
                <w:szCs w:val="12"/>
              </w:rPr>
              <w:t>, and</w:t>
            </w:r>
            <w:r w:rsidRPr="00CD295E">
              <w:rPr>
                <w:rFonts w:ascii="Calibri" w:hAnsi="Calibri"/>
                <w:sz w:val="12"/>
                <w:szCs w:val="12"/>
                <w:u w:val="single"/>
              </w:rPr>
              <w:t xml:space="preserve"> Airflow Rate</w:t>
            </w:r>
          </w:p>
          <w:p w14:paraId="543970EF" w14:textId="032BC6D4" w:rsidR="00FF26E0" w:rsidRPr="00CD295E" w:rsidRDefault="00FF26E0" w:rsidP="0044534F">
            <w:pPr>
              <w:keepNext/>
              <w:rPr>
                <w:rFonts w:ascii="Calibri" w:hAnsi="Calibri"/>
                <w:sz w:val="12"/>
                <w:szCs w:val="12"/>
              </w:rPr>
            </w:pPr>
            <w:r w:rsidRPr="00CD295E">
              <w:rPr>
                <w:rFonts w:ascii="Calibri" w:hAnsi="Calibri"/>
                <w:sz w:val="12"/>
                <w:szCs w:val="12"/>
              </w:rPr>
              <w:t>then result = yes,</w:t>
            </w:r>
          </w:p>
          <w:p w14:paraId="0D36DFF0" w14:textId="77777777" w:rsidR="00FF26E0" w:rsidRPr="00CD295E" w:rsidRDefault="00FF26E0" w:rsidP="00D46D7C">
            <w:pPr>
              <w:keepNext/>
              <w:rPr>
                <w:rFonts w:ascii="Calibri" w:hAnsi="Calibri"/>
                <w:sz w:val="12"/>
                <w:szCs w:val="12"/>
              </w:rPr>
            </w:pPr>
          </w:p>
          <w:p w14:paraId="1F9B9AC8" w14:textId="6876F81C" w:rsidR="00FF26E0" w:rsidRPr="00CD295E" w:rsidRDefault="00FF26E0" w:rsidP="00D46D7C">
            <w:pPr>
              <w:keepNext/>
              <w:rPr>
                <w:rFonts w:ascii="Calibri" w:hAnsi="Calibri"/>
                <w:sz w:val="12"/>
                <w:szCs w:val="12"/>
              </w:rPr>
            </w:pPr>
            <w:r w:rsidRPr="00CD295E">
              <w:rPr>
                <w:rFonts w:ascii="Calibri" w:hAnsi="Calibri"/>
                <w:sz w:val="12"/>
                <w:szCs w:val="12"/>
              </w:rPr>
              <w:t xml:space="preserve">elseif section </w:t>
            </w:r>
            <w:r w:rsidRPr="00CD295E">
              <w:rPr>
                <w:rFonts w:ascii="Calibri" w:hAnsi="Calibri"/>
                <w:sz w:val="12"/>
                <w:szCs w:val="12"/>
                <w:highlight w:val="yellow"/>
              </w:rPr>
              <w:t>O field 07</w:t>
            </w:r>
            <w:r w:rsidRPr="00CD295E">
              <w:rPr>
                <w:rFonts w:ascii="Calibri" w:hAnsi="Calibri"/>
                <w:sz w:val="12"/>
                <w:szCs w:val="12"/>
              </w:rPr>
              <w:t xml:space="preserve">=yes, </w:t>
            </w:r>
            <w:r>
              <w:rPr>
                <w:rFonts w:ascii="Calibri" w:hAnsi="Calibri"/>
                <w:sz w:val="12"/>
                <w:szCs w:val="12"/>
              </w:rPr>
              <w:t>and</w:t>
            </w:r>
            <w:r w:rsidRPr="00CD295E">
              <w:rPr>
                <w:rFonts w:ascii="Calibri" w:hAnsi="Calibri"/>
                <w:sz w:val="12"/>
                <w:szCs w:val="12"/>
              </w:rPr>
              <w:t xml:space="preserve"> value in Section </w:t>
            </w:r>
            <w:r w:rsidRPr="00CD295E">
              <w:rPr>
                <w:rFonts w:ascii="Calibri" w:hAnsi="Calibri"/>
                <w:sz w:val="12"/>
                <w:szCs w:val="12"/>
                <w:highlight w:val="yellow"/>
              </w:rPr>
              <w:t xml:space="preserve">O field </w:t>
            </w:r>
            <w:r w:rsidRPr="00CD295E">
              <w:rPr>
                <w:rFonts w:ascii="Calibri" w:hAnsi="Calibri"/>
                <w:sz w:val="12"/>
                <w:szCs w:val="12"/>
              </w:rPr>
              <w:t xml:space="preserve">10=no,  </w:t>
            </w:r>
          </w:p>
          <w:p w14:paraId="1F9B9ACA" w14:textId="42D4C1ED" w:rsidR="00FF26E0" w:rsidRPr="00CD295E" w:rsidRDefault="00FF26E0" w:rsidP="00D46D7C">
            <w:pPr>
              <w:keepNext/>
              <w:rPr>
                <w:rFonts w:ascii="Calibri" w:hAnsi="Calibri"/>
                <w:sz w:val="12"/>
                <w:szCs w:val="12"/>
              </w:rPr>
            </w:pPr>
            <w:r w:rsidRPr="00CD295E">
              <w:rPr>
                <w:rFonts w:ascii="Calibri" w:hAnsi="Calibri"/>
                <w:sz w:val="12"/>
                <w:szCs w:val="12"/>
              </w:rPr>
              <w:t>then value in this field=yes</w:t>
            </w:r>
          </w:p>
          <w:p w14:paraId="416EAD73" w14:textId="77777777" w:rsidR="00FF26E0" w:rsidRPr="00CD295E" w:rsidRDefault="00FF26E0" w:rsidP="0044534F">
            <w:pPr>
              <w:keepNext/>
              <w:rPr>
                <w:rFonts w:ascii="Calibri" w:hAnsi="Calibri"/>
                <w:sz w:val="12"/>
                <w:szCs w:val="12"/>
              </w:rPr>
            </w:pPr>
          </w:p>
          <w:p w14:paraId="1F9B9AD1" w14:textId="1052A172" w:rsidR="00FF26E0" w:rsidRPr="00D46D7C" w:rsidRDefault="00FF26E0" w:rsidP="00F02E53">
            <w:pPr>
              <w:keepNext/>
              <w:rPr>
                <w:rFonts w:ascii="Calibri" w:hAnsi="Calibri"/>
                <w:sz w:val="16"/>
                <w:szCs w:val="16"/>
              </w:rPr>
            </w:pPr>
            <w:r w:rsidRPr="00CD295E">
              <w:rPr>
                <w:rFonts w:ascii="Calibri" w:hAnsi="Calibri"/>
                <w:sz w:val="12"/>
                <w:szCs w:val="12"/>
              </w:rPr>
              <w:t>else result=no&gt;&gt;</w:t>
            </w:r>
          </w:p>
        </w:tc>
        <w:tc>
          <w:tcPr>
            <w:tcW w:w="950" w:type="dxa"/>
          </w:tcPr>
          <w:p w14:paraId="1F9B9AD5" w14:textId="08425D10" w:rsidR="00FF26E0" w:rsidRPr="00D46D7C" w:rsidRDefault="00FF26E0" w:rsidP="00F92A69">
            <w:pPr>
              <w:keepNext/>
              <w:rPr>
                <w:rFonts w:ascii="Calibri" w:hAnsi="Calibri"/>
                <w:sz w:val="16"/>
                <w:szCs w:val="16"/>
              </w:rPr>
            </w:pPr>
            <w:r w:rsidRPr="00D46D7C">
              <w:rPr>
                <w:rFonts w:ascii="Calibri" w:hAnsi="Calibri"/>
                <w:sz w:val="16"/>
                <w:szCs w:val="16"/>
              </w:rPr>
              <w:t>&lt;&lt;</w:t>
            </w:r>
            <w:r w:rsidR="00F92A69">
              <w:rPr>
                <w:rFonts w:ascii="Calibri" w:hAnsi="Calibri"/>
                <w:sz w:val="16"/>
                <w:szCs w:val="16"/>
              </w:rPr>
              <w:t>Calculated field: if B09 = one of the following two values: *New or *Altered, then if CF1R reports verification of RC = Required, then result = Yes; Elseif the CF1R reports verification of RC = Not Required, then result = Np; Else if D12 = Existing AND E04 = Yes, then result = Yes; Else result = No</w:t>
            </w:r>
            <w:r w:rsidRPr="00D46D7C">
              <w:rPr>
                <w:rFonts w:ascii="Calibri" w:hAnsi="Calibri"/>
                <w:sz w:val="16"/>
                <w:szCs w:val="16"/>
              </w:rPr>
              <w:t>&gt;&gt;</w:t>
            </w:r>
          </w:p>
        </w:tc>
        <w:tc>
          <w:tcPr>
            <w:tcW w:w="950" w:type="dxa"/>
          </w:tcPr>
          <w:p w14:paraId="623EB836" w14:textId="51CF3895" w:rsidR="00F12851" w:rsidRDefault="00F12851" w:rsidP="00F12851">
            <w:pPr>
              <w:keepNext/>
              <w:tabs>
                <w:tab w:val="center" w:pos="4320"/>
                <w:tab w:val="right" w:pos="8640"/>
              </w:tabs>
              <w:rPr>
                <w:ins w:id="18" w:author="Shewmaker, Michael@Energy" w:date="2017-12-12T13:59:00Z"/>
                <w:rFonts w:ascii="Calibri" w:hAnsi="Calibri"/>
                <w:sz w:val="16"/>
                <w:szCs w:val="16"/>
              </w:rPr>
            </w:pPr>
            <w:ins w:id="19" w:author="Shewmaker, Michael@Energy" w:date="2017-12-12T13:59:00Z">
              <w:r>
                <w:rPr>
                  <w:rFonts w:ascii="Calibri" w:hAnsi="Calibri"/>
                  <w:sz w:val="16"/>
                  <w:szCs w:val="16"/>
                </w:rPr>
                <w:t>&lt;&lt;if G03 &gt; 14, then result=yes;</w:t>
              </w:r>
            </w:ins>
          </w:p>
          <w:p w14:paraId="1B2DE615" w14:textId="2D506DBE" w:rsidR="00F12851" w:rsidRDefault="00F12851" w:rsidP="00F12851">
            <w:pPr>
              <w:keepNext/>
              <w:tabs>
                <w:tab w:val="center" w:pos="4320"/>
                <w:tab w:val="right" w:pos="8640"/>
              </w:tabs>
              <w:rPr>
                <w:ins w:id="20" w:author="Shewmaker, Michael@Energy" w:date="2017-12-12T13:59:00Z"/>
                <w:rFonts w:ascii="Calibri" w:hAnsi="Calibri"/>
                <w:sz w:val="16"/>
                <w:szCs w:val="16"/>
              </w:rPr>
            </w:pPr>
            <w:ins w:id="21" w:author="Shewmaker, Michael@Energy" w:date="2017-12-12T13:59:00Z">
              <w:r>
                <w:rPr>
                  <w:rFonts w:ascii="Calibri" w:hAnsi="Calibri"/>
                  <w:sz w:val="16"/>
                  <w:szCs w:val="16"/>
                </w:rPr>
                <w:t>if G08 &lt; 45000 and G04 &gt; 12.2, then result=yes;</w:t>
              </w:r>
            </w:ins>
          </w:p>
          <w:p w14:paraId="4AE06DC6" w14:textId="3B676FC7" w:rsidR="00F12851" w:rsidRDefault="00F12851" w:rsidP="00F12851">
            <w:pPr>
              <w:keepNext/>
              <w:tabs>
                <w:tab w:val="center" w:pos="4320"/>
                <w:tab w:val="right" w:pos="8640"/>
              </w:tabs>
              <w:rPr>
                <w:ins w:id="22" w:author="Shewmaker, Michael@Energy" w:date="2017-12-12T13:59:00Z"/>
                <w:rFonts w:ascii="Calibri" w:hAnsi="Calibri"/>
                <w:sz w:val="16"/>
                <w:szCs w:val="16"/>
              </w:rPr>
            </w:pPr>
            <w:ins w:id="23" w:author="Shewmaker, Michael@Energy" w:date="2017-12-12T13:59:00Z">
              <w:r>
                <w:rPr>
                  <w:rFonts w:ascii="Calibri" w:hAnsi="Calibri"/>
                  <w:sz w:val="16"/>
                  <w:szCs w:val="16"/>
                </w:rPr>
                <w:t xml:space="preserve">elseif </w:t>
              </w:r>
            </w:ins>
            <w:ins w:id="24" w:author="Shewmaker, Michael@Energy" w:date="2017-12-12T14:00:00Z">
              <w:r>
                <w:rPr>
                  <w:rFonts w:ascii="Calibri" w:hAnsi="Calibri"/>
                  <w:sz w:val="16"/>
                  <w:szCs w:val="16"/>
                </w:rPr>
                <w:t>G</w:t>
              </w:r>
            </w:ins>
            <w:ins w:id="25" w:author="Shewmaker, Michael@Energy" w:date="2017-12-12T13:59:00Z">
              <w:r>
                <w:rPr>
                  <w:rFonts w:ascii="Calibri" w:hAnsi="Calibri"/>
                  <w:sz w:val="16"/>
                  <w:szCs w:val="16"/>
                </w:rPr>
                <w:t xml:space="preserve">08 &gt;= 45000 and </w:t>
              </w:r>
            </w:ins>
            <w:ins w:id="26" w:author="Shewmaker, Michael@Energy" w:date="2017-12-12T14:00:00Z">
              <w:r>
                <w:rPr>
                  <w:rFonts w:ascii="Calibri" w:hAnsi="Calibri"/>
                  <w:sz w:val="16"/>
                  <w:szCs w:val="16"/>
                </w:rPr>
                <w:t>G</w:t>
              </w:r>
            </w:ins>
            <w:ins w:id="27" w:author="Shewmaker, Michael@Energy" w:date="2017-12-12T13:59:00Z">
              <w:r>
                <w:rPr>
                  <w:rFonts w:ascii="Calibri" w:hAnsi="Calibri"/>
                  <w:sz w:val="16"/>
                  <w:szCs w:val="16"/>
                </w:rPr>
                <w:t>04 &gt; 11.7, then result = yes;</w:t>
              </w:r>
            </w:ins>
          </w:p>
          <w:p w14:paraId="1F9B9AD6" w14:textId="1EE01CF9" w:rsidR="00FF26E0" w:rsidRPr="00D46D7C" w:rsidDel="00F12851" w:rsidRDefault="00F12851" w:rsidP="00F12851">
            <w:pPr>
              <w:keepNext/>
              <w:tabs>
                <w:tab w:val="center" w:pos="4320"/>
                <w:tab w:val="right" w:pos="8640"/>
              </w:tabs>
              <w:rPr>
                <w:del w:id="28" w:author="Shewmaker, Michael@Energy" w:date="2017-12-12T13:59:00Z"/>
                <w:rFonts w:ascii="Calibri" w:hAnsi="Calibri"/>
                <w:sz w:val="16"/>
                <w:szCs w:val="16"/>
              </w:rPr>
            </w:pPr>
            <w:ins w:id="29" w:author="Shewmaker, Michael@Energy" w:date="2017-12-12T13:59:00Z">
              <w:r>
                <w:rPr>
                  <w:rFonts w:ascii="Calibri" w:hAnsi="Calibri"/>
                  <w:sz w:val="16"/>
                  <w:szCs w:val="16"/>
                </w:rPr>
                <w:t>else result=no&gt;&gt;</w:t>
              </w:r>
            </w:ins>
            <w:del w:id="30" w:author="Shewmaker, Michael@Energy" w:date="2017-12-12T13:59:00Z">
              <w:r w:rsidR="00FF26E0" w:rsidRPr="00D46D7C" w:rsidDel="00F12851">
                <w:rPr>
                  <w:rFonts w:ascii="Calibri" w:hAnsi="Calibri"/>
                  <w:sz w:val="16"/>
                  <w:szCs w:val="16"/>
                </w:rPr>
                <w:delText>&lt;&lt;calculated field:</w:delText>
              </w:r>
            </w:del>
          </w:p>
          <w:p w14:paraId="1F9B9AD7" w14:textId="77777777" w:rsidR="00FF26E0" w:rsidRPr="00D46D7C" w:rsidRDefault="00FF26E0" w:rsidP="001A7034">
            <w:pPr>
              <w:keepNext/>
              <w:tabs>
                <w:tab w:val="center" w:pos="4320"/>
                <w:tab w:val="right" w:pos="8640"/>
              </w:tabs>
              <w:rPr>
                <w:rFonts w:ascii="Calibri" w:hAnsi="Calibri"/>
                <w:sz w:val="16"/>
                <w:szCs w:val="16"/>
              </w:rPr>
            </w:pPr>
            <w:del w:id="31" w:author="Shewmaker, Michael@Energy" w:date="2017-12-12T13:59:00Z">
              <w:r w:rsidRPr="00D46D7C" w:rsidDel="00F12851">
                <w:rPr>
                  <w:rFonts w:ascii="Calibri" w:hAnsi="Calibri"/>
                  <w:sz w:val="16"/>
                  <w:szCs w:val="16"/>
                </w:rPr>
                <w:delText>if the CF1R flags the requirement for HERS verification of SEER or EER values greater than default values; then result=yes, else result=no&gt;&gt;</w:delText>
              </w:r>
            </w:del>
          </w:p>
        </w:tc>
        <w:tc>
          <w:tcPr>
            <w:tcW w:w="950" w:type="dxa"/>
          </w:tcPr>
          <w:p w14:paraId="41125F3B" w14:textId="77777777" w:rsidR="00FF26E0" w:rsidRPr="007136CC" w:rsidRDefault="00FF26E0" w:rsidP="00D12202">
            <w:pPr>
              <w:keepNext/>
              <w:tabs>
                <w:tab w:val="center" w:pos="4320"/>
                <w:tab w:val="right" w:pos="8640"/>
              </w:tabs>
              <w:rPr>
                <w:rFonts w:ascii="Calibri" w:hAnsi="Calibri"/>
                <w:sz w:val="14"/>
                <w:szCs w:val="14"/>
              </w:rPr>
            </w:pPr>
            <w:r w:rsidRPr="007136CC">
              <w:rPr>
                <w:rFonts w:ascii="Calibri" w:hAnsi="Calibri"/>
                <w:sz w:val="14"/>
                <w:szCs w:val="14"/>
              </w:rPr>
              <w:t xml:space="preserve">&lt;&lt;calculated field:  </w:t>
            </w:r>
          </w:p>
          <w:p w14:paraId="2203AEE1" w14:textId="59A3AC64" w:rsidR="00FF26E0" w:rsidRDefault="00FF26E0" w:rsidP="00D12202">
            <w:pPr>
              <w:keepNext/>
              <w:tabs>
                <w:tab w:val="center" w:pos="4320"/>
                <w:tab w:val="right" w:pos="8640"/>
              </w:tabs>
              <w:rPr>
                <w:rFonts w:ascii="Calibri" w:hAnsi="Calibri"/>
                <w:sz w:val="14"/>
                <w:szCs w:val="14"/>
              </w:rPr>
            </w:pPr>
            <w:r w:rsidRPr="00E46C8E">
              <w:rPr>
                <w:rFonts w:ascii="Calibri" w:hAnsi="Calibri"/>
                <w:sz w:val="14"/>
                <w:szCs w:val="14"/>
              </w:rPr>
              <w:t>If CF1R-PRF project scope = Newly Constructed (Addition Alone) and the Addition Conditioned Floor Area &gt; 1,000 ft2, then result = yes;</w:t>
            </w:r>
          </w:p>
          <w:p w14:paraId="0258AB8F" w14:textId="77777777" w:rsidR="00FF26E0" w:rsidRDefault="00FF26E0" w:rsidP="00D12202">
            <w:pPr>
              <w:keepNext/>
              <w:tabs>
                <w:tab w:val="center" w:pos="4320"/>
                <w:tab w:val="right" w:pos="8640"/>
              </w:tabs>
              <w:rPr>
                <w:rFonts w:ascii="Calibri" w:hAnsi="Calibri"/>
                <w:sz w:val="14"/>
                <w:szCs w:val="14"/>
              </w:rPr>
            </w:pPr>
          </w:p>
          <w:p w14:paraId="7377C513" w14:textId="4C0B574A" w:rsidR="00FF26E0" w:rsidRPr="007136CC" w:rsidRDefault="00FF26E0" w:rsidP="00D12202">
            <w:pPr>
              <w:keepNext/>
              <w:tabs>
                <w:tab w:val="center" w:pos="4320"/>
                <w:tab w:val="right" w:pos="8640"/>
              </w:tabs>
              <w:rPr>
                <w:rFonts w:ascii="Calibri" w:hAnsi="Calibri"/>
                <w:sz w:val="14"/>
                <w:szCs w:val="14"/>
              </w:rPr>
            </w:pPr>
            <w:r>
              <w:rPr>
                <w:rFonts w:ascii="Calibri" w:hAnsi="Calibri"/>
                <w:sz w:val="14"/>
                <w:szCs w:val="14"/>
              </w:rPr>
              <w:t>else</w:t>
            </w:r>
            <w:r w:rsidRPr="007136CC">
              <w:rPr>
                <w:rFonts w:ascii="Calibri" w:hAnsi="Calibri"/>
                <w:sz w:val="14"/>
                <w:szCs w:val="14"/>
              </w:rPr>
              <w:t xml:space="preserve">if CF1R-PRF </w:t>
            </w:r>
            <w:r w:rsidRPr="00662E66">
              <w:rPr>
                <w:rFonts w:ascii="Calibri" w:hAnsi="Calibri"/>
                <w:sz w:val="14"/>
                <w:szCs w:val="14"/>
              </w:rPr>
              <w:t>flags the requirement for HERS verifi</w:t>
            </w:r>
            <w:r>
              <w:rPr>
                <w:rFonts w:ascii="Calibri" w:hAnsi="Calibri"/>
                <w:sz w:val="14"/>
                <w:szCs w:val="14"/>
              </w:rPr>
              <w:t>cation of IAQ ventilation,</w:t>
            </w:r>
          </w:p>
          <w:p w14:paraId="566A2EAF" w14:textId="38A74DD5" w:rsidR="00FF26E0" w:rsidRPr="007136CC" w:rsidRDefault="00FF26E0" w:rsidP="00D12202">
            <w:pPr>
              <w:keepNext/>
              <w:tabs>
                <w:tab w:val="center" w:pos="4320"/>
                <w:tab w:val="right" w:pos="8640"/>
              </w:tabs>
              <w:rPr>
                <w:rFonts w:ascii="Calibri" w:hAnsi="Calibri"/>
                <w:sz w:val="14"/>
                <w:szCs w:val="14"/>
              </w:rPr>
            </w:pPr>
            <w:r w:rsidRPr="007136CC">
              <w:rPr>
                <w:rFonts w:ascii="Calibri" w:hAnsi="Calibri"/>
                <w:sz w:val="14"/>
                <w:szCs w:val="14"/>
              </w:rPr>
              <w:t>then result=yes;</w:t>
            </w:r>
          </w:p>
          <w:p w14:paraId="13C20B36" w14:textId="77777777" w:rsidR="00FF26E0" w:rsidRPr="007136CC" w:rsidRDefault="00FF26E0" w:rsidP="00D12202">
            <w:pPr>
              <w:keepNext/>
              <w:tabs>
                <w:tab w:val="center" w:pos="4320"/>
                <w:tab w:val="right" w:pos="8640"/>
              </w:tabs>
              <w:rPr>
                <w:rFonts w:ascii="Calibri" w:hAnsi="Calibri"/>
                <w:sz w:val="14"/>
                <w:szCs w:val="14"/>
              </w:rPr>
            </w:pPr>
          </w:p>
          <w:p w14:paraId="52E98FF3" w14:textId="1634DEBD" w:rsidR="00FF26E0" w:rsidRPr="004C3F4C" w:rsidRDefault="00FF26E0" w:rsidP="00D12202">
            <w:pPr>
              <w:keepNext/>
              <w:tabs>
                <w:tab w:val="center" w:pos="4320"/>
                <w:tab w:val="right" w:pos="8640"/>
              </w:tabs>
              <w:rPr>
                <w:rFonts w:ascii="Calibri" w:hAnsi="Calibri"/>
                <w:sz w:val="14"/>
                <w:szCs w:val="14"/>
              </w:rPr>
            </w:pPr>
            <w:r w:rsidRPr="007136CC">
              <w:rPr>
                <w:rFonts w:ascii="Calibri" w:hAnsi="Calibri"/>
                <w:sz w:val="14"/>
                <w:szCs w:val="14"/>
              </w:rPr>
              <w:t>else result = no</w:t>
            </w:r>
          </w:p>
        </w:tc>
        <w:tc>
          <w:tcPr>
            <w:tcW w:w="1029" w:type="dxa"/>
          </w:tcPr>
          <w:p w14:paraId="1F9B9AD8" w14:textId="72236513" w:rsidR="00FF26E0" w:rsidRPr="00CD295E" w:rsidRDefault="00FF26E0" w:rsidP="00D12202">
            <w:pPr>
              <w:keepNext/>
              <w:tabs>
                <w:tab w:val="center" w:pos="4320"/>
                <w:tab w:val="right" w:pos="8640"/>
              </w:tabs>
              <w:rPr>
                <w:rFonts w:ascii="Calibri" w:hAnsi="Calibri"/>
                <w:sz w:val="12"/>
                <w:szCs w:val="12"/>
              </w:rPr>
            </w:pPr>
            <w:r w:rsidRPr="00CD295E">
              <w:rPr>
                <w:rFonts w:ascii="Calibri" w:hAnsi="Calibri"/>
                <w:sz w:val="12"/>
                <w:szCs w:val="12"/>
              </w:rPr>
              <w:t>&lt;&lt;calculated field:</w:t>
            </w:r>
          </w:p>
          <w:p w14:paraId="1F9B9AD9" w14:textId="01CF7156" w:rsidR="00FF26E0" w:rsidRPr="00CD295E" w:rsidRDefault="00FF26E0" w:rsidP="004C3F4C">
            <w:pPr>
              <w:keepNext/>
              <w:rPr>
                <w:rFonts w:asciiTheme="minorHAnsi" w:hAnsiTheme="minorHAnsi"/>
                <w:sz w:val="12"/>
                <w:szCs w:val="12"/>
              </w:rPr>
            </w:pPr>
            <w:r w:rsidRPr="00CD295E">
              <w:rPr>
                <w:rFonts w:asciiTheme="minorHAnsi" w:hAnsiTheme="minorHAnsi"/>
                <w:sz w:val="12"/>
                <w:szCs w:val="12"/>
              </w:rPr>
              <w:t xml:space="preserve">if value in </w:t>
            </w:r>
            <w:r w:rsidRPr="00051953">
              <w:rPr>
                <w:rFonts w:asciiTheme="minorHAnsi" w:hAnsiTheme="minorHAnsi"/>
                <w:sz w:val="12"/>
                <w:szCs w:val="12"/>
                <w:highlight w:val="yellow"/>
              </w:rPr>
              <w:t>D07</w:t>
            </w:r>
            <w:r w:rsidRPr="00CD295E">
              <w:rPr>
                <w:rFonts w:asciiTheme="minorHAnsi" w:hAnsiTheme="minorHAnsi"/>
                <w:sz w:val="12"/>
                <w:szCs w:val="12"/>
              </w:rPr>
              <w:t xml:space="preserve">=DuctsNone </w:t>
            </w:r>
            <w:r>
              <w:rPr>
                <w:rFonts w:asciiTheme="minorHAnsi" w:hAnsiTheme="minorHAnsi"/>
                <w:sz w:val="12"/>
                <w:szCs w:val="12"/>
              </w:rPr>
              <w:t>(</w:t>
            </w:r>
            <w:r w:rsidRPr="00CD295E">
              <w:rPr>
                <w:rFonts w:asciiTheme="minorHAnsi" w:hAnsiTheme="minorHAnsi"/>
                <w:sz w:val="12"/>
                <w:szCs w:val="12"/>
              </w:rPr>
              <w:t>Air distribution systems without ducts</w:t>
            </w:r>
            <w:r>
              <w:rPr>
                <w:rFonts w:asciiTheme="minorHAnsi" w:hAnsiTheme="minorHAnsi"/>
                <w:sz w:val="12"/>
                <w:szCs w:val="12"/>
              </w:rPr>
              <w:t>)</w:t>
            </w:r>
            <w:r w:rsidRPr="00CD295E">
              <w:rPr>
                <w:rFonts w:asciiTheme="minorHAnsi" w:hAnsiTheme="minorHAnsi"/>
                <w:sz w:val="12"/>
                <w:szCs w:val="12"/>
              </w:rPr>
              <w:t>,</w:t>
            </w:r>
          </w:p>
          <w:p w14:paraId="1F9B9ADA" w14:textId="77777777" w:rsidR="00FF26E0" w:rsidRPr="00CD295E" w:rsidRDefault="00FF26E0" w:rsidP="004C3F4C">
            <w:pPr>
              <w:keepNext/>
              <w:rPr>
                <w:rFonts w:ascii="Calibri" w:hAnsi="Calibri"/>
                <w:sz w:val="12"/>
                <w:szCs w:val="12"/>
              </w:rPr>
            </w:pPr>
            <w:r w:rsidRPr="00CD295E">
              <w:rPr>
                <w:rFonts w:asciiTheme="minorHAnsi" w:hAnsiTheme="minorHAnsi"/>
                <w:sz w:val="12"/>
                <w:szCs w:val="12"/>
              </w:rPr>
              <w:t>then display result =no</w:t>
            </w:r>
          </w:p>
          <w:p w14:paraId="18493838" w14:textId="1E60125A" w:rsidR="00FF26E0" w:rsidRPr="00CD295E" w:rsidRDefault="00FF26E0" w:rsidP="00981B42">
            <w:pPr>
              <w:keepNext/>
              <w:tabs>
                <w:tab w:val="center" w:pos="4320"/>
                <w:tab w:val="right" w:pos="8640"/>
              </w:tabs>
              <w:rPr>
                <w:rFonts w:ascii="Calibri" w:hAnsi="Calibri"/>
                <w:sz w:val="12"/>
                <w:szCs w:val="12"/>
              </w:rPr>
            </w:pPr>
          </w:p>
          <w:p w14:paraId="6E1D1A40" w14:textId="77777777" w:rsidR="00FF26E0" w:rsidRPr="00CD295E" w:rsidRDefault="00FF26E0" w:rsidP="00981B42">
            <w:pPr>
              <w:keepNext/>
              <w:tabs>
                <w:tab w:val="center" w:pos="4320"/>
                <w:tab w:val="right" w:pos="8640"/>
              </w:tabs>
              <w:rPr>
                <w:rFonts w:ascii="Calibri" w:hAnsi="Calibri"/>
                <w:sz w:val="12"/>
                <w:szCs w:val="12"/>
              </w:rPr>
            </w:pPr>
          </w:p>
          <w:p w14:paraId="1F9B9ADC" w14:textId="27F2AA26" w:rsidR="00FF26E0" w:rsidRPr="00CD295E" w:rsidRDefault="00FF26E0" w:rsidP="00D12202">
            <w:pPr>
              <w:keepNext/>
              <w:rPr>
                <w:rFonts w:ascii="Calibri" w:hAnsi="Calibri"/>
                <w:sz w:val="12"/>
                <w:szCs w:val="12"/>
              </w:rPr>
            </w:pPr>
            <w:r w:rsidRPr="00CD295E">
              <w:rPr>
                <w:rFonts w:ascii="Calibri" w:hAnsi="Calibri"/>
                <w:sz w:val="12"/>
                <w:szCs w:val="12"/>
              </w:rPr>
              <w:t xml:space="preserve">elseif </w:t>
            </w:r>
            <w:r w:rsidRPr="00051953">
              <w:rPr>
                <w:rFonts w:ascii="Calibri" w:hAnsi="Calibri"/>
                <w:sz w:val="12"/>
                <w:szCs w:val="12"/>
                <w:highlight w:val="yellow"/>
              </w:rPr>
              <w:t>L08</w:t>
            </w:r>
            <w:r w:rsidRPr="00CD295E">
              <w:rPr>
                <w:rFonts w:ascii="Calibri" w:hAnsi="Calibri"/>
                <w:sz w:val="12"/>
                <w:szCs w:val="12"/>
              </w:rPr>
              <w:t xml:space="preserve"> result is </w:t>
            </w:r>
            <w:r w:rsidRPr="00CD295E">
              <w:rPr>
                <w:rFonts w:ascii="Calibri" w:hAnsi="Calibri"/>
                <w:sz w:val="12"/>
                <w:szCs w:val="12"/>
                <w:u w:val="single"/>
              </w:rPr>
              <w:t>Return Duct Design per Table 150.0-C, D;</w:t>
            </w:r>
            <w:r w:rsidRPr="00CD295E">
              <w:rPr>
                <w:rFonts w:ascii="Calibri" w:hAnsi="Calibri"/>
                <w:sz w:val="12"/>
                <w:szCs w:val="12"/>
              </w:rPr>
              <w:t xml:space="preserve"> then result=yes </w:t>
            </w:r>
          </w:p>
          <w:p w14:paraId="0D4336A8" w14:textId="77777777" w:rsidR="00FF26E0" w:rsidRPr="00CD295E" w:rsidRDefault="00FF26E0" w:rsidP="00D12202">
            <w:pPr>
              <w:keepNext/>
              <w:rPr>
                <w:rFonts w:ascii="Calibri" w:hAnsi="Calibri"/>
                <w:sz w:val="12"/>
                <w:szCs w:val="12"/>
              </w:rPr>
            </w:pPr>
          </w:p>
          <w:p w14:paraId="1F9B9ADE" w14:textId="30DD9F65" w:rsidR="00FF26E0" w:rsidRPr="00D46D7C" w:rsidRDefault="00FF26E0" w:rsidP="00D12202">
            <w:pPr>
              <w:keepNext/>
              <w:rPr>
                <w:rFonts w:ascii="Calibri" w:hAnsi="Calibri"/>
                <w:sz w:val="16"/>
                <w:szCs w:val="16"/>
              </w:rPr>
            </w:pPr>
            <w:r w:rsidRPr="00CD295E">
              <w:rPr>
                <w:rFonts w:ascii="Calibri" w:hAnsi="Calibri"/>
                <w:sz w:val="12"/>
                <w:szCs w:val="12"/>
              </w:rPr>
              <w:t>else result=no&gt;&gt;</w:t>
            </w:r>
          </w:p>
        </w:tc>
        <w:tc>
          <w:tcPr>
            <w:tcW w:w="1029" w:type="dxa"/>
          </w:tcPr>
          <w:p w14:paraId="5AEF132B" w14:textId="7ABF428E" w:rsidR="00FF26E0" w:rsidRDefault="00FF26E0" w:rsidP="00DD2E5C">
            <w:pPr>
              <w:keepNext/>
              <w:rPr>
                <w:rFonts w:ascii="Calibri" w:hAnsi="Calibri"/>
                <w:sz w:val="12"/>
                <w:szCs w:val="12"/>
              </w:rPr>
            </w:pPr>
            <w:r w:rsidRPr="00051953">
              <w:rPr>
                <w:rFonts w:ascii="Calibri" w:hAnsi="Calibri"/>
                <w:sz w:val="12"/>
                <w:szCs w:val="12"/>
              </w:rPr>
              <w:t>&lt;&lt;calculated field:</w:t>
            </w:r>
          </w:p>
          <w:p w14:paraId="24CF8AE2" w14:textId="77777777" w:rsidR="00FF26E0" w:rsidRPr="00CA2DE1" w:rsidRDefault="00FF26E0" w:rsidP="00CA2DE1">
            <w:pPr>
              <w:keepNext/>
              <w:rPr>
                <w:rFonts w:ascii="Calibri" w:hAnsi="Calibri"/>
                <w:sz w:val="12"/>
                <w:szCs w:val="12"/>
              </w:rPr>
            </w:pPr>
            <w:r w:rsidRPr="00CA2DE1">
              <w:rPr>
                <w:rFonts w:ascii="Calibri" w:hAnsi="Calibri"/>
                <w:sz w:val="12"/>
                <w:szCs w:val="12"/>
              </w:rPr>
              <w:t>if value in D07=DuctsNone (Air distribution systems without ducts),</w:t>
            </w:r>
          </w:p>
          <w:p w14:paraId="20BF3FCD" w14:textId="330AE704" w:rsidR="00FF26E0" w:rsidRDefault="00FF26E0" w:rsidP="00CA2DE1">
            <w:pPr>
              <w:keepNext/>
              <w:rPr>
                <w:rFonts w:ascii="Calibri" w:hAnsi="Calibri"/>
                <w:sz w:val="12"/>
                <w:szCs w:val="12"/>
              </w:rPr>
            </w:pPr>
            <w:r w:rsidRPr="00CA2DE1">
              <w:rPr>
                <w:rFonts w:ascii="Calibri" w:hAnsi="Calibri"/>
                <w:sz w:val="12"/>
                <w:szCs w:val="12"/>
              </w:rPr>
              <w:t>then display result =no</w:t>
            </w:r>
            <w:r>
              <w:rPr>
                <w:rFonts w:ascii="Calibri" w:hAnsi="Calibri"/>
                <w:sz w:val="12"/>
                <w:szCs w:val="12"/>
              </w:rPr>
              <w:t>;</w:t>
            </w:r>
          </w:p>
          <w:p w14:paraId="63FF5384" w14:textId="77777777" w:rsidR="00FF26E0" w:rsidRDefault="00FF26E0" w:rsidP="00DD2E5C">
            <w:pPr>
              <w:keepNext/>
              <w:rPr>
                <w:rFonts w:ascii="Calibri" w:hAnsi="Calibri"/>
                <w:sz w:val="12"/>
                <w:szCs w:val="12"/>
              </w:rPr>
            </w:pPr>
          </w:p>
          <w:p w14:paraId="67A5AF3A" w14:textId="77777777" w:rsidR="00FF26E0" w:rsidRDefault="00FF26E0" w:rsidP="00DD2E5C">
            <w:pPr>
              <w:keepNext/>
              <w:rPr>
                <w:rFonts w:ascii="Calibri" w:hAnsi="Calibri"/>
                <w:sz w:val="12"/>
                <w:szCs w:val="12"/>
              </w:rPr>
            </w:pPr>
            <w:r>
              <w:rPr>
                <w:rFonts w:ascii="Calibri" w:hAnsi="Calibri"/>
                <w:sz w:val="12"/>
                <w:szCs w:val="12"/>
              </w:rPr>
              <w:t>else</w:t>
            </w:r>
            <w:r w:rsidRPr="00051953">
              <w:rPr>
                <w:rFonts w:ascii="Calibri" w:hAnsi="Calibri"/>
                <w:sz w:val="12"/>
                <w:szCs w:val="12"/>
              </w:rPr>
              <w:t>if the CF1R flags the requirement for HERS verified duct design (Supply Duct</w:t>
            </w:r>
            <w:r>
              <w:rPr>
                <w:rFonts w:ascii="Calibri" w:hAnsi="Calibri"/>
                <w:sz w:val="12"/>
                <w:szCs w:val="12"/>
              </w:rPr>
              <w:t xml:space="preserve"> </w:t>
            </w:r>
            <w:r w:rsidRPr="00051953">
              <w:rPr>
                <w:rFonts w:ascii="Calibri" w:hAnsi="Calibri"/>
                <w:sz w:val="12"/>
                <w:szCs w:val="12"/>
              </w:rPr>
              <w:t xml:space="preserve">Surface Area R-Value or Buried Ducts or Deeply Buried Ducts), </w:t>
            </w:r>
          </w:p>
          <w:p w14:paraId="1F9B9AE0" w14:textId="5A4027F3" w:rsidR="00FF26E0" w:rsidRPr="00051953" w:rsidRDefault="00FF26E0" w:rsidP="00DD2E5C">
            <w:pPr>
              <w:keepNext/>
              <w:rPr>
                <w:rFonts w:ascii="Calibri" w:hAnsi="Calibri"/>
                <w:sz w:val="12"/>
                <w:szCs w:val="12"/>
              </w:rPr>
            </w:pPr>
            <w:r w:rsidRPr="00051953">
              <w:rPr>
                <w:rFonts w:ascii="Calibri" w:hAnsi="Calibri"/>
                <w:sz w:val="12"/>
                <w:szCs w:val="12"/>
              </w:rPr>
              <w:t>then result=yes,</w:t>
            </w:r>
          </w:p>
          <w:p w14:paraId="1F9B9AE1" w14:textId="7DC8D451" w:rsidR="00FF26E0" w:rsidRPr="00D46D7C" w:rsidRDefault="00FF26E0" w:rsidP="00DD2E5C">
            <w:pPr>
              <w:keepNext/>
              <w:rPr>
                <w:rFonts w:ascii="Calibri" w:hAnsi="Calibri"/>
                <w:sz w:val="16"/>
                <w:szCs w:val="16"/>
              </w:rPr>
            </w:pPr>
            <w:r w:rsidRPr="00051953">
              <w:rPr>
                <w:rFonts w:ascii="Calibri" w:hAnsi="Calibri"/>
                <w:sz w:val="12"/>
                <w:szCs w:val="12"/>
              </w:rPr>
              <w:t>else result=no&gt;&gt;</w:t>
            </w:r>
          </w:p>
        </w:tc>
        <w:tc>
          <w:tcPr>
            <w:tcW w:w="966" w:type="dxa"/>
          </w:tcPr>
          <w:p w14:paraId="1F9B9AE2" w14:textId="77777777" w:rsidR="00FF26E0" w:rsidRPr="00051953" w:rsidRDefault="00FF26E0" w:rsidP="00B82750">
            <w:pPr>
              <w:keepNext/>
              <w:rPr>
                <w:rFonts w:ascii="Calibri" w:hAnsi="Calibri"/>
                <w:sz w:val="12"/>
                <w:szCs w:val="12"/>
              </w:rPr>
            </w:pPr>
            <w:r w:rsidRPr="00051953">
              <w:rPr>
                <w:rFonts w:ascii="Calibri" w:hAnsi="Calibri"/>
                <w:sz w:val="12"/>
                <w:szCs w:val="12"/>
              </w:rPr>
              <w:t>&lt;&lt; calculated field:</w:t>
            </w:r>
          </w:p>
          <w:p w14:paraId="1F9B9AE3" w14:textId="77777777" w:rsidR="00FF26E0" w:rsidRPr="00051953" w:rsidRDefault="00FF26E0" w:rsidP="00DD2E5C">
            <w:pPr>
              <w:keepNext/>
              <w:rPr>
                <w:rFonts w:ascii="Calibri" w:hAnsi="Calibri"/>
                <w:sz w:val="12"/>
                <w:szCs w:val="12"/>
              </w:rPr>
            </w:pPr>
            <w:r w:rsidRPr="00051953">
              <w:rPr>
                <w:rFonts w:ascii="Calibri" w:hAnsi="Calibri"/>
                <w:sz w:val="12"/>
                <w:szCs w:val="12"/>
              </w:rPr>
              <w:t>if the CF1R flags the requirement for HERS verification of Ventilation Cooling credit; then result=yes,</w:t>
            </w:r>
          </w:p>
          <w:p w14:paraId="1F9B9AE4" w14:textId="77777777" w:rsidR="00FF26E0" w:rsidRPr="00D46D7C" w:rsidRDefault="00FF26E0" w:rsidP="00DD2E5C">
            <w:pPr>
              <w:keepNext/>
              <w:rPr>
                <w:rFonts w:ascii="Calibri" w:hAnsi="Calibri"/>
                <w:sz w:val="16"/>
                <w:szCs w:val="16"/>
              </w:rPr>
            </w:pPr>
            <w:r w:rsidRPr="00051953">
              <w:rPr>
                <w:rFonts w:ascii="Calibri" w:hAnsi="Calibri"/>
                <w:sz w:val="12"/>
                <w:szCs w:val="12"/>
              </w:rPr>
              <w:t>else result=no&gt;&gt;</w:t>
            </w:r>
          </w:p>
        </w:tc>
      </w:tr>
      <w:tr w:rsidR="00FF26E0" w:rsidRPr="00295655" w14:paraId="1F9B9AF1" w14:textId="77777777" w:rsidTr="0065034F">
        <w:trPr>
          <w:cantSplit/>
          <w:trHeight w:val="330"/>
        </w:trPr>
        <w:tc>
          <w:tcPr>
            <w:tcW w:w="1045" w:type="dxa"/>
            <w:vAlign w:val="bottom"/>
          </w:tcPr>
          <w:p w14:paraId="1F9B9AE6" w14:textId="50DDD4DF" w:rsidR="00FF26E0" w:rsidRPr="00295655" w:rsidRDefault="00FF26E0" w:rsidP="00A37C65">
            <w:pPr>
              <w:keepNext/>
              <w:jc w:val="center"/>
              <w:rPr>
                <w:rFonts w:ascii="Calibri" w:hAnsi="Calibri"/>
                <w:sz w:val="18"/>
                <w:szCs w:val="18"/>
              </w:rPr>
            </w:pPr>
          </w:p>
        </w:tc>
        <w:tc>
          <w:tcPr>
            <w:tcW w:w="792" w:type="dxa"/>
          </w:tcPr>
          <w:p w14:paraId="1F9B9AE7" w14:textId="77777777" w:rsidR="00FF26E0" w:rsidRPr="00295655" w:rsidRDefault="00FF26E0" w:rsidP="00A37C65">
            <w:pPr>
              <w:keepNext/>
              <w:jc w:val="center"/>
              <w:rPr>
                <w:rFonts w:ascii="Calibri" w:hAnsi="Calibri"/>
                <w:sz w:val="18"/>
                <w:szCs w:val="18"/>
              </w:rPr>
            </w:pPr>
          </w:p>
        </w:tc>
        <w:tc>
          <w:tcPr>
            <w:tcW w:w="1345" w:type="dxa"/>
          </w:tcPr>
          <w:p w14:paraId="7A0F3000" w14:textId="77777777" w:rsidR="00FF26E0" w:rsidRPr="00295655" w:rsidRDefault="00FF26E0" w:rsidP="00A37C65">
            <w:pPr>
              <w:keepNext/>
              <w:jc w:val="center"/>
              <w:rPr>
                <w:rFonts w:ascii="Calibri" w:hAnsi="Calibri"/>
                <w:sz w:val="18"/>
                <w:szCs w:val="18"/>
              </w:rPr>
            </w:pPr>
          </w:p>
        </w:tc>
        <w:tc>
          <w:tcPr>
            <w:tcW w:w="1742" w:type="dxa"/>
            <w:vAlign w:val="bottom"/>
          </w:tcPr>
          <w:p w14:paraId="1F9B9AE8" w14:textId="57307BEE" w:rsidR="00FF26E0" w:rsidRPr="00295655" w:rsidRDefault="00FF26E0" w:rsidP="00A37C65">
            <w:pPr>
              <w:keepNext/>
              <w:jc w:val="center"/>
              <w:rPr>
                <w:rFonts w:ascii="Calibri" w:hAnsi="Calibri"/>
                <w:sz w:val="18"/>
                <w:szCs w:val="18"/>
              </w:rPr>
            </w:pPr>
          </w:p>
        </w:tc>
        <w:tc>
          <w:tcPr>
            <w:tcW w:w="1029" w:type="dxa"/>
            <w:vAlign w:val="bottom"/>
          </w:tcPr>
          <w:p w14:paraId="1F9B9AE9" w14:textId="77777777" w:rsidR="00FF26E0" w:rsidRPr="00295655" w:rsidRDefault="00FF26E0" w:rsidP="00A37C65">
            <w:pPr>
              <w:keepNext/>
              <w:jc w:val="center"/>
              <w:rPr>
                <w:rFonts w:ascii="Calibri" w:hAnsi="Calibri"/>
                <w:sz w:val="18"/>
                <w:szCs w:val="18"/>
              </w:rPr>
            </w:pPr>
          </w:p>
        </w:tc>
        <w:tc>
          <w:tcPr>
            <w:tcW w:w="1267" w:type="dxa"/>
            <w:vAlign w:val="bottom"/>
          </w:tcPr>
          <w:p w14:paraId="1F9B9AEA" w14:textId="77777777" w:rsidR="00FF26E0" w:rsidRPr="00295655" w:rsidRDefault="00FF26E0" w:rsidP="00A37C65">
            <w:pPr>
              <w:keepNext/>
              <w:jc w:val="center"/>
              <w:rPr>
                <w:rFonts w:ascii="Calibri" w:hAnsi="Calibri"/>
                <w:sz w:val="18"/>
                <w:szCs w:val="18"/>
              </w:rPr>
            </w:pPr>
          </w:p>
        </w:tc>
        <w:tc>
          <w:tcPr>
            <w:tcW w:w="1504" w:type="dxa"/>
            <w:vAlign w:val="bottom"/>
          </w:tcPr>
          <w:p w14:paraId="1F9B9AEB" w14:textId="77777777" w:rsidR="00FF26E0" w:rsidRPr="00295655" w:rsidRDefault="00FF26E0">
            <w:pPr>
              <w:keepNext/>
              <w:jc w:val="center"/>
              <w:rPr>
                <w:rFonts w:ascii="Calibri" w:hAnsi="Calibri"/>
                <w:sz w:val="18"/>
                <w:szCs w:val="18"/>
              </w:rPr>
            </w:pPr>
          </w:p>
        </w:tc>
        <w:tc>
          <w:tcPr>
            <w:tcW w:w="950" w:type="dxa"/>
            <w:vAlign w:val="bottom"/>
          </w:tcPr>
          <w:p w14:paraId="1F9B9AEC" w14:textId="77777777" w:rsidR="00FF26E0" w:rsidRPr="00295655" w:rsidRDefault="00FF26E0">
            <w:pPr>
              <w:keepNext/>
              <w:jc w:val="center"/>
              <w:rPr>
                <w:rFonts w:ascii="Calibri" w:hAnsi="Calibri"/>
                <w:sz w:val="18"/>
                <w:szCs w:val="18"/>
              </w:rPr>
            </w:pPr>
          </w:p>
        </w:tc>
        <w:tc>
          <w:tcPr>
            <w:tcW w:w="950" w:type="dxa"/>
            <w:vAlign w:val="bottom"/>
          </w:tcPr>
          <w:p w14:paraId="1F9B9AED" w14:textId="77777777" w:rsidR="00FF26E0" w:rsidRPr="00295655" w:rsidRDefault="00FF26E0">
            <w:pPr>
              <w:keepNext/>
              <w:jc w:val="center"/>
              <w:rPr>
                <w:rFonts w:ascii="Calibri" w:hAnsi="Calibri"/>
                <w:sz w:val="18"/>
                <w:szCs w:val="18"/>
              </w:rPr>
            </w:pPr>
          </w:p>
        </w:tc>
        <w:tc>
          <w:tcPr>
            <w:tcW w:w="950" w:type="dxa"/>
          </w:tcPr>
          <w:p w14:paraId="04C40E6B" w14:textId="77777777" w:rsidR="00FF26E0" w:rsidRPr="00295655" w:rsidRDefault="00FF26E0">
            <w:pPr>
              <w:keepNext/>
              <w:jc w:val="center"/>
              <w:rPr>
                <w:rFonts w:ascii="Calibri" w:hAnsi="Calibri"/>
                <w:sz w:val="18"/>
                <w:szCs w:val="18"/>
              </w:rPr>
            </w:pPr>
          </w:p>
        </w:tc>
        <w:tc>
          <w:tcPr>
            <w:tcW w:w="1029" w:type="dxa"/>
            <w:vAlign w:val="bottom"/>
          </w:tcPr>
          <w:p w14:paraId="1F9B9AEE" w14:textId="65443577" w:rsidR="00FF26E0" w:rsidRPr="00295655" w:rsidRDefault="00FF26E0">
            <w:pPr>
              <w:keepNext/>
              <w:jc w:val="center"/>
              <w:rPr>
                <w:rFonts w:ascii="Calibri" w:hAnsi="Calibri"/>
                <w:sz w:val="18"/>
                <w:szCs w:val="18"/>
              </w:rPr>
            </w:pPr>
          </w:p>
        </w:tc>
        <w:tc>
          <w:tcPr>
            <w:tcW w:w="1029" w:type="dxa"/>
            <w:vAlign w:val="bottom"/>
          </w:tcPr>
          <w:p w14:paraId="1F9B9AEF" w14:textId="77777777" w:rsidR="00FF26E0" w:rsidRPr="00295655" w:rsidRDefault="00FF26E0">
            <w:pPr>
              <w:keepNext/>
              <w:jc w:val="center"/>
              <w:rPr>
                <w:rFonts w:ascii="Calibri" w:hAnsi="Calibri"/>
                <w:sz w:val="18"/>
                <w:szCs w:val="18"/>
              </w:rPr>
            </w:pPr>
          </w:p>
        </w:tc>
        <w:tc>
          <w:tcPr>
            <w:tcW w:w="966" w:type="dxa"/>
            <w:vAlign w:val="bottom"/>
          </w:tcPr>
          <w:p w14:paraId="1F9B9AF0" w14:textId="77777777" w:rsidR="00FF26E0" w:rsidRPr="00295655" w:rsidRDefault="00FF26E0">
            <w:pPr>
              <w:keepNext/>
              <w:jc w:val="center"/>
              <w:rPr>
                <w:rFonts w:ascii="Calibri" w:hAnsi="Calibri"/>
                <w:sz w:val="18"/>
                <w:szCs w:val="18"/>
              </w:rPr>
            </w:pPr>
          </w:p>
        </w:tc>
      </w:tr>
      <w:tr w:rsidR="00FF26E0" w:rsidRPr="00295655" w14:paraId="1F9B9AF3" w14:textId="77777777" w:rsidTr="0065034F">
        <w:trPr>
          <w:cantSplit/>
          <w:trHeight w:val="217"/>
        </w:trPr>
        <w:tc>
          <w:tcPr>
            <w:tcW w:w="14598" w:type="dxa"/>
            <w:gridSpan w:val="13"/>
          </w:tcPr>
          <w:p w14:paraId="1F9B9AF2" w14:textId="33B16856" w:rsidR="00FF26E0" w:rsidRPr="00295655" w:rsidRDefault="00FF26E0" w:rsidP="00A37C65">
            <w:pPr>
              <w:keepNext/>
              <w:rPr>
                <w:rFonts w:ascii="Calibri" w:hAnsi="Calibri"/>
                <w:sz w:val="18"/>
                <w:szCs w:val="18"/>
              </w:rPr>
            </w:pPr>
            <w:r w:rsidRPr="00295655">
              <w:rPr>
                <w:rFonts w:ascii="Calibri" w:hAnsi="Calibri"/>
                <w:sz w:val="18"/>
                <w:szCs w:val="18"/>
              </w:rPr>
              <w:t>Notes:</w:t>
            </w:r>
          </w:p>
        </w:tc>
      </w:tr>
    </w:tbl>
    <w:p w14:paraId="1F9B9AF4" w14:textId="77777777" w:rsidR="000F413D" w:rsidRPr="00295655" w:rsidRDefault="000F413D" w:rsidP="008846F4">
      <w:pPr>
        <w:rPr>
          <w:rFonts w:ascii="Calibri" w:hAnsi="Calibri"/>
          <w:sz w:val="18"/>
          <w:szCs w:val="18"/>
        </w:rPr>
      </w:pPr>
    </w:p>
    <w:p w14:paraId="1F9B9AF5" w14:textId="77777777" w:rsidR="00121294" w:rsidRDefault="00121294" w:rsidP="0035199F">
      <w:pPr>
        <w:rPr>
          <w:rFonts w:ascii="Calibri" w:hAnsi="Calibri"/>
          <w:sz w:val="18"/>
          <w:szCs w:val="18"/>
        </w:rPr>
      </w:pPr>
    </w:p>
    <w:p w14:paraId="1F9B9AF6" w14:textId="77777777" w:rsidR="00121294" w:rsidRPr="00295655" w:rsidRDefault="00121294" w:rsidP="0035199F">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50"/>
        <w:gridCol w:w="24"/>
      </w:tblGrid>
      <w:tr w:rsidR="005A70E9" w:rsidRPr="00295655" w14:paraId="1F9B9AF9" w14:textId="77777777" w:rsidTr="005A70E9">
        <w:trPr>
          <w:gridBefore w:val="1"/>
          <w:gridAfter w:val="1"/>
          <w:wBefore w:w="12" w:type="dxa"/>
          <w:wAfter w:w="24" w:type="dxa"/>
          <w:cantSplit/>
        </w:trPr>
        <w:tc>
          <w:tcPr>
            <w:tcW w:w="14618" w:type="dxa"/>
            <w:gridSpan w:val="2"/>
            <w:shd w:val="clear" w:color="auto" w:fill="auto"/>
          </w:tcPr>
          <w:p w14:paraId="1F9B9AF7" w14:textId="31DAB3C6" w:rsidR="005A70E9" w:rsidRPr="00295655" w:rsidRDefault="00D56952" w:rsidP="005A70E9">
            <w:pPr>
              <w:keepNext/>
              <w:rPr>
                <w:rFonts w:ascii="Calibri" w:hAnsi="Calibri"/>
                <w:b/>
                <w:sz w:val="18"/>
                <w:szCs w:val="18"/>
              </w:rPr>
            </w:pPr>
            <w:r>
              <w:rPr>
                <w:rFonts w:ascii="Calibri" w:hAnsi="Calibri"/>
                <w:b/>
                <w:sz w:val="18"/>
                <w:szCs w:val="18"/>
              </w:rPr>
              <w:t>P</w:t>
            </w:r>
            <w:r w:rsidR="005A70E9" w:rsidRPr="00295655">
              <w:rPr>
                <w:rFonts w:ascii="Calibri" w:hAnsi="Calibri"/>
                <w:b/>
                <w:sz w:val="18"/>
                <w:szCs w:val="18"/>
              </w:rPr>
              <w:t>. Space Conditioning Systems, Ducts and Fans – Mandatory Requirements and Additional Measures</w:t>
            </w:r>
          </w:p>
          <w:p w14:paraId="1F9B9AF8" w14:textId="77777777" w:rsidR="005A70E9" w:rsidRPr="00295655" w:rsidRDefault="005A70E9" w:rsidP="005A70E9">
            <w:pPr>
              <w:keepNext/>
              <w:rPr>
                <w:rFonts w:ascii="Calibri" w:hAnsi="Calibri"/>
                <w:b/>
                <w:sz w:val="18"/>
                <w:szCs w:val="18"/>
              </w:rPr>
            </w:pPr>
            <w:r w:rsidRPr="00295655">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295655" w14:paraId="1F9B9AFB"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AFA" w14:textId="77777777" w:rsidR="005A70E9" w:rsidRPr="00295655" w:rsidRDefault="005A70E9" w:rsidP="005A70E9">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5A70E9" w:rsidRPr="00295655" w14:paraId="1F9B9AFE"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AFC"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4174" w:type="dxa"/>
            <w:gridSpan w:val="2"/>
            <w:shd w:val="clear" w:color="auto" w:fill="auto"/>
            <w:vAlign w:val="center"/>
          </w:tcPr>
          <w:p w14:paraId="1F9B9AFD"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295655" w14:paraId="1F9B9B01"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AFF"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4174" w:type="dxa"/>
            <w:gridSpan w:val="2"/>
            <w:shd w:val="clear" w:color="auto" w:fill="auto"/>
            <w:vAlign w:val="center"/>
          </w:tcPr>
          <w:p w14:paraId="1F9B9B00"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5A70E9" w:rsidRPr="00295655" w14:paraId="1F9B9B04"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2"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4174" w:type="dxa"/>
            <w:gridSpan w:val="2"/>
            <w:shd w:val="clear" w:color="auto" w:fill="auto"/>
            <w:vAlign w:val="center"/>
          </w:tcPr>
          <w:p w14:paraId="1F9B9B03"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5A70E9" w:rsidRPr="00295655" w14:paraId="1F9B9B07"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5"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4174" w:type="dxa"/>
            <w:gridSpan w:val="2"/>
            <w:shd w:val="clear" w:color="auto" w:fill="auto"/>
            <w:vAlign w:val="center"/>
          </w:tcPr>
          <w:p w14:paraId="1F9B9B06"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295655" w14:paraId="1F9B9B0A"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8"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4174" w:type="dxa"/>
            <w:gridSpan w:val="2"/>
            <w:shd w:val="clear" w:color="auto" w:fill="auto"/>
            <w:vAlign w:val="center"/>
          </w:tcPr>
          <w:p w14:paraId="1F9B9B09"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295655" w14:paraId="1F9B9B0C"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B0B"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5A70E9" w:rsidRPr="00295655" w14:paraId="1F9B9B0F"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0D"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4174" w:type="dxa"/>
            <w:gridSpan w:val="2"/>
            <w:shd w:val="clear" w:color="auto" w:fill="auto"/>
            <w:vAlign w:val="center"/>
          </w:tcPr>
          <w:p w14:paraId="1F9B9B0E"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295655" w14:paraId="1F9B9B12"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0"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4174" w:type="dxa"/>
            <w:gridSpan w:val="2"/>
            <w:shd w:val="clear" w:color="auto" w:fill="auto"/>
            <w:vAlign w:val="center"/>
          </w:tcPr>
          <w:p w14:paraId="1F9B9B11"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295655" w14:paraId="1F9B9B15"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3"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4174" w:type="dxa"/>
            <w:gridSpan w:val="2"/>
            <w:shd w:val="clear" w:color="auto" w:fill="auto"/>
            <w:vAlign w:val="center"/>
          </w:tcPr>
          <w:p w14:paraId="1F9B9B14"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five (5) feet of a dryer vent outlet. See Section 150.0(h)3A.</w:t>
            </w:r>
          </w:p>
        </w:tc>
      </w:tr>
      <w:tr w:rsidR="005A70E9" w:rsidRPr="00295655" w14:paraId="1F9B9B18"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6"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09</w:t>
            </w:r>
          </w:p>
        </w:tc>
        <w:tc>
          <w:tcPr>
            <w:tcW w:w="14174" w:type="dxa"/>
            <w:gridSpan w:val="2"/>
            <w:shd w:val="clear" w:color="auto" w:fill="auto"/>
            <w:vAlign w:val="center"/>
          </w:tcPr>
          <w:p w14:paraId="1F9B9B17"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5A70E9" w:rsidRPr="00295655" w14:paraId="1F9B9B1A"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B19"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5A70E9" w:rsidRPr="00295655" w14:paraId="1F9B9B1D"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B"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10</w:t>
            </w:r>
          </w:p>
        </w:tc>
        <w:tc>
          <w:tcPr>
            <w:tcW w:w="14174" w:type="dxa"/>
            <w:gridSpan w:val="2"/>
            <w:shd w:val="clear" w:color="auto" w:fill="auto"/>
            <w:vAlign w:val="center"/>
          </w:tcPr>
          <w:p w14:paraId="1F9B9B1C"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Insulation:  In all cases, unless ducts are enclosed entirely in directly conditioned space, the minimum duct insulation value is R-6. Note that higher values may be required by the prescriptive or performance requirements. See Section 150.0(m)1.</w:t>
            </w:r>
          </w:p>
        </w:tc>
      </w:tr>
      <w:tr w:rsidR="005A70E9" w:rsidRPr="00295655" w14:paraId="1F9B9B20"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1E"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11</w:t>
            </w:r>
          </w:p>
        </w:tc>
        <w:tc>
          <w:tcPr>
            <w:tcW w:w="14174" w:type="dxa"/>
            <w:gridSpan w:val="2"/>
            <w:shd w:val="clear" w:color="auto" w:fill="auto"/>
            <w:vAlign w:val="center"/>
          </w:tcPr>
          <w:p w14:paraId="1F9B9B1F"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 </w:t>
            </w:r>
          </w:p>
        </w:tc>
      </w:tr>
      <w:tr w:rsidR="005A70E9" w:rsidRPr="00295655" w14:paraId="1F9B9B22"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F9B9B21"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5A70E9" w:rsidRPr="00295655" w14:paraId="1F9B9B25"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3"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12</w:t>
            </w:r>
          </w:p>
        </w:tc>
        <w:tc>
          <w:tcPr>
            <w:tcW w:w="14174" w:type="dxa"/>
            <w:gridSpan w:val="2"/>
            <w:shd w:val="clear" w:color="auto" w:fill="auto"/>
            <w:vAlign w:val="center"/>
          </w:tcPr>
          <w:p w14:paraId="1F9B9B24"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5A70E9" w:rsidRPr="00295655" w14:paraId="1F9B9B28"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6"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13</w:t>
            </w:r>
          </w:p>
        </w:tc>
        <w:tc>
          <w:tcPr>
            <w:tcW w:w="14174" w:type="dxa"/>
            <w:gridSpan w:val="2"/>
            <w:shd w:val="clear" w:color="auto" w:fill="auto"/>
            <w:vAlign w:val="center"/>
          </w:tcPr>
          <w:p w14:paraId="1F9B9B27"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5A70E9" w:rsidRPr="00295655" w14:paraId="1F9B9B2B"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9"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14</w:t>
            </w:r>
          </w:p>
        </w:tc>
        <w:tc>
          <w:tcPr>
            <w:tcW w:w="14174" w:type="dxa"/>
            <w:gridSpan w:val="2"/>
            <w:shd w:val="clear" w:color="auto" w:fill="auto"/>
            <w:vAlign w:val="center"/>
          </w:tcPr>
          <w:p w14:paraId="1F9B9B2A"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5A70E9" w:rsidRPr="00295655" w14:paraId="1F9B9B2E" w14:textId="77777777" w:rsidTr="005A70E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F9B9B2C"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15</w:t>
            </w:r>
          </w:p>
        </w:tc>
        <w:tc>
          <w:tcPr>
            <w:tcW w:w="14174" w:type="dxa"/>
            <w:gridSpan w:val="2"/>
            <w:shd w:val="clear" w:color="auto" w:fill="auto"/>
            <w:vAlign w:val="center"/>
          </w:tcPr>
          <w:p w14:paraId="1F9B9B2D"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5A70E9" w14:paraId="1F9B9B30" w14:textId="77777777" w:rsidTr="005A70E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1F9B9B2F" w14:textId="77777777" w:rsidR="005A70E9" w:rsidRPr="007E2934" w:rsidRDefault="005A70E9" w:rsidP="005A70E9">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1F9B9B31" w14:textId="77777777" w:rsidR="005A70E9" w:rsidRPr="002F7A16" w:rsidRDefault="005A70E9" w:rsidP="0035199F">
      <w:pPr>
        <w:rPr>
          <w:rFonts w:ascii="Calibri" w:hAnsi="Calibri"/>
          <w:sz w:val="18"/>
          <w:szCs w:val="18"/>
        </w:rPr>
      </w:pPr>
    </w:p>
    <w:sectPr w:rsidR="005A70E9" w:rsidRPr="002F7A16" w:rsidSect="00EF13C4">
      <w:headerReference w:type="even" r:id="rId16"/>
      <w:headerReference w:type="default" r:id="rId17"/>
      <w:headerReference w:type="first" r:id="rId18"/>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AAA847" w14:textId="77777777" w:rsidR="00AE5683" w:rsidRDefault="00AE5683">
      <w:r>
        <w:separator/>
      </w:r>
    </w:p>
  </w:endnote>
  <w:endnote w:type="continuationSeparator" w:id="0">
    <w:p w14:paraId="093E32A3" w14:textId="77777777" w:rsidR="00AE5683" w:rsidRDefault="00AE5683">
      <w:r>
        <w:continuationSeparator/>
      </w:r>
    </w:p>
  </w:endnote>
  <w:endnote w:type="continuationNotice" w:id="1">
    <w:p w14:paraId="74FDDBA7" w14:textId="77777777" w:rsidR="00AE5683" w:rsidRDefault="00AE56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49" w14:textId="77777777" w:rsidR="00AE5683" w:rsidRPr="00EF13C4" w:rsidRDefault="00AE5683" w:rsidP="00EF13C4">
    <w:pPr>
      <w:pStyle w:val="Footer"/>
    </w:pPr>
    <w:r w:rsidRPr="00EF13C4">
      <w:t xml:space="preserve">Registration Number:                                                                                          Registration Date/Time:                                                                                                            HERS Provider:                       </w:t>
    </w:r>
  </w:p>
  <w:p w14:paraId="1F9B9B4A" w14:textId="7B230EDE" w:rsidR="00AE5683" w:rsidRPr="00EF13C4" w:rsidRDefault="00AE5683" w:rsidP="00EF13C4">
    <w:pPr>
      <w:pStyle w:val="Footer"/>
    </w:pPr>
    <w:r w:rsidRPr="00EF13C4">
      <w:t>CA Building Energy Efficiency Standards - 201</w:t>
    </w:r>
    <w:r>
      <w:t>6</w:t>
    </w:r>
    <w:r w:rsidRPr="00EF13C4">
      <w:t xml:space="preserve"> Residential Compliance</w:t>
    </w:r>
    <w:r w:rsidRPr="00EF13C4">
      <w:tab/>
    </w:r>
    <w:r w:rsidRPr="00EF13C4">
      <w:tab/>
    </w:r>
    <w:r w:rsidRPr="00EF13C4">
      <w:tab/>
    </w:r>
    <w:r>
      <w:t>October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4" w14:textId="0AFE57DB" w:rsidR="00AE5683" w:rsidRPr="00A51249" w:rsidRDefault="00AE5683" w:rsidP="00EF13C4">
    <w:pPr>
      <w:pStyle w:val="Footer"/>
    </w:pPr>
    <w:r w:rsidRPr="00EF13C4">
      <w:t>CA Building Energy Efficiency Standards - 201</w:t>
    </w:r>
    <w:r>
      <w:t>6</w:t>
    </w:r>
    <w:r w:rsidRPr="00EF13C4">
      <w:t xml:space="preserve"> Residential Compliance</w:t>
    </w:r>
    <w:r w:rsidRPr="00EF13C4">
      <w:tab/>
    </w:r>
    <w:r>
      <w:tab/>
    </w:r>
    <w:r>
      <w:tab/>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1B52C" w14:textId="77777777" w:rsidR="00AE5683" w:rsidRDefault="00AE5683">
      <w:r>
        <w:separator/>
      </w:r>
    </w:p>
  </w:footnote>
  <w:footnote w:type="continuationSeparator" w:id="0">
    <w:p w14:paraId="6D5251BB" w14:textId="77777777" w:rsidR="00AE5683" w:rsidRDefault="00AE5683">
      <w:r>
        <w:continuationSeparator/>
      </w:r>
    </w:p>
  </w:footnote>
  <w:footnote w:type="continuationNotice" w:id="1">
    <w:p w14:paraId="17075D06" w14:textId="77777777" w:rsidR="00AE5683" w:rsidRDefault="00AE568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36" w14:textId="77777777" w:rsidR="00AE5683" w:rsidRDefault="00123B0B">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37" w14:textId="07E6757F" w:rsidR="00AE5683" w:rsidRPr="007770C5" w:rsidRDefault="00AE5683" w:rsidP="00587D54">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1F9B9B61" wp14:editId="2E307DA8">
          <wp:simplePos x="0" y="0"/>
          <wp:positionH relativeFrom="margin">
            <wp:posOffset>8877300</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14:sizeRelV relativeFrom="margin">
            <wp14:pctHeight>0</wp14:pctHeight>
          </wp14:sizeRelV>
        </wp:anchor>
      </w:drawing>
    </w:r>
    <w:r w:rsidR="00123B0B">
      <w:rPr>
        <w:rFonts w:ascii="Arial" w:hAnsi="Arial" w:cs="Arial"/>
        <w:noProof/>
        <w:sz w:val="14"/>
        <w:szCs w:val="14"/>
      </w:rPr>
      <w:pict w14:anchorId="1F9B9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6"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place">
      <w:smartTag w:uri="urn:schemas-microsoft-com:office:smarttags" w:element="State">
        <w:r w:rsidRPr="007770C5">
          <w:rPr>
            <w:rFonts w:ascii="Arial" w:hAnsi="Arial" w:cs="Arial"/>
            <w:sz w:val="14"/>
            <w:szCs w:val="14"/>
          </w:rPr>
          <w:t>CALIFORNIA</w:t>
        </w:r>
      </w:smartTag>
    </w:smartTag>
  </w:p>
  <w:p w14:paraId="1F9B9B38" w14:textId="619F6873" w:rsidR="00AE5683" w:rsidRPr="007770C5" w:rsidRDefault="00AE5683"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1F9B9B39" w14:textId="4F5E9911" w:rsidR="00AE5683" w:rsidRPr="007770C5" w:rsidRDefault="00AE5683"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5167"/>
      <w:gridCol w:w="2034"/>
    </w:tblGrid>
    <w:tr w:rsidR="00AE5683" w:rsidRPr="00F85124" w14:paraId="1F9B9B3C" w14:textId="77777777" w:rsidTr="00587D54">
      <w:trPr>
        <w:cantSplit/>
        <w:trHeight w:val="288"/>
      </w:trPr>
      <w:tc>
        <w:tcPr>
          <w:tcW w:w="4155" w:type="pct"/>
          <w:gridSpan w:val="3"/>
          <w:tcBorders>
            <w:right w:val="nil"/>
          </w:tcBorders>
          <w:vAlign w:val="center"/>
        </w:tcPr>
        <w:p w14:paraId="1F9B9B3A" w14:textId="77777777" w:rsidR="00AE5683" w:rsidRPr="00F85124" w:rsidRDefault="00AE5683"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1F9B9B3B" w14:textId="77777777" w:rsidR="00AE5683" w:rsidRPr="00F85124" w:rsidRDefault="00AE5683" w:rsidP="00196EEF">
          <w:pPr>
            <w:pStyle w:val="Heading1"/>
            <w:jc w:val="right"/>
            <w:rPr>
              <w:rFonts w:ascii="Calibri" w:hAnsi="Calibri"/>
              <w:b w:val="0"/>
              <w:bCs/>
              <w:sz w:val="20"/>
            </w:rPr>
          </w:pPr>
          <w:r>
            <w:rPr>
              <w:rFonts w:ascii="Calibri" w:hAnsi="Calibri"/>
              <w:b w:val="0"/>
              <w:bCs/>
              <w:sz w:val="20"/>
            </w:rPr>
            <w:t>CF2R-MCH-01-E</w:t>
          </w:r>
        </w:p>
      </w:tc>
    </w:tr>
    <w:tr w:rsidR="00AE5683" w:rsidRPr="00F85124" w14:paraId="1F9B9B3F" w14:textId="77777777" w:rsidTr="00A20629">
      <w:trPr>
        <w:cantSplit/>
        <w:trHeight w:val="288"/>
      </w:trPr>
      <w:tc>
        <w:tcPr>
          <w:tcW w:w="2500" w:type="pct"/>
          <w:gridSpan w:val="2"/>
          <w:tcBorders>
            <w:right w:val="nil"/>
          </w:tcBorders>
        </w:tcPr>
        <w:p w14:paraId="1F9B9B3D" w14:textId="77777777" w:rsidR="00AE5683" w:rsidRPr="00F85124" w:rsidRDefault="00AE5683"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1F9B9B3E" w14:textId="1C90EBE1" w:rsidR="00AE5683" w:rsidRPr="00F85124" w:rsidRDefault="00AE5683" w:rsidP="00A20629">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23B0B">
            <w:rPr>
              <w:rFonts w:ascii="Calibri" w:hAnsi="Calibri"/>
              <w:bCs/>
              <w:noProof/>
            </w:rPr>
            <w:t>2</w:t>
          </w:r>
          <w:r w:rsidRPr="00E32371">
            <w:rPr>
              <w:rFonts w:ascii="Calibri" w:hAnsi="Calibri"/>
              <w:bCs/>
            </w:rPr>
            <w:fldChar w:fldCharType="end"/>
          </w:r>
          <w:r w:rsidRPr="00F85124">
            <w:rPr>
              <w:rFonts w:ascii="Calibri" w:hAnsi="Calibri"/>
              <w:bCs/>
            </w:rPr>
            <w:t xml:space="preserve"> of </w:t>
          </w:r>
          <w:r w:rsidR="00123B0B">
            <w:fldChar w:fldCharType="begin"/>
          </w:r>
          <w:r w:rsidR="00123B0B">
            <w:instrText xml:space="preserve"> SECTIONPAGES   \* MERGEFORMAT </w:instrText>
          </w:r>
          <w:r w:rsidR="00123B0B">
            <w:fldChar w:fldCharType="separate"/>
          </w:r>
          <w:r w:rsidR="00123B0B" w:rsidRPr="00123B0B">
            <w:rPr>
              <w:rFonts w:ascii="Calibri" w:hAnsi="Calibri"/>
              <w:bCs/>
              <w:noProof/>
            </w:rPr>
            <w:t>4</w:t>
          </w:r>
          <w:r w:rsidR="00123B0B">
            <w:rPr>
              <w:rFonts w:ascii="Calibri" w:hAnsi="Calibri"/>
              <w:bCs/>
              <w:noProof/>
            </w:rPr>
            <w:fldChar w:fldCharType="end"/>
          </w:r>
          <w:r w:rsidRPr="00F85124">
            <w:rPr>
              <w:rFonts w:ascii="Calibri" w:hAnsi="Calibri"/>
              <w:bCs/>
            </w:rPr>
            <w:t>)</w:t>
          </w:r>
        </w:p>
      </w:tc>
    </w:tr>
    <w:tr w:rsidR="00AE5683" w:rsidRPr="00F85124" w14:paraId="1F9B9B43" w14:textId="77777777" w:rsidTr="00587D54">
      <w:trPr>
        <w:cantSplit/>
        <w:trHeight w:val="288"/>
      </w:trPr>
      <w:tc>
        <w:tcPr>
          <w:tcW w:w="0" w:type="auto"/>
        </w:tcPr>
        <w:p w14:paraId="1F9B9B40" w14:textId="77777777" w:rsidR="00AE5683" w:rsidRPr="00F85124" w:rsidRDefault="00AE5683" w:rsidP="00A20629">
          <w:pPr>
            <w:rPr>
              <w:rFonts w:ascii="Calibri" w:hAnsi="Calibri"/>
              <w:sz w:val="12"/>
              <w:szCs w:val="12"/>
            </w:rPr>
          </w:pPr>
          <w:r w:rsidRPr="00F85124">
            <w:rPr>
              <w:rFonts w:ascii="Calibri" w:hAnsi="Calibri"/>
              <w:sz w:val="12"/>
              <w:szCs w:val="12"/>
            </w:rPr>
            <w:t>Project Name:</w:t>
          </w:r>
        </w:p>
      </w:tc>
      <w:tc>
        <w:tcPr>
          <w:tcW w:w="1794" w:type="pct"/>
          <w:gridSpan w:val="2"/>
        </w:tcPr>
        <w:p w14:paraId="1F9B9B41" w14:textId="77777777" w:rsidR="00AE5683" w:rsidRPr="00F85124" w:rsidRDefault="00AE5683" w:rsidP="00A20629">
          <w:pPr>
            <w:rPr>
              <w:rFonts w:ascii="Calibri" w:hAnsi="Calibri"/>
              <w:sz w:val="12"/>
              <w:szCs w:val="12"/>
            </w:rPr>
          </w:pPr>
          <w:r w:rsidRPr="00F85124">
            <w:rPr>
              <w:rFonts w:ascii="Calibri" w:hAnsi="Calibri"/>
              <w:sz w:val="12"/>
              <w:szCs w:val="12"/>
            </w:rPr>
            <w:t>Enforcement Agency:</w:t>
          </w:r>
        </w:p>
      </w:tc>
      <w:tc>
        <w:tcPr>
          <w:tcW w:w="845" w:type="pct"/>
        </w:tcPr>
        <w:p w14:paraId="1F9B9B42" w14:textId="77777777" w:rsidR="00AE5683" w:rsidRPr="00F85124" w:rsidRDefault="00AE5683" w:rsidP="00A20629">
          <w:pPr>
            <w:rPr>
              <w:rFonts w:ascii="Calibri" w:hAnsi="Calibri"/>
              <w:sz w:val="12"/>
              <w:szCs w:val="12"/>
            </w:rPr>
          </w:pPr>
          <w:r w:rsidRPr="00F85124">
            <w:rPr>
              <w:rFonts w:ascii="Calibri" w:hAnsi="Calibri"/>
              <w:sz w:val="12"/>
              <w:szCs w:val="12"/>
            </w:rPr>
            <w:t>Permit Number:</w:t>
          </w:r>
        </w:p>
      </w:tc>
    </w:tr>
    <w:tr w:rsidR="00AE5683" w:rsidRPr="00F85124" w14:paraId="1F9B9B47" w14:textId="77777777" w:rsidTr="00587D54">
      <w:trPr>
        <w:cantSplit/>
        <w:trHeight w:val="288"/>
      </w:trPr>
      <w:tc>
        <w:tcPr>
          <w:tcW w:w="0" w:type="auto"/>
        </w:tcPr>
        <w:p w14:paraId="1F9B9B44" w14:textId="77777777" w:rsidR="00AE5683" w:rsidRPr="00F85124" w:rsidRDefault="00AE5683" w:rsidP="00A20629">
          <w:pPr>
            <w:rPr>
              <w:rFonts w:ascii="Calibri" w:hAnsi="Calibri"/>
              <w:sz w:val="12"/>
              <w:szCs w:val="12"/>
              <w:vertAlign w:val="superscript"/>
            </w:rPr>
          </w:pPr>
          <w:r w:rsidRPr="00F85124">
            <w:rPr>
              <w:rFonts w:ascii="Calibri" w:hAnsi="Calibri"/>
              <w:sz w:val="12"/>
              <w:szCs w:val="12"/>
            </w:rPr>
            <w:t>Dwelling Address:</w:t>
          </w:r>
        </w:p>
      </w:tc>
      <w:tc>
        <w:tcPr>
          <w:tcW w:w="1794" w:type="pct"/>
          <w:gridSpan w:val="2"/>
        </w:tcPr>
        <w:p w14:paraId="1F9B9B45" w14:textId="2599D030" w:rsidR="00AE5683" w:rsidRPr="00F85124" w:rsidRDefault="00AE5683"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1F9B9B46" w14:textId="18D47597" w:rsidR="00AE5683" w:rsidRPr="00F85124" w:rsidRDefault="00AE5683"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F9B9B48" w14:textId="77777777" w:rsidR="00AE5683" w:rsidRDefault="00AE56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4B" w14:textId="77777777" w:rsidR="00AE5683" w:rsidRDefault="00123B0B">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4C" w14:textId="77777777" w:rsidR="00AE5683" w:rsidRDefault="00123B0B">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AE5683" w:rsidRPr="00F85124" w14:paraId="1F9B9B4F" w14:textId="77777777" w:rsidTr="0035199F">
      <w:trPr>
        <w:cantSplit/>
        <w:trHeight w:val="288"/>
      </w:trPr>
      <w:tc>
        <w:tcPr>
          <w:tcW w:w="4016" w:type="pct"/>
          <w:gridSpan w:val="2"/>
          <w:tcBorders>
            <w:right w:val="nil"/>
          </w:tcBorders>
          <w:vAlign w:val="center"/>
        </w:tcPr>
        <w:p w14:paraId="1F9B9B4D" w14:textId="30869B43" w:rsidR="00AE5683" w:rsidRPr="00F85124" w:rsidRDefault="00AE5683"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7777777" w:rsidR="00AE5683" w:rsidRPr="00F85124" w:rsidRDefault="00AE5683" w:rsidP="00196EEF">
          <w:pPr>
            <w:pStyle w:val="Heading1"/>
            <w:jc w:val="right"/>
            <w:rPr>
              <w:rFonts w:ascii="Calibri" w:hAnsi="Calibri"/>
              <w:b w:val="0"/>
              <w:bCs/>
              <w:sz w:val="20"/>
            </w:rPr>
          </w:pPr>
          <w:r>
            <w:rPr>
              <w:rFonts w:ascii="Calibri" w:hAnsi="Calibri"/>
              <w:b w:val="0"/>
              <w:bCs/>
              <w:sz w:val="20"/>
            </w:rPr>
            <w:t>CF2R-MCH-01-E</w:t>
          </w:r>
        </w:p>
      </w:tc>
    </w:tr>
    <w:tr w:rsidR="00AE5683" w:rsidRPr="00F85124" w14:paraId="1F9B9B52" w14:textId="77777777" w:rsidTr="00A20629">
      <w:trPr>
        <w:cantSplit/>
        <w:trHeight w:val="288"/>
      </w:trPr>
      <w:tc>
        <w:tcPr>
          <w:tcW w:w="2500" w:type="pct"/>
          <w:tcBorders>
            <w:right w:val="nil"/>
          </w:tcBorders>
        </w:tcPr>
        <w:p w14:paraId="1F9B9B50" w14:textId="77777777" w:rsidR="00AE5683" w:rsidRPr="00F85124" w:rsidRDefault="00AE5683"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77777777" w:rsidR="00AE5683" w:rsidRPr="00F85124" w:rsidRDefault="00AE5683" w:rsidP="0035199F">
          <w:pPr>
            <w:tabs>
              <w:tab w:val="right" w:pos="10543"/>
            </w:tabs>
            <w:jc w:val="right"/>
            <w:rPr>
              <w:rFonts w:ascii="Calibri" w:hAnsi="Calibri"/>
              <w:sz w:val="12"/>
              <w:szCs w:val="12"/>
            </w:rPr>
          </w:pPr>
          <w:r w:rsidRPr="00F85124">
            <w:rPr>
              <w:rFonts w:ascii="Calibri" w:hAnsi="Calibri"/>
              <w:bCs/>
            </w:rPr>
            <w:t xml:space="preserve">(Page </w:t>
          </w:r>
          <w:r w:rsidR="00123B0B">
            <w:fldChar w:fldCharType="begin"/>
          </w:r>
          <w:r w:rsidR="00123B0B">
            <w:instrText xml:space="preserve"> SECTIONPAGES   \* MERGEFORMAT </w:instrText>
          </w:r>
          <w:r w:rsidR="00123B0B">
            <w:fldChar w:fldCharType="separate"/>
          </w:r>
          <w:r w:rsidRPr="00AE5683">
            <w:rPr>
              <w:rFonts w:ascii="Calibri" w:hAnsi="Calibri"/>
              <w:bCs/>
              <w:noProof/>
            </w:rPr>
            <w:t>7</w:t>
          </w:r>
          <w:r w:rsidR="00123B0B">
            <w:rPr>
              <w:rFonts w:ascii="Calibri" w:hAnsi="Calibri"/>
              <w:bCs/>
              <w:noProof/>
            </w:rPr>
            <w:fldChar w:fldCharType="end"/>
          </w:r>
          <w:r w:rsidRPr="00F85124">
            <w:rPr>
              <w:rFonts w:ascii="Calibri" w:hAnsi="Calibri"/>
              <w:bCs/>
            </w:rPr>
            <w:t xml:space="preserve"> of </w:t>
          </w:r>
          <w:r w:rsidR="00123B0B">
            <w:fldChar w:fldCharType="begin"/>
          </w:r>
          <w:r w:rsidR="00123B0B">
            <w:instrText xml:space="preserve"> SECTIONPAGES   \* MERGEFORMAT </w:instrText>
          </w:r>
          <w:r w:rsidR="00123B0B">
            <w:fldChar w:fldCharType="separate"/>
          </w:r>
          <w:r w:rsidRPr="00AE5683">
            <w:rPr>
              <w:rFonts w:ascii="Calibri" w:hAnsi="Calibri"/>
              <w:bCs/>
              <w:noProof/>
            </w:rPr>
            <w:t>7</w:t>
          </w:r>
          <w:r w:rsidR="00123B0B">
            <w:rPr>
              <w:rFonts w:ascii="Calibri" w:hAnsi="Calibri"/>
              <w:bCs/>
              <w:noProof/>
            </w:rPr>
            <w:fldChar w:fldCharType="end"/>
          </w:r>
          <w:r w:rsidRPr="00F85124">
            <w:rPr>
              <w:rFonts w:ascii="Calibri" w:hAnsi="Calibri"/>
              <w:bCs/>
            </w:rPr>
            <w:t>)</w:t>
          </w:r>
        </w:p>
      </w:tc>
    </w:tr>
  </w:tbl>
  <w:p w14:paraId="1F9B9B53" w14:textId="36FF3341" w:rsidR="00AE5683" w:rsidRDefault="00123B0B">
    <w:pPr>
      <w:pStyle w:val="Header"/>
    </w:pPr>
    <w:r>
      <w:rPr>
        <w:rFonts w:ascii="Calibri" w:hAnsi="Calibri"/>
        <w:b/>
        <w:bCs/>
        <w:noProof/>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2059"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5" w14:textId="77777777" w:rsidR="00AE5683" w:rsidRDefault="00123B0B">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6" w14:textId="77777777" w:rsidR="00AE5683" w:rsidRDefault="00123B0B">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466"/>
      <w:gridCol w:w="1294"/>
      <w:gridCol w:w="2882"/>
    </w:tblGrid>
    <w:tr w:rsidR="00AE5683" w:rsidRPr="00F85124" w14:paraId="1F9B9B59" w14:textId="77777777" w:rsidTr="0035199F">
      <w:trPr>
        <w:cantSplit/>
        <w:trHeight w:val="288"/>
      </w:trPr>
      <w:tc>
        <w:tcPr>
          <w:tcW w:w="4016" w:type="pct"/>
          <w:gridSpan w:val="2"/>
          <w:tcBorders>
            <w:right w:val="nil"/>
          </w:tcBorders>
          <w:vAlign w:val="center"/>
        </w:tcPr>
        <w:p w14:paraId="1F9B9B57" w14:textId="4F172228" w:rsidR="00AE5683" w:rsidRPr="00F85124" w:rsidRDefault="00AE5683"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AE5683" w:rsidRPr="00F85124" w:rsidRDefault="00AE5683" w:rsidP="00196EEF">
          <w:pPr>
            <w:pStyle w:val="Heading1"/>
            <w:jc w:val="right"/>
            <w:rPr>
              <w:rFonts w:ascii="Calibri" w:hAnsi="Calibri"/>
              <w:b w:val="0"/>
              <w:bCs/>
              <w:sz w:val="20"/>
            </w:rPr>
          </w:pPr>
          <w:r>
            <w:rPr>
              <w:rFonts w:ascii="Calibri" w:hAnsi="Calibri"/>
              <w:b w:val="0"/>
              <w:bCs/>
              <w:sz w:val="20"/>
            </w:rPr>
            <w:t>CF2R-MCH-01-E</w:t>
          </w:r>
        </w:p>
      </w:tc>
    </w:tr>
    <w:tr w:rsidR="00AE5683" w:rsidRPr="00F85124" w14:paraId="1F9B9B5C" w14:textId="77777777" w:rsidTr="0035199F">
      <w:trPr>
        <w:cantSplit/>
        <w:trHeight w:val="288"/>
      </w:trPr>
      <w:tc>
        <w:tcPr>
          <w:tcW w:w="3574" w:type="pct"/>
          <w:tcBorders>
            <w:right w:val="nil"/>
          </w:tcBorders>
        </w:tcPr>
        <w:p w14:paraId="1F9B9B5A" w14:textId="77777777" w:rsidR="00AE5683" w:rsidRPr="00F85124" w:rsidRDefault="00AE5683"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01D282ED" w:rsidR="00AE5683" w:rsidRPr="00F85124" w:rsidRDefault="00AE5683"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sidR="00DF4458">
            <w:rPr>
              <w:rStyle w:val="PageNumber"/>
              <w:noProof/>
            </w:rPr>
            <w:t>20</w:t>
          </w:r>
          <w:r>
            <w:rPr>
              <w:rStyle w:val="PageNumber"/>
            </w:rPr>
            <w:fldChar w:fldCharType="end"/>
          </w:r>
          <w:r w:rsidRPr="00F85124">
            <w:rPr>
              <w:rFonts w:ascii="Calibri" w:hAnsi="Calibri"/>
              <w:bCs/>
            </w:rPr>
            <w:t xml:space="preserve"> of </w:t>
          </w:r>
          <w:r w:rsidR="00123B0B">
            <w:fldChar w:fldCharType="begin"/>
          </w:r>
          <w:r w:rsidR="00123B0B">
            <w:instrText xml:space="preserve"> SECTIONPAGES   \* MERGEFORMAT </w:instrText>
          </w:r>
          <w:r w:rsidR="00123B0B">
            <w:fldChar w:fldCharType="separate"/>
          </w:r>
          <w:r w:rsidRPr="00AE5683">
            <w:rPr>
              <w:rFonts w:ascii="Calibri" w:hAnsi="Calibri"/>
              <w:bCs/>
              <w:noProof/>
            </w:rPr>
            <w:t>22</w:t>
          </w:r>
          <w:r w:rsidR="00123B0B">
            <w:rPr>
              <w:rFonts w:ascii="Calibri" w:hAnsi="Calibri"/>
              <w:bCs/>
              <w:noProof/>
            </w:rPr>
            <w:fldChar w:fldCharType="end"/>
          </w:r>
          <w:r w:rsidRPr="00F85124">
            <w:rPr>
              <w:rFonts w:ascii="Calibri" w:hAnsi="Calibri"/>
              <w:bCs/>
            </w:rPr>
            <w:t>)</w:t>
          </w:r>
        </w:p>
      </w:tc>
    </w:tr>
  </w:tbl>
  <w:p w14:paraId="1F9B9B5D" w14:textId="4586457A" w:rsidR="00AE5683" w:rsidRDefault="00123B0B">
    <w:pPr>
      <w:pStyle w:val="Header"/>
    </w:pPr>
    <w:r>
      <w:rPr>
        <w:rFonts w:ascii="Calibri" w:hAnsi="Calibri"/>
        <w:b/>
        <w:bCs/>
        <w:noProof/>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B9B5E" w14:textId="77777777" w:rsidR="00AE5683" w:rsidRDefault="00123B0B">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602927C"/>
    <w:lvl w:ilvl="0" w:tplc="2C32D7C6">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44B40B2C"/>
    <w:lvl w:ilvl="0" w:tplc="EECC8CC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4"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7574AD1"/>
    <w:multiLevelType w:val="hybridMultilevel"/>
    <w:tmpl w:val="83E6B8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3B70D63"/>
    <w:multiLevelType w:val="hybridMultilevel"/>
    <w:tmpl w:val="E02A66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 w:numId="5">
    <w:abstractNumId w:val="9"/>
  </w:num>
  <w:num w:numId="6">
    <w:abstractNumId w:val="1"/>
  </w:num>
  <w:num w:numId="7">
    <w:abstractNumId w:val="0"/>
  </w:num>
  <w:num w:numId="8">
    <w:abstractNumId w:val="18"/>
  </w:num>
  <w:num w:numId="9">
    <w:abstractNumId w:val="8"/>
  </w:num>
  <w:num w:numId="10">
    <w:abstractNumId w:val="16"/>
  </w:num>
  <w:num w:numId="11">
    <w:abstractNumId w:val="6"/>
  </w:num>
  <w:num w:numId="12">
    <w:abstractNumId w:val="5"/>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4"/>
  </w:num>
  <w:num w:numId="18">
    <w:abstractNumId w:val="15"/>
  </w:num>
  <w:num w:numId="19">
    <w:abstractNumId w:val="23"/>
  </w:num>
  <w:num w:numId="20">
    <w:abstractNumId w:val="20"/>
  </w:num>
  <w:num w:numId="21">
    <w:abstractNumId w:val="19"/>
  </w:num>
  <w:num w:numId="22">
    <w:abstractNumId w:val="26"/>
  </w:num>
  <w:num w:numId="23">
    <w:abstractNumId w:val="10"/>
  </w:num>
  <w:num w:numId="24">
    <w:abstractNumId w:val="25"/>
  </w:num>
  <w:num w:numId="25">
    <w:abstractNumId w:val="12"/>
  </w:num>
  <w:num w:numId="26">
    <w:abstractNumId w:val="22"/>
  </w:num>
  <w:num w:numId="27">
    <w:abstractNumId w:val="17"/>
  </w:num>
  <w:num w:numId="28">
    <w:abstractNumId w:val="11"/>
  </w:num>
  <w:num w:numId="29">
    <w:abstractNumId w:val="13"/>
    <w:lvlOverride w:ilvl="0">
      <w:startOverride w:val="1"/>
    </w:lvlOverride>
  </w:num>
  <w:num w:numId="30">
    <w:abstractNumId w:val="5"/>
    <w:lvlOverride w:ilvl="0">
      <w:startOverride w:val="1"/>
    </w:lvlOverride>
    <w:lvlOverride w:ilvl="1"/>
    <w:lvlOverride w:ilvl="2"/>
    <w:lvlOverride w:ilvl="3"/>
    <w:lvlOverride w:ilvl="4"/>
    <w:lvlOverride w:ilvl="5"/>
    <w:lvlOverride w:ilvl="6"/>
    <w:lvlOverride w:ilvl="7"/>
    <w:lvlOverride w:ilvl="8"/>
  </w:num>
  <w:num w:numId="31">
    <w:abstractNumId w:val="24"/>
  </w:num>
  <w:num w:numId="32">
    <w:abstractNumId w:val="2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045A"/>
    <w:rsid w:val="000009A7"/>
    <w:rsid w:val="000016CE"/>
    <w:rsid w:val="00002AA3"/>
    <w:rsid w:val="00003076"/>
    <w:rsid w:val="000031F8"/>
    <w:rsid w:val="000036FF"/>
    <w:rsid w:val="00007A64"/>
    <w:rsid w:val="00007C52"/>
    <w:rsid w:val="00010658"/>
    <w:rsid w:val="000121B8"/>
    <w:rsid w:val="00013B2A"/>
    <w:rsid w:val="0001423A"/>
    <w:rsid w:val="00015CDB"/>
    <w:rsid w:val="00016141"/>
    <w:rsid w:val="000215FE"/>
    <w:rsid w:val="00021E6F"/>
    <w:rsid w:val="000222EC"/>
    <w:rsid w:val="000252C5"/>
    <w:rsid w:val="00025A95"/>
    <w:rsid w:val="00026750"/>
    <w:rsid w:val="000277B8"/>
    <w:rsid w:val="00027E61"/>
    <w:rsid w:val="00030592"/>
    <w:rsid w:val="00031066"/>
    <w:rsid w:val="00031AD6"/>
    <w:rsid w:val="00034C4D"/>
    <w:rsid w:val="00034F4B"/>
    <w:rsid w:val="00035A79"/>
    <w:rsid w:val="0003649D"/>
    <w:rsid w:val="0003670F"/>
    <w:rsid w:val="00037926"/>
    <w:rsid w:val="0004100C"/>
    <w:rsid w:val="000417B3"/>
    <w:rsid w:val="000437E7"/>
    <w:rsid w:val="00044F60"/>
    <w:rsid w:val="00045C77"/>
    <w:rsid w:val="000470D7"/>
    <w:rsid w:val="000471F6"/>
    <w:rsid w:val="00047B1F"/>
    <w:rsid w:val="00051953"/>
    <w:rsid w:val="000519FE"/>
    <w:rsid w:val="00051F14"/>
    <w:rsid w:val="0005250B"/>
    <w:rsid w:val="00052D97"/>
    <w:rsid w:val="00053A0E"/>
    <w:rsid w:val="000565F7"/>
    <w:rsid w:val="00057359"/>
    <w:rsid w:val="0006016B"/>
    <w:rsid w:val="000607E6"/>
    <w:rsid w:val="000610E8"/>
    <w:rsid w:val="00062CDE"/>
    <w:rsid w:val="000631C6"/>
    <w:rsid w:val="000631C9"/>
    <w:rsid w:val="000634FF"/>
    <w:rsid w:val="000644B7"/>
    <w:rsid w:val="000674BA"/>
    <w:rsid w:val="00070574"/>
    <w:rsid w:val="00072013"/>
    <w:rsid w:val="000755A8"/>
    <w:rsid w:val="00076F08"/>
    <w:rsid w:val="000773B2"/>
    <w:rsid w:val="000803B2"/>
    <w:rsid w:val="00080A37"/>
    <w:rsid w:val="00080EEE"/>
    <w:rsid w:val="0008294C"/>
    <w:rsid w:val="00082C75"/>
    <w:rsid w:val="00083684"/>
    <w:rsid w:val="00084659"/>
    <w:rsid w:val="000861F1"/>
    <w:rsid w:val="00087D0A"/>
    <w:rsid w:val="00091139"/>
    <w:rsid w:val="00091594"/>
    <w:rsid w:val="00091D81"/>
    <w:rsid w:val="00093594"/>
    <w:rsid w:val="000939F9"/>
    <w:rsid w:val="00094EF2"/>
    <w:rsid w:val="0009746F"/>
    <w:rsid w:val="000A02D3"/>
    <w:rsid w:val="000A0D18"/>
    <w:rsid w:val="000A105B"/>
    <w:rsid w:val="000A1F02"/>
    <w:rsid w:val="000A20F1"/>
    <w:rsid w:val="000A23E5"/>
    <w:rsid w:val="000A35C7"/>
    <w:rsid w:val="000A4A99"/>
    <w:rsid w:val="000A559D"/>
    <w:rsid w:val="000B101B"/>
    <w:rsid w:val="000B1D07"/>
    <w:rsid w:val="000B31CA"/>
    <w:rsid w:val="000B3FCA"/>
    <w:rsid w:val="000B4491"/>
    <w:rsid w:val="000B650D"/>
    <w:rsid w:val="000B7F1D"/>
    <w:rsid w:val="000C08B8"/>
    <w:rsid w:val="000C1A4A"/>
    <w:rsid w:val="000C2427"/>
    <w:rsid w:val="000C3399"/>
    <w:rsid w:val="000C4B09"/>
    <w:rsid w:val="000C4C97"/>
    <w:rsid w:val="000C5791"/>
    <w:rsid w:val="000C5E8E"/>
    <w:rsid w:val="000C6426"/>
    <w:rsid w:val="000C6B8F"/>
    <w:rsid w:val="000C6F83"/>
    <w:rsid w:val="000C7320"/>
    <w:rsid w:val="000C7849"/>
    <w:rsid w:val="000D12C7"/>
    <w:rsid w:val="000D25DB"/>
    <w:rsid w:val="000D45A1"/>
    <w:rsid w:val="000D45E6"/>
    <w:rsid w:val="000D508A"/>
    <w:rsid w:val="000D5794"/>
    <w:rsid w:val="000D6702"/>
    <w:rsid w:val="000D67D9"/>
    <w:rsid w:val="000D6F0D"/>
    <w:rsid w:val="000D7244"/>
    <w:rsid w:val="000D78D5"/>
    <w:rsid w:val="000D7DA8"/>
    <w:rsid w:val="000E0BE1"/>
    <w:rsid w:val="000E29A1"/>
    <w:rsid w:val="000E306F"/>
    <w:rsid w:val="000E3D4A"/>
    <w:rsid w:val="000E3F77"/>
    <w:rsid w:val="000E4A7F"/>
    <w:rsid w:val="000E53E9"/>
    <w:rsid w:val="000E5CA2"/>
    <w:rsid w:val="000E6CB8"/>
    <w:rsid w:val="000E7ABD"/>
    <w:rsid w:val="000F070F"/>
    <w:rsid w:val="000F0BA7"/>
    <w:rsid w:val="000F1E4A"/>
    <w:rsid w:val="000F202C"/>
    <w:rsid w:val="000F3C76"/>
    <w:rsid w:val="000F413D"/>
    <w:rsid w:val="000F51B7"/>
    <w:rsid w:val="000F67E7"/>
    <w:rsid w:val="000F754C"/>
    <w:rsid w:val="00101201"/>
    <w:rsid w:val="00102302"/>
    <w:rsid w:val="00103243"/>
    <w:rsid w:val="001040D0"/>
    <w:rsid w:val="001050B4"/>
    <w:rsid w:val="00112135"/>
    <w:rsid w:val="001131A2"/>
    <w:rsid w:val="001139B2"/>
    <w:rsid w:val="00121294"/>
    <w:rsid w:val="001216F2"/>
    <w:rsid w:val="001228C6"/>
    <w:rsid w:val="00123B0B"/>
    <w:rsid w:val="00123E4E"/>
    <w:rsid w:val="0012443A"/>
    <w:rsid w:val="00124995"/>
    <w:rsid w:val="00125D98"/>
    <w:rsid w:val="00125ECB"/>
    <w:rsid w:val="001267CA"/>
    <w:rsid w:val="00126F26"/>
    <w:rsid w:val="001302F5"/>
    <w:rsid w:val="0013049F"/>
    <w:rsid w:val="001305CE"/>
    <w:rsid w:val="001306F6"/>
    <w:rsid w:val="001315EE"/>
    <w:rsid w:val="001325A2"/>
    <w:rsid w:val="001345D1"/>
    <w:rsid w:val="00134A55"/>
    <w:rsid w:val="00135763"/>
    <w:rsid w:val="00136E88"/>
    <w:rsid w:val="001372AB"/>
    <w:rsid w:val="001376EB"/>
    <w:rsid w:val="00137AA4"/>
    <w:rsid w:val="00140E5E"/>
    <w:rsid w:val="00141F5A"/>
    <w:rsid w:val="0014222D"/>
    <w:rsid w:val="001424F2"/>
    <w:rsid w:val="00142FD3"/>
    <w:rsid w:val="00143240"/>
    <w:rsid w:val="00143898"/>
    <w:rsid w:val="00144566"/>
    <w:rsid w:val="00147EFB"/>
    <w:rsid w:val="001503BA"/>
    <w:rsid w:val="00150950"/>
    <w:rsid w:val="001524F0"/>
    <w:rsid w:val="00152BAA"/>
    <w:rsid w:val="00155ACD"/>
    <w:rsid w:val="001568F5"/>
    <w:rsid w:val="00156F77"/>
    <w:rsid w:val="00156F7A"/>
    <w:rsid w:val="001577AB"/>
    <w:rsid w:val="001600C0"/>
    <w:rsid w:val="00160749"/>
    <w:rsid w:val="00160CCA"/>
    <w:rsid w:val="001615D7"/>
    <w:rsid w:val="00162081"/>
    <w:rsid w:val="00162930"/>
    <w:rsid w:val="00165D7A"/>
    <w:rsid w:val="001664FC"/>
    <w:rsid w:val="00171597"/>
    <w:rsid w:val="0017334A"/>
    <w:rsid w:val="00173712"/>
    <w:rsid w:val="001739FA"/>
    <w:rsid w:val="00173ABA"/>
    <w:rsid w:val="00174AE8"/>
    <w:rsid w:val="00174BD1"/>
    <w:rsid w:val="0017592C"/>
    <w:rsid w:val="00175CEA"/>
    <w:rsid w:val="00175D42"/>
    <w:rsid w:val="00175E6E"/>
    <w:rsid w:val="00176ED3"/>
    <w:rsid w:val="00177383"/>
    <w:rsid w:val="00181190"/>
    <w:rsid w:val="00181EA5"/>
    <w:rsid w:val="00183D3F"/>
    <w:rsid w:val="00185100"/>
    <w:rsid w:val="00185DD8"/>
    <w:rsid w:val="001869F0"/>
    <w:rsid w:val="00186CCE"/>
    <w:rsid w:val="00187A43"/>
    <w:rsid w:val="001919B3"/>
    <w:rsid w:val="00192591"/>
    <w:rsid w:val="00192959"/>
    <w:rsid w:val="00192A04"/>
    <w:rsid w:val="00193835"/>
    <w:rsid w:val="00195540"/>
    <w:rsid w:val="0019624F"/>
    <w:rsid w:val="00196EEF"/>
    <w:rsid w:val="00197110"/>
    <w:rsid w:val="00197ED6"/>
    <w:rsid w:val="001A0C0A"/>
    <w:rsid w:val="001A5583"/>
    <w:rsid w:val="001A5FB2"/>
    <w:rsid w:val="001A6AAB"/>
    <w:rsid w:val="001A7034"/>
    <w:rsid w:val="001A7412"/>
    <w:rsid w:val="001A7A22"/>
    <w:rsid w:val="001B32FF"/>
    <w:rsid w:val="001B5BA4"/>
    <w:rsid w:val="001C0A72"/>
    <w:rsid w:val="001C36C9"/>
    <w:rsid w:val="001C385F"/>
    <w:rsid w:val="001C3D31"/>
    <w:rsid w:val="001C6AE4"/>
    <w:rsid w:val="001D2E6D"/>
    <w:rsid w:val="001D3976"/>
    <w:rsid w:val="001D42DF"/>
    <w:rsid w:val="001D6926"/>
    <w:rsid w:val="001D7E33"/>
    <w:rsid w:val="001E07BB"/>
    <w:rsid w:val="001E0DD9"/>
    <w:rsid w:val="001E1ED7"/>
    <w:rsid w:val="001E22BC"/>
    <w:rsid w:val="001E3C52"/>
    <w:rsid w:val="001E47B4"/>
    <w:rsid w:val="001E5C7B"/>
    <w:rsid w:val="001E7920"/>
    <w:rsid w:val="001F0E8D"/>
    <w:rsid w:val="001F20EE"/>
    <w:rsid w:val="001F4561"/>
    <w:rsid w:val="001F5077"/>
    <w:rsid w:val="001F6EDB"/>
    <w:rsid w:val="00200E53"/>
    <w:rsid w:val="0020216D"/>
    <w:rsid w:val="00202608"/>
    <w:rsid w:val="00205184"/>
    <w:rsid w:val="00206039"/>
    <w:rsid w:val="002072E1"/>
    <w:rsid w:val="00207768"/>
    <w:rsid w:val="00213D2B"/>
    <w:rsid w:val="00213E3A"/>
    <w:rsid w:val="00213E8E"/>
    <w:rsid w:val="002151EA"/>
    <w:rsid w:val="002154FF"/>
    <w:rsid w:val="00216C55"/>
    <w:rsid w:val="00217F57"/>
    <w:rsid w:val="00222DFE"/>
    <w:rsid w:val="00222F6D"/>
    <w:rsid w:val="002241A5"/>
    <w:rsid w:val="0022519C"/>
    <w:rsid w:val="00230CA5"/>
    <w:rsid w:val="00231393"/>
    <w:rsid w:val="00231885"/>
    <w:rsid w:val="00233996"/>
    <w:rsid w:val="00233D5E"/>
    <w:rsid w:val="0023666B"/>
    <w:rsid w:val="0023681F"/>
    <w:rsid w:val="00240D6F"/>
    <w:rsid w:val="00241977"/>
    <w:rsid w:val="002420D2"/>
    <w:rsid w:val="00243047"/>
    <w:rsid w:val="0024332B"/>
    <w:rsid w:val="0024436D"/>
    <w:rsid w:val="00245AF0"/>
    <w:rsid w:val="002500A1"/>
    <w:rsid w:val="00251B09"/>
    <w:rsid w:val="002532A8"/>
    <w:rsid w:val="002553A5"/>
    <w:rsid w:val="002562A4"/>
    <w:rsid w:val="00256D12"/>
    <w:rsid w:val="00260316"/>
    <w:rsid w:val="002615BC"/>
    <w:rsid w:val="00262721"/>
    <w:rsid w:val="002641C7"/>
    <w:rsid w:val="002643C4"/>
    <w:rsid w:val="00265ACF"/>
    <w:rsid w:val="00265AD4"/>
    <w:rsid w:val="00270152"/>
    <w:rsid w:val="00270181"/>
    <w:rsid w:val="00270657"/>
    <w:rsid w:val="002710BB"/>
    <w:rsid w:val="002719D2"/>
    <w:rsid w:val="00271E1D"/>
    <w:rsid w:val="00274618"/>
    <w:rsid w:val="002756B9"/>
    <w:rsid w:val="002765C2"/>
    <w:rsid w:val="00277212"/>
    <w:rsid w:val="0028137F"/>
    <w:rsid w:val="00281866"/>
    <w:rsid w:val="00281C08"/>
    <w:rsid w:val="00281D53"/>
    <w:rsid w:val="00281F61"/>
    <w:rsid w:val="0028466E"/>
    <w:rsid w:val="00284AFC"/>
    <w:rsid w:val="00284C8F"/>
    <w:rsid w:val="00285326"/>
    <w:rsid w:val="0028534D"/>
    <w:rsid w:val="002856B8"/>
    <w:rsid w:val="00285A7C"/>
    <w:rsid w:val="00285BA3"/>
    <w:rsid w:val="00285F79"/>
    <w:rsid w:val="0028649B"/>
    <w:rsid w:val="00287573"/>
    <w:rsid w:val="002902E5"/>
    <w:rsid w:val="002903CA"/>
    <w:rsid w:val="00291F72"/>
    <w:rsid w:val="002945CD"/>
    <w:rsid w:val="00295655"/>
    <w:rsid w:val="00295ED5"/>
    <w:rsid w:val="00297B0B"/>
    <w:rsid w:val="002A018B"/>
    <w:rsid w:val="002A0854"/>
    <w:rsid w:val="002A1004"/>
    <w:rsid w:val="002A199B"/>
    <w:rsid w:val="002A302F"/>
    <w:rsid w:val="002A3F41"/>
    <w:rsid w:val="002A6A1F"/>
    <w:rsid w:val="002A7A3B"/>
    <w:rsid w:val="002A7CFB"/>
    <w:rsid w:val="002B2393"/>
    <w:rsid w:val="002B4F6F"/>
    <w:rsid w:val="002B5509"/>
    <w:rsid w:val="002C107D"/>
    <w:rsid w:val="002C131A"/>
    <w:rsid w:val="002C1EAE"/>
    <w:rsid w:val="002C2B5E"/>
    <w:rsid w:val="002C3C8B"/>
    <w:rsid w:val="002C586B"/>
    <w:rsid w:val="002D06AE"/>
    <w:rsid w:val="002D1475"/>
    <w:rsid w:val="002D2E8F"/>
    <w:rsid w:val="002D3B3F"/>
    <w:rsid w:val="002D3BA6"/>
    <w:rsid w:val="002D61F8"/>
    <w:rsid w:val="002D6333"/>
    <w:rsid w:val="002D680A"/>
    <w:rsid w:val="002D7AB2"/>
    <w:rsid w:val="002D7DB8"/>
    <w:rsid w:val="002E07DC"/>
    <w:rsid w:val="002E10B9"/>
    <w:rsid w:val="002E233B"/>
    <w:rsid w:val="002E3676"/>
    <w:rsid w:val="002E3B86"/>
    <w:rsid w:val="002E4045"/>
    <w:rsid w:val="002E42FC"/>
    <w:rsid w:val="002E4C75"/>
    <w:rsid w:val="002E62BB"/>
    <w:rsid w:val="002E7941"/>
    <w:rsid w:val="002F0194"/>
    <w:rsid w:val="002F205C"/>
    <w:rsid w:val="002F40A7"/>
    <w:rsid w:val="002F4C09"/>
    <w:rsid w:val="002F555F"/>
    <w:rsid w:val="002F5AD8"/>
    <w:rsid w:val="002F6775"/>
    <w:rsid w:val="002F6794"/>
    <w:rsid w:val="002F6DFF"/>
    <w:rsid w:val="002F7A16"/>
    <w:rsid w:val="00300C51"/>
    <w:rsid w:val="00303D9C"/>
    <w:rsid w:val="00304C1C"/>
    <w:rsid w:val="003051D0"/>
    <w:rsid w:val="00305621"/>
    <w:rsid w:val="0030586F"/>
    <w:rsid w:val="00305C3E"/>
    <w:rsid w:val="00306026"/>
    <w:rsid w:val="00306762"/>
    <w:rsid w:val="003119B5"/>
    <w:rsid w:val="00312146"/>
    <w:rsid w:val="00314D52"/>
    <w:rsid w:val="00314EC3"/>
    <w:rsid w:val="00317EDB"/>
    <w:rsid w:val="0032018D"/>
    <w:rsid w:val="00320F01"/>
    <w:rsid w:val="00321039"/>
    <w:rsid w:val="0032194D"/>
    <w:rsid w:val="003247CA"/>
    <w:rsid w:val="00326E86"/>
    <w:rsid w:val="00327807"/>
    <w:rsid w:val="0032787D"/>
    <w:rsid w:val="00330F80"/>
    <w:rsid w:val="003312CB"/>
    <w:rsid w:val="003322AF"/>
    <w:rsid w:val="00332F00"/>
    <w:rsid w:val="00334F25"/>
    <w:rsid w:val="00336F9A"/>
    <w:rsid w:val="00337397"/>
    <w:rsid w:val="00337BD0"/>
    <w:rsid w:val="00340A61"/>
    <w:rsid w:val="00340CE9"/>
    <w:rsid w:val="00341708"/>
    <w:rsid w:val="00342DD4"/>
    <w:rsid w:val="0034589A"/>
    <w:rsid w:val="003500C8"/>
    <w:rsid w:val="00350A8C"/>
    <w:rsid w:val="0035199F"/>
    <w:rsid w:val="00351E42"/>
    <w:rsid w:val="00353C3B"/>
    <w:rsid w:val="00353F90"/>
    <w:rsid w:val="00355206"/>
    <w:rsid w:val="00355F17"/>
    <w:rsid w:val="0035603C"/>
    <w:rsid w:val="00357343"/>
    <w:rsid w:val="0036092C"/>
    <w:rsid w:val="00360D6F"/>
    <w:rsid w:val="0036233F"/>
    <w:rsid w:val="00363A97"/>
    <w:rsid w:val="00364142"/>
    <w:rsid w:val="003648F2"/>
    <w:rsid w:val="003649EC"/>
    <w:rsid w:val="00371157"/>
    <w:rsid w:val="00371711"/>
    <w:rsid w:val="00372700"/>
    <w:rsid w:val="0037539C"/>
    <w:rsid w:val="0037562D"/>
    <w:rsid w:val="00376EAA"/>
    <w:rsid w:val="00377BE2"/>
    <w:rsid w:val="00380474"/>
    <w:rsid w:val="003809C0"/>
    <w:rsid w:val="00381011"/>
    <w:rsid w:val="00382625"/>
    <w:rsid w:val="003850C5"/>
    <w:rsid w:val="003850E9"/>
    <w:rsid w:val="00386209"/>
    <w:rsid w:val="0038684E"/>
    <w:rsid w:val="003903AB"/>
    <w:rsid w:val="00390476"/>
    <w:rsid w:val="0039142A"/>
    <w:rsid w:val="00394357"/>
    <w:rsid w:val="00394C8C"/>
    <w:rsid w:val="0039559C"/>
    <w:rsid w:val="00396BC4"/>
    <w:rsid w:val="003A2DEA"/>
    <w:rsid w:val="003A30F6"/>
    <w:rsid w:val="003A3B66"/>
    <w:rsid w:val="003A3D89"/>
    <w:rsid w:val="003A4BD6"/>
    <w:rsid w:val="003A543D"/>
    <w:rsid w:val="003A60B5"/>
    <w:rsid w:val="003B1D03"/>
    <w:rsid w:val="003B3641"/>
    <w:rsid w:val="003B46BF"/>
    <w:rsid w:val="003B5B3C"/>
    <w:rsid w:val="003B5EDF"/>
    <w:rsid w:val="003B63B2"/>
    <w:rsid w:val="003B7EE6"/>
    <w:rsid w:val="003C24DD"/>
    <w:rsid w:val="003C371F"/>
    <w:rsid w:val="003C41F9"/>
    <w:rsid w:val="003C4297"/>
    <w:rsid w:val="003C5900"/>
    <w:rsid w:val="003C5B61"/>
    <w:rsid w:val="003C5D2C"/>
    <w:rsid w:val="003C6649"/>
    <w:rsid w:val="003C7394"/>
    <w:rsid w:val="003C7B7A"/>
    <w:rsid w:val="003D349A"/>
    <w:rsid w:val="003D37BE"/>
    <w:rsid w:val="003D5183"/>
    <w:rsid w:val="003D5350"/>
    <w:rsid w:val="003D61BA"/>
    <w:rsid w:val="003D72D1"/>
    <w:rsid w:val="003D7A4D"/>
    <w:rsid w:val="003D7B89"/>
    <w:rsid w:val="003D7C64"/>
    <w:rsid w:val="003E080B"/>
    <w:rsid w:val="003E1094"/>
    <w:rsid w:val="003E1652"/>
    <w:rsid w:val="003E1E09"/>
    <w:rsid w:val="003E22AB"/>
    <w:rsid w:val="003E2EE9"/>
    <w:rsid w:val="003E30C0"/>
    <w:rsid w:val="003E5536"/>
    <w:rsid w:val="003E5DAA"/>
    <w:rsid w:val="003E5EBC"/>
    <w:rsid w:val="003E7CC4"/>
    <w:rsid w:val="003F064C"/>
    <w:rsid w:val="003F1C6F"/>
    <w:rsid w:val="003F2EA9"/>
    <w:rsid w:val="003F49BD"/>
    <w:rsid w:val="003F6A76"/>
    <w:rsid w:val="003F6C8D"/>
    <w:rsid w:val="003F6CED"/>
    <w:rsid w:val="00400466"/>
    <w:rsid w:val="00401282"/>
    <w:rsid w:val="004016C1"/>
    <w:rsid w:val="0040574B"/>
    <w:rsid w:val="00406705"/>
    <w:rsid w:val="00406DCE"/>
    <w:rsid w:val="0041315D"/>
    <w:rsid w:val="00413F22"/>
    <w:rsid w:val="00414AB5"/>
    <w:rsid w:val="00415FD0"/>
    <w:rsid w:val="004217F8"/>
    <w:rsid w:val="004232AB"/>
    <w:rsid w:val="00423E59"/>
    <w:rsid w:val="004268D4"/>
    <w:rsid w:val="00427B33"/>
    <w:rsid w:val="00430476"/>
    <w:rsid w:val="00430650"/>
    <w:rsid w:val="00430CEA"/>
    <w:rsid w:val="00430D2F"/>
    <w:rsid w:val="00430D84"/>
    <w:rsid w:val="00431A34"/>
    <w:rsid w:val="00431E83"/>
    <w:rsid w:val="00431ECC"/>
    <w:rsid w:val="00432098"/>
    <w:rsid w:val="00432186"/>
    <w:rsid w:val="00432A13"/>
    <w:rsid w:val="0043390E"/>
    <w:rsid w:val="00433D88"/>
    <w:rsid w:val="0043422C"/>
    <w:rsid w:val="00435279"/>
    <w:rsid w:val="00435E57"/>
    <w:rsid w:val="004379EB"/>
    <w:rsid w:val="00440841"/>
    <w:rsid w:val="0044153D"/>
    <w:rsid w:val="00441DA5"/>
    <w:rsid w:val="0044267C"/>
    <w:rsid w:val="0044534F"/>
    <w:rsid w:val="004468C8"/>
    <w:rsid w:val="004507D3"/>
    <w:rsid w:val="004510F5"/>
    <w:rsid w:val="00452390"/>
    <w:rsid w:val="004528A4"/>
    <w:rsid w:val="004531BB"/>
    <w:rsid w:val="00453F11"/>
    <w:rsid w:val="00454C3D"/>
    <w:rsid w:val="00455131"/>
    <w:rsid w:val="0045695E"/>
    <w:rsid w:val="004619D4"/>
    <w:rsid w:val="00461E0C"/>
    <w:rsid w:val="00462AC1"/>
    <w:rsid w:val="0046309D"/>
    <w:rsid w:val="00463152"/>
    <w:rsid w:val="004652A7"/>
    <w:rsid w:val="004658DF"/>
    <w:rsid w:val="0046705B"/>
    <w:rsid w:val="00470951"/>
    <w:rsid w:val="00471A46"/>
    <w:rsid w:val="00472B7E"/>
    <w:rsid w:val="00472C36"/>
    <w:rsid w:val="004737C4"/>
    <w:rsid w:val="00474509"/>
    <w:rsid w:val="00474A7A"/>
    <w:rsid w:val="00475987"/>
    <w:rsid w:val="00477D56"/>
    <w:rsid w:val="004802F2"/>
    <w:rsid w:val="0048031E"/>
    <w:rsid w:val="004809EE"/>
    <w:rsid w:val="00482632"/>
    <w:rsid w:val="004828F0"/>
    <w:rsid w:val="00486237"/>
    <w:rsid w:val="00486F0B"/>
    <w:rsid w:val="004876DC"/>
    <w:rsid w:val="0049036B"/>
    <w:rsid w:val="00490C18"/>
    <w:rsid w:val="004913FA"/>
    <w:rsid w:val="004914FE"/>
    <w:rsid w:val="00491A25"/>
    <w:rsid w:val="00492D16"/>
    <w:rsid w:val="00492DDC"/>
    <w:rsid w:val="004944D6"/>
    <w:rsid w:val="004948E2"/>
    <w:rsid w:val="0049575F"/>
    <w:rsid w:val="0049778F"/>
    <w:rsid w:val="004A0183"/>
    <w:rsid w:val="004A0937"/>
    <w:rsid w:val="004A0C9C"/>
    <w:rsid w:val="004A1BEB"/>
    <w:rsid w:val="004A1C53"/>
    <w:rsid w:val="004A264A"/>
    <w:rsid w:val="004A490C"/>
    <w:rsid w:val="004A5A0D"/>
    <w:rsid w:val="004A5C7F"/>
    <w:rsid w:val="004A5C98"/>
    <w:rsid w:val="004A6E0D"/>
    <w:rsid w:val="004A6E7F"/>
    <w:rsid w:val="004A70E6"/>
    <w:rsid w:val="004B03BC"/>
    <w:rsid w:val="004B1012"/>
    <w:rsid w:val="004B138B"/>
    <w:rsid w:val="004B2C18"/>
    <w:rsid w:val="004B3A6C"/>
    <w:rsid w:val="004B457B"/>
    <w:rsid w:val="004B4582"/>
    <w:rsid w:val="004B4A53"/>
    <w:rsid w:val="004B5C0E"/>
    <w:rsid w:val="004B7BD2"/>
    <w:rsid w:val="004C0268"/>
    <w:rsid w:val="004C0AC5"/>
    <w:rsid w:val="004C18DE"/>
    <w:rsid w:val="004C23D9"/>
    <w:rsid w:val="004C2C61"/>
    <w:rsid w:val="004C3F4C"/>
    <w:rsid w:val="004C5851"/>
    <w:rsid w:val="004C67D2"/>
    <w:rsid w:val="004D17DC"/>
    <w:rsid w:val="004D1CE3"/>
    <w:rsid w:val="004D287C"/>
    <w:rsid w:val="004D4234"/>
    <w:rsid w:val="004D508A"/>
    <w:rsid w:val="004D5501"/>
    <w:rsid w:val="004D5D0C"/>
    <w:rsid w:val="004D722F"/>
    <w:rsid w:val="004D78B1"/>
    <w:rsid w:val="004E112A"/>
    <w:rsid w:val="004E22E9"/>
    <w:rsid w:val="004E230B"/>
    <w:rsid w:val="004E5B78"/>
    <w:rsid w:val="004E670E"/>
    <w:rsid w:val="004E6B02"/>
    <w:rsid w:val="004F0A7F"/>
    <w:rsid w:val="004F3617"/>
    <w:rsid w:val="004F384B"/>
    <w:rsid w:val="004F40C1"/>
    <w:rsid w:val="004F44CF"/>
    <w:rsid w:val="004F4BAD"/>
    <w:rsid w:val="004F59FF"/>
    <w:rsid w:val="0050079A"/>
    <w:rsid w:val="00503A01"/>
    <w:rsid w:val="005043D6"/>
    <w:rsid w:val="00505E05"/>
    <w:rsid w:val="00505EAA"/>
    <w:rsid w:val="00506180"/>
    <w:rsid w:val="00507653"/>
    <w:rsid w:val="00510646"/>
    <w:rsid w:val="00513D83"/>
    <w:rsid w:val="00514035"/>
    <w:rsid w:val="00514ADB"/>
    <w:rsid w:val="00516471"/>
    <w:rsid w:val="00520412"/>
    <w:rsid w:val="005210D6"/>
    <w:rsid w:val="005222CB"/>
    <w:rsid w:val="005223A6"/>
    <w:rsid w:val="00522926"/>
    <w:rsid w:val="00524AF7"/>
    <w:rsid w:val="00524C14"/>
    <w:rsid w:val="005264ED"/>
    <w:rsid w:val="005271A8"/>
    <w:rsid w:val="00527ACC"/>
    <w:rsid w:val="00530A54"/>
    <w:rsid w:val="00530F4C"/>
    <w:rsid w:val="00531044"/>
    <w:rsid w:val="00532124"/>
    <w:rsid w:val="0053273C"/>
    <w:rsid w:val="00532B26"/>
    <w:rsid w:val="005340A2"/>
    <w:rsid w:val="005358AC"/>
    <w:rsid w:val="00536AA4"/>
    <w:rsid w:val="00537719"/>
    <w:rsid w:val="00537AD5"/>
    <w:rsid w:val="00537D25"/>
    <w:rsid w:val="00541088"/>
    <w:rsid w:val="00541293"/>
    <w:rsid w:val="00543105"/>
    <w:rsid w:val="00543720"/>
    <w:rsid w:val="005437EB"/>
    <w:rsid w:val="0054543E"/>
    <w:rsid w:val="005458B0"/>
    <w:rsid w:val="00551599"/>
    <w:rsid w:val="00551D3F"/>
    <w:rsid w:val="00552A3E"/>
    <w:rsid w:val="00552EC1"/>
    <w:rsid w:val="00552F18"/>
    <w:rsid w:val="00553341"/>
    <w:rsid w:val="00555884"/>
    <w:rsid w:val="005565BE"/>
    <w:rsid w:val="00557689"/>
    <w:rsid w:val="0056101F"/>
    <w:rsid w:val="00562BA8"/>
    <w:rsid w:val="005632F6"/>
    <w:rsid w:val="00565656"/>
    <w:rsid w:val="00565841"/>
    <w:rsid w:val="005669D1"/>
    <w:rsid w:val="005678C7"/>
    <w:rsid w:val="00572B72"/>
    <w:rsid w:val="00573417"/>
    <w:rsid w:val="00573E38"/>
    <w:rsid w:val="00574E6A"/>
    <w:rsid w:val="00580886"/>
    <w:rsid w:val="005813CE"/>
    <w:rsid w:val="00581ACC"/>
    <w:rsid w:val="005821CB"/>
    <w:rsid w:val="005831C0"/>
    <w:rsid w:val="0058404E"/>
    <w:rsid w:val="00585C08"/>
    <w:rsid w:val="00586965"/>
    <w:rsid w:val="00587550"/>
    <w:rsid w:val="005877FC"/>
    <w:rsid w:val="00587D54"/>
    <w:rsid w:val="0059070E"/>
    <w:rsid w:val="00591E85"/>
    <w:rsid w:val="00592F49"/>
    <w:rsid w:val="00593EBD"/>
    <w:rsid w:val="00594C36"/>
    <w:rsid w:val="005A0768"/>
    <w:rsid w:val="005A09BE"/>
    <w:rsid w:val="005A1C95"/>
    <w:rsid w:val="005A208B"/>
    <w:rsid w:val="005A3E12"/>
    <w:rsid w:val="005A4DB0"/>
    <w:rsid w:val="005A527B"/>
    <w:rsid w:val="005A5C17"/>
    <w:rsid w:val="005A625E"/>
    <w:rsid w:val="005A70E9"/>
    <w:rsid w:val="005A7D36"/>
    <w:rsid w:val="005B239D"/>
    <w:rsid w:val="005B2D16"/>
    <w:rsid w:val="005B41FC"/>
    <w:rsid w:val="005B7164"/>
    <w:rsid w:val="005B7507"/>
    <w:rsid w:val="005C3BB4"/>
    <w:rsid w:val="005C4233"/>
    <w:rsid w:val="005C5038"/>
    <w:rsid w:val="005C629A"/>
    <w:rsid w:val="005C73C7"/>
    <w:rsid w:val="005D15B1"/>
    <w:rsid w:val="005D2752"/>
    <w:rsid w:val="005D30D4"/>
    <w:rsid w:val="005D33EB"/>
    <w:rsid w:val="005D55BB"/>
    <w:rsid w:val="005D7423"/>
    <w:rsid w:val="005D7ECA"/>
    <w:rsid w:val="005E23CD"/>
    <w:rsid w:val="005E2724"/>
    <w:rsid w:val="005E3E55"/>
    <w:rsid w:val="005E68FF"/>
    <w:rsid w:val="005F0D59"/>
    <w:rsid w:val="005F178B"/>
    <w:rsid w:val="005F2373"/>
    <w:rsid w:val="005F4CDC"/>
    <w:rsid w:val="005F5E46"/>
    <w:rsid w:val="005F620A"/>
    <w:rsid w:val="005F70F5"/>
    <w:rsid w:val="005F7844"/>
    <w:rsid w:val="005F7B7B"/>
    <w:rsid w:val="006001F4"/>
    <w:rsid w:val="006014C4"/>
    <w:rsid w:val="006016EB"/>
    <w:rsid w:val="006019F9"/>
    <w:rsid w:val="00601C19"/>
    <w:rsid w:val="00603944"/>
    <w:rsid w:val="006047F3"/>
    <w:rsid w:val="00605944"/>
    <w:rsid w:val="0060689C"/>
    <w:rsid w:val="00606A4E"/>
    <w:rsid w:val="006075D4"/>
    <w:rsid w:val="0060781E"/>
    <w:rsid w:val="00611910"/>
    <w:rsid w:val="00613F4A"/>
    <w:rsid w:val="00614268"/>
    <w:rsid w:val="0061440C"/>
    <w:rsid w:val="006150E2"/>
    <w:rsid w:val="00616C4D"/>
    <w:rsid w:val="00616FA8"/>
    <w:rsid w:val="00617B42"/>
    <w:rsid w:val="006200D7"/>
    <w:rsid w:val="006200E9"/>
    <w:rsid w:val="00620333"/>
    <w:rsid w:val="006203BE"/>
    <w:rsid w:val="0062068C"/>
    <w:rsid w:val="00621378"/>
    <w:rsid w:val="006227B1"/>
    <w:rsid w:val="00622990"/>
    <w:rsid w:val="00622F0C"/>
    <w:rsid w:val="0062332B"/>
    <w:rsid w:val="00623CFE"/>
    <w:rsid w:val="00623D5B"/>
    <w:rsid w:val="00625B5D"/>
    <w:rsid w:val="006302B5"/>
    <w:rsid w:val="00631115"/>
    <w:rsid w:val="00632399"/>
    <w:rsid w:val="00632E65"/>
    <w:rsid w:val="00632F51"/>
    <w:rsid w:val="00632F73"/>
    <w:rsid w:val="006343F5"/>
    <w:rsid w:val="006364D4"/>
    <w:rsid w:val="0063693C"/>
    <w:rsid w:val="006411CF"/>
    <w:rsid w:val="00641793"/>
    <w:rsid w:val="00641C71"/>
    <w:rsid w:val="00642577"/>
    <w:rsid w:val="0064300C"/>
    <w:rsid w:val="006438C9"/>
    <w:rsid w:val="0064433A"/>
    <w:rsid w:val="00644D21"/>
    <w:rsid w:val="00646463"/>
    <w:rsid w:val="00646ED2"/>
    <w:rsid w:val="00647027"/>
    <w:rsid w:val="006471B9"/>
    <w:rsid w:val="0065034F"/>
    <w:rsid w:val="0065068B"/>
    <w:rsid w:val="0065166F"/>
    <w:rsid w:val="0065306D"/>
    <w:rsid w:val="00654943"/>
    <w:rsid w:val="00654F37"/>
    <w:rsid w:val="006561AE"/>
    <w:rsid w:val="006562EF"/>
    <w:rsid w:val="00662E66"/>
    <w:rsid w:val="006631E0"/>
    <w:rsid w:val="00663510"/>
    <w:rsid w:val="00663AF7"/>
    <w:rsid w:val="00664996"/>
    <w:rsid w:val="00664A73"/>
    <w:rsid w:val="00664C23"/>
    <w:rsid w:val="00667362"/>
    <w:rsid w:val="0067132E"/>
    <w:rsid w:val="00671E4B"/>
    <w:rsid w:val="0067341E"/>
    <w:rsid w:val="00673A64"/>
    <w:rsid w:val="006744C3"/>
    <w:rsid w:val="00674A22"/>
    <w:rsid w:val="00674FED"/>
    <w:rsid w:val="0067503F"/>
    <w:rsid w:val="00675986"/>
    <w:rsid w:val="0068226F"/>
    <w:rsid w:val="00682CBA"/>
    <w:rsid w:val="00682E52"/>
    <w:rsid w:val="00683CF0"/>
    <w:rsid w:val="00685D72"/>
    <w:rsid w:val="00686B8B"/>
    <w:rsid w:val="006912BA"/>
    <w:rsid w:val="00691740"/>
    <w:rsid w:val="00691CED"/>
    <w:rsid w:val="00692EDF"/>
    <w:rsid w:val="006930E5"/>
    <w:rsid w:val="006938F7"/>
    <w:rsid w:val="00695B4E"/>
    <w:rsid w:val="00697221"/>
    <w:rsid w:val="00697E29"/>
    <w:rsid w:val="006A156C"/>
    <w:rsid w:val="006A371C"/>
    <w:rsid w:val="006A57F1"/>
    <w:rsid w:val="006A5C8E"/>
    <w:rsid w:val="006A722E"/>
    <w:rsid w:val="006B1949"/>
    <w:rsid w:val="006B1B54"/>
    <w:rsid w:val="006B1F4B"/>
    <w:rsid w:val="006B2073"/>
    <w:rsid w:val="006B20A1"/>
    <w:rsid w:val="006B406F"/>
    <w:rsid w:val="006B4081"/>
    <w:rsid w:val="006B6A97"/>
    <w:rsid w:val="006B6DA7"/>
    <w:rsid w:val="006C0044"/>
    <w:rsid w:val="006C0AED"/>
    <w:rsid w:val="006C0E98"/>
    <w:rsid w:val="006C11F9"/>
    <w:rsid w:val="006C2731"/>
    <w:rsid w:val="006C3F63"/>
    <w:rsid w:val="006C473F"/>
    <w:rsid w:val="006C587B"/>
    <w:rsid w:val="006C7335"/>
    <w:rsid w:val="006C7406"/>
    <w:rsid w:val="006C7E0C"/>
    <w:rsid w:val="006D1DA1"/>
    <w:rsid w:val="006D21DC"/>
    <w:rsid w:val="006D388B"/>
    <w:rsid w:val="006D414C"/>
    <w:rsid w:val="006D49E9"/>
    <w:rsid w:val="006D4D01"/>
    <w:rsid w:val="006D4E67"/>
    <w:rsid w:val="006D52F7"/>
    <w:rsid w:val="006D71E9"/>
    <w:rsid w:val="006D7492"/>
    <w:rsid w:val="006E0131"/>
    <w:rsid w:val="006E07AE"/>
    <w:rsid w:val="006E0E02"/>
    <w:rsid w:val="006E1FC1"/>
    <w:rsid w:val="006E2D1A"/>
    <w:rsid w:val="006E2EC9"/>
    <w:rsid w:val="006E2F40"/>
    <w:rsid w:val="006E3960"/>
    <w:rsid w:val="006E3C7C"/>
    <w:rsid w:val="006E48A1"/>
    <w:rsid w:val="006E5F17"/>
    <w:rsid w:val="006E6DA4"/>
    <w:rsid w:val="006E781A"/>
    <w:rsid w:val="006E7988"/>
    <w:rsid w:val="006F0277"/>
    <w:rsid w:val="006F0546"/>
    <w:rsid w:val="006F0652"/>
    <w:rsid w:val="006F084A"/>
    <w:rsid w:val="006F12BA"/>
    <w:rsid w:val="006F1B7F"/>
    <w:rsid w:val="006F2C70"/>
    <w:rsid w:val="006F31A3"/>
    <w:rsid w:val="006F3535"/>
    <w:rsid w:val="006F5702"/>
    <w:rsid w:val="006F6403"/>
    <w:rsid w:val="006F6B45"/>
    <w:rsid w:val="00702BAF"/>
    <w:rsid w:val="00702D9B"/>
    <w:rsid w:val="0070354F"/>
    <w:rsid w:val="00704B79"/>
    <w:rsid w:val="007055D5"/>
    <w:rsid w:val="0070639B"/>
    <w:rsid w:val="00706747"/>
    <w:rsid w:val="00706FFC"/>
    <w:rsid w:val="00707D0C"/>
    <w:rsid w:val="007108CC"/>
    <w:rsid w:val="007136CC"/>
    <w:rsid w:val="00714442"/>
    <w:rsid w:val="00714A70"/>
    <w:rsid w:val="00714CBC"/>
    <w:rsid w:val="00714DAD"/>
    <w:rsid w:val="00715CAE"/>
    <w:rsid w:val="00716599"/>
    <w:rsid w:val="00716F5B"/>
    <w:rsid w:val="0071761E"/>
    <w:rsid w:val="00717DEA"/>
    <w:rsid w:val="00720306"/>
    <w:rsid w:val="0072286F"/>
    <w:rsid w:val="00723136"/>
    <w:rsid w:val="007232D0"/>
    <w:rsid w:val="0072336A"/>
    <w:rsid w:val="00724036"/>
    <w:rsid w:val="00726820"/>
    <w:rsid w:val="007270DF"/>
    <w:rsid w:val="00731610"/>
    <w:rsid w:val="007326AA"/>
    <w:rsid w:val="00733B6D"/>
    <w:rsid w:val="0073412E"/>
    <w:rsid w:val="007372AC"/>
    <w:rsid w:val="00740132"/>
    <w:rsid w:val="00740263"/>
    <w:rsid w:val="00741378"/>
    <w:rsid w:val="00742361"/>
    <w:rsid w:val="00743217"/>
    <w:rsid w:val="007441ED"/>
    <w:rsid w:val="0074424A"/>
    <w:rsid w:val="007452FF"/>
    <w:rsid w:val="0074699A"/>
    <w:rsid w:val="0074750A"/>
    <w:rsid w:val="00750DAB"/>
    <w:rsid w:val="00751673"/>
    <w:rsid w:val="00751A1C"/>
    <w:rsid w:val="00751F56"/>
    <w:rsid w:val="00753224"/>
    <w:rsid w:val="00753329"/>
    <w:rsid w:val="007536FC"/>
    <w:rsid w:val="00753CFA"/>
    <w:rsid w:val="007551EC"/>
    <w:rsid w:val="00757A1E"/>
    <w:rsid w:val="0076019B"/>
    <w:rsid w:val="007607D4"/>
    <w:rsid w:val="00761625"/>
    <w:rsid w:val="0076282D"/>
    <w:rsid w:val="00762B64"/>
    <w:rsid w:val="007635A5"/>
    <w:rsid w:val="00763966"/>
    <w:rsid w:val="0076441C"/>
    <w:rsid w:val="00765F67"/>
    <w:rsid w:val="007678B7"/>
    <w:rsid w:val="00770715"/>
    <w:rsid w:val="00771C02"/>
    <w:rsid w:val="00772F91"/>
    <w:rsid w:val="007738E8"/>
    <w:rsid w:val="0077426D"/>
    <w:rsid w:val="00774E6F"/>
    <w:rsid w:val="007755D6"/>
    <w:rsid w:val="007756F6"/>
    <w:rsid w:val="00776288"/>
    <w:rsid w:val="00776799"/>
    <w:rsid w:val="007770C5"/>
    <w:rsid w:val="007772D7"/>
    <w:rsid w:val="00777B2F"/>
    <w:rsid w:val="00777EB3"/>
    <w:rsid w:val="00780A09"/>
    <w:rsid w:val="007812EE"/>
    <w:rsid w:val="007821F5"/>
    <w:rsid w:val="007822B3"/>
    <w:rsid w:val="007840F2"/>
    <w:rsid w:val="00784D90"/>
    <w:rsid w:val="00784F6F"/>
    <w:rsid w:val="00785629"/>
    <w:rsid w:val="00785B34"/>
    <w:rsid w:val="00790726"/>
    <w:rsid w:val="007922A2"/>
    <w:rsid w:val="007931AC"/>
    <w:rsid w:val="00793E1C"/>
    <w:rsid w:val="007946A0"/>
    <w:rsid w:val="00795A04"/>
    <w:rsid w:val="00795EB8"/>
    <w:rsid w:val="00797058"/>
    <w:rsid w:val="00797224"/>
    <w:rsid w:val="00797290"/>
    <w:rsid w:val="00797860"/>
    <w:rsid w:val="007A2903"/>
    <w:rsid w:val="007A2B47"/>
    <w:rsid w:val="007A2FF6"/>
    <w:rsid w:val="007A38DE"/>
    <w:rsid w:val="007A4603"/>
    <w:rsid w:val="007A5835"/>
    <w:rsid w:val="007A6241"/>
    <w:rsid w:val="007A68AD"/>
    <w:rsid w:val="007B0261"/>
    <w:rsid w:val="007B230A"/>
    <w:rsid w:val="007B273A"/>
    <w:rsid w:val="007B2A3B"/>
    <w:rsid w:val="007B4973"/>
    <w:rsid w:val="007B4BEA"/>
    <w:rsid w:val="007B5F44"/>
    <w:rsid w:val="007B645E"/>
    <w:rsid w:val="007B799C"/>
    <w:rsid w:val="007C072C"/>
    <w:rsid w:val="007C12FC"/>
    <w:rsid w:val="007C17C5"/>
    <w:rsid w:val="007C24A3"/>
    <w:rsid w:val="007C3F8C"/>
    <w:rsid w:val="007C4172"/>
    <w:rsid w:val="007C4891"/>
    <w:rsid w:val="007C72A4"/>
    <w:rsid w:val="007D05CE"/>
    <w:rsid w:val="007D060B"/>
    <w:rsid w:val="007D0D8F"/>
    <w:rsid w:val="007D19B2"/>
    <w:rsid w:val="007D2DD3"/>
    <w:rsid w:val="007D401C"/>
    <w:rsid w:val="007D5605"/>
    <w:rsid w:val="007D726A"/>
    <w:rsid w:val="007D77F0"/>
    <w:rsid w:val="007D7803"/>
    <w:rsid w:val="007E0124"/>
    <w:rsid w:val="007E092E"/>
    <w:rsid w:val="007E1836"/>
    <w:rsid w:val="007E26E9"/>
    <w:rsid w:val="007E2934"/>
    <w:rsid w:val="007E32B3"/>
    <w:rsid w:val="007E3BA8"/>
    <w:rsid w:val="007E49E0"/>
    <w:rsid w:val="007F3E17"/>
    <w:rsid w:val="007F4A99"/>
    <w:rsid w:val="007F4CEE"/>
    <w:rsid w:val="007F57DC"/>
    <w:rsid w:val="007F61F6"/>
    <w:rsid w:val="007F726D"/>
    <w:rsid w:val="008007AD"/>
    <w:rsid w:val="00800D57"/>
    <w:rsid w:val="00801277"/>
    <w:rsid w:val="008027D7"/>
    <w:rsid w:val="00802802"/>
    <w:rsid w:val="00803702"/>
    <w:rsid w:val="00803F95"/>
    <w:rsid w:val="00804C36"/>
    <w:rsid w:val="00805393"/>
    <w:rsid w:val="00805CCB"/>
    <w:rsid w:val="008060B8"/>
    <w:rsid w:val="0080645E"/>
    <w:rsid w:val="00806FF1"/>
    <w:rsid w:val="00807045"/>
    <w:rsid w:val="00807188"/>
    <w:rsid w:val="00807475"/>
    <w:rsid w:val="008102F9"/>
    <w:rsid w:val="008105C9"/>
    <w:rsid w:val="008108A2"/>
    <w:rsid w:val="00810BFF"/>
    <w:rsid w:val="00811FEA"/>
    <w:rsid w:val="0081265E"/>
    <w:rsid w:val="00812A70"/>
    <w:rsid w:val="00815AA1"/>
    <w:rsid w:val="0081628C"/>
    <w:rsid w:val="008173B1"/>
    <w:rsid w:val="00820605"/>
    <w:rsid w:val="00821556"/>
    <w:rsid w:val="00821F42"/>
    <w:rsid w:val="00823D93"/>
    <w:rsid w:val="0082448D"/>
    <w:rsid w:val="00825320"/>
    <w:rsid w:val="00825F16"/>
    <w:rsid w:val="00827844"/>
    <w:rsid w:val="008318B8"/>
    <w:rsid w:val="00832661"/>
    <w:rsid w:val="008353B6"/>
    <w:rsid w:val="0083592E"/>
    <w:rsid w:val="00841186"/>
    <w:rsid w:val="008459F6"/>
    <w:rsid w:val="00846A44"/>
    <w:rsid w:val="00847459"/>
    <w:rsid w:val="00847E91"/>
    <w:rsid w:val="00847EF3"/>
    <w:rsid w:val="008521FE"/>
    <w:rsid w:val="0085268F"/>
    <w:rsid w:val="00852880"/>
    <w:rsid w:val="00853177"/>
    <w:rsid w:val="008539CC"/>
    <w:rsid w:val="008540F3"/>
    <w:rsid w:val="00854904"/>
    <w:rsid w:val="008558F4"/>
    <w:rsid w:val="0085676F"/>
    <w:rsid w:val="008577D4"/>
    <w:rsid w:val="00857939"/>
    <w:rsid w:val="0086044E"/>
    <w:rsid w:val="00860A70"/>
    <w:rsid w:val="00860E60"/>
    <w:rsid w:val="00861580"/>
    <w:rsid w:val="00861BF8"/>
    <w:rsid w:val="008625AC"/>
    <w:rsid w:val="008647AC"/>
    <w:rsid w:val="00864B56"/>
    <w:rsid w:val="00865861"/>
    <w:rsid w:val="008660DE"/>
    <w:rsid w:val="008660E4"/>
    <w:rsid w:val="00866406"/>
    <w:rsid w:val="00866ABB"/>
    <w:rsid w:val="00866AF2"/>
    <w:rsid w:val="00866E21"/>
    <w:rsid w:val="008671DA"/>
    <w:rsid w:val="008703DD"/>
    <w:rsid w:val="00870511"/>
    <w:rsid w:val="00873A16"/>
    <w:rsid w:val="0087576C"/>
    <w:rsid w:val="00875C96"/>
    <w:rsid w:val="00877A59"/>
    <w:rsid w:val="00877F58"/>
    <w:rsid w:val="00880402"/>
    <w:rsid w:val="00881FD4"/>
    <w:rsid w:val="0088307D"/>
    <w:rsid w:val="008838DC"/>
    <w:rsid w:val="008841BB"/>
    <w:rsid w:val="008846F4"/>
    <w:rsid w:val="00885676"/>
    <w:rsid w:val="00886660"/>
    <w:rsid w:val="00887BC4"/>
    <w:rsid w:val="00890B25"/>
    <w:rsid w:val="00890DB2"/>
    <w:rsid w:val="008918EA"/>
    <w:rsid w:val="00891AF4"/>
    <w:rsid w:val="00893633"/>
    <w:rsid w:val="00894E3E"/>
    <w:rsid w:val="00895184"/>
    <w:rsid w:val="0089704C"/>
    <w:rsid w:val="008A1593"/>
    <w:rsid w:val="008A2DD0"/>
    <w:rsid w:val="008A4148"/>
    <w:rsid w:val="008A528A"/>
    <w:rsid w:val="008A5B91"/>
    <w:rsid w:val="008A6B97"/>
    <w:rsid w:val="008A7891"/>
    <w:rsid w:val="008A7F5C"/>
    <w:rsid w:val="008B046D"/>
    <w:rsid w:val="008B05CC"/>
    <w:rsid w:val="008B0B23"/>
    <w:rsid w:val="008B28C3"/>
    <w:rsid w:val="008B2D24"/>
    <w:rsid w:val="008B35A6"/>
    <w:rsid w:val="008B54A2"/>
    <w:rsid w:val="008B5EDF"/>
    <w:rsid w:val="008B6B86"/>
    <w:rsid w:val="008C016B"/>
    <w:rsid w:val="008C10F1"/>
    <w:rsid w:val="008C236E"/>
    <w:rsid w:val="008C23D7"/>
    <w:rsid w:val="008C2C4A"/>
    <w:rsid w:val="008C2EB1"/>
    <w:rsid w:val="008C6ADC"/>
    <w:rsid w:val="008C761E"/>
    <w:rsid w:val="008D054D"/>
    <w:rsid w:val="008D06CE"/>
    <w:rsid w:val="008D0B8D"/>
    <w:rsid w:val="008D2856"/>
    <w:rsid w:val="008D3743"/>
    <w:rsid w:val="008D37F3"/>
    <w:rsid w:val="008D3813"/>
    <w:rsid w:val="008D4172"/>
    <w:rsid w:val="008D5873"/>
    <w:rsid w:val="008E002C"/>
    <w:rsid w:val="008E10A1"/>
    <w:rsid w:val="008E1E76"/>
    <w:rsid w:val="008E302A"/>
    <w:rsid w:val="008E429B"/>
    <w:rsid w:val="008E4542"/>
    <w:rsid w:val="008E55D7"/>
    <w:rsid w:val="008E72A2"/>
    <w:rsid w:val="008F1106"/>
    <w:rsid w:val="008F1900"/>
    <w:rsid w:val="008F2BFE"/>
    <w:rsid w:val="008F4E48"/>
    <w:rsid w:val="008F776F"/>
    <w:rsid w:val="00900286"/>
    <w:rsid w:val="00900C86"/>
    <w:rsid w:val="00901793"/>
    <w:rsid w:val="0090198A"/>
    <w:rsid w:val="00901A7D"/>
    <w:rsid w:val="00904DC9"/>
    <w:rsid w:val="00907A5B"/>
    <w:rsid w:val="00910674"/>
    <w:rsid w:val="00910FDE"/>
    <w:rsid w:val="009119ED"/>
    <w:rsid w:val="00912101"/>
    <w:rsid w:val="00912603"/>
    <w:rsid w:val="00912F26"/>
    <w:rsid w:val="00913933"/>
    <w:rsid w:val="009140EF"/>
    <w:rsid w:val="00915BCF"/>
    <w:rsid w:val="009164AC"/>
    <w:rsid w:val="0091716A"/>
    <w:rsid w:val="009206C7"/>
    <w:rsid w:val="00922006"/>
    <w:rsid w:val="009221FB"/>
    <w:rsid w:val="0092220C"/>
    <w:rsid w:val="00923070"/>
    <w:rsid w:val="00927A5B"/>
    <w:rsid w:val="00930DF4"/>
    <w:rsid w:val="009316CC"/>
    <w:rsid w:val="009317AC"/>
    <w:rsid w:val="0093207C"/>
    <w:rsid w:val="00933EFF"/>
    <w:rsid w:val="009342BE"/>
    <w:rsid w:val="009345AD"/>
    <w:rsid w:val="009356EF"/>
    <w:rsid w:val="009379DB"/>
    <w:rsid w:val="00937D85"/>
    <w:rsid w:val="00941459"/>
    <w:rsid w:val="00941530"/>
    <w:rsid w:val="0094170F"/>
    <w:rsid w:val="0094176C"/>
    <w:rsid w:val="00941D40"/>
    <w:rsid w:val="00941E17"/>
    <w:rsid w:val="009437C6"/>
    <w:rsid w:val="00944062"/>
    <w:rsid w:val="009441B1"/>
    <w:rsid w:val="009441FC"/>
    <w:rsid w:val="0094486F"/>
    <w:rsid w:val="00945329"/>
    <w:rsid w:val="00946688"/>
    <w:rsid w:val="00947437"/>
    <w:rsid w:val="0095048D"/>
    <w:rsid w:val="00950A89"/>
    <w:rsid w:val="00951856"/>
    <w:rsid w:val="00951A08"/>
    <w:rsid w:val="00951DAA"/>
    <w:rsid w:val="00951F8F"/>
    <w:rsid w:val="00955A9A"/>
    <w:rsid w:val="009564C7"/>
    <w:rsid w:val="00957065"/>
    <w:rsid w:val="009572B7"/>
    <w:rsid w:val="00960261"/>
    <w:rsid w:val="009622D2"/>
    <w:rsid w:val="00964224"/>
    <w:rsid w:val="0097048D"/>
    <w:rsid w:val="009706CE"/>
    <w:rsid w:val="00970D23"/>
    <w:rsid w:val="00970DFC"/>
    <w:rsid w:val="00972766"/>
    <w:rsid w:val="009727B8"/>
    <w:rsid w:val="00973257"/>
    <w:rsid w:val="00973E29"/>
    <w:rsid w:val="0097504B"/>
    <w:rsid w:val="00975514"/>
    <w:rsid w:val="0097558E"/>
    <w:rsid w:val="009764A9"/>
    <w:rsid w:val="00976637"/>
    <w:rsid w:val="00977832"/>
    <w:rsid w:val="00980F0C"/>
    <w:rsid w:val="00980FB6"/>
    <w:rsid w:val="0098136D"/>
    <w:rsid w:val="00981B42"/>
    <w:rsid w:val="00982535"/>
    <w:rsid w:val="009839B0"/>
    <w:rsid w:val="0098475B"/>
    <w:rsid w:val="00984D38"/>
    <w:rsid w:val="0098534B"/>
    <w:rsid w:val="00986586"/>
    <w:rsid w:val="00987F5D"/>
    <w:rsid w:val="00990CE6"/>
    <w:rsid w:val="009910C0"/>
    <w:rsid w:val="00991802"/>
    <w:rsid w:val="00992035"/>
    <w:rsid w:val="00992EF8"/>
    <w:rsid w:val="009938B0"/>
    <w:rsid w:val="00995955"/>
    <w:rsid w:val="009963F1"/>
    <w:rsid w:val="009A059F"/>
    <w:rsid w:val="009A082E"/>
    <w:rsid w:val="009A0CFD"/>
    <w:rsid w:val="009A1F14"/>
    <w:rsid w:val="009A3318"/>
    <w:rsid w:val="009A378F"/>
    <w:rsid w:val="009A40A5"/>
    <w:rsid w:val="009A47A5"/>
    <w:rsid w:val="009A49DD"/>
    <w:rsid w:val="009A698F"/>
    <w:rsid w:val="009A6B37"/>
    <w:rsid w:val="009A6CEC"/>
    <w:rsid w:val="009A6F10"/>
    <w:rsid w:val="009B0E4A"/>
    <w:rsid w:val="009B16EE"/>
    <w:rsid w:val="009B3B39"/>
    <w:rsid w:val="009B4B1B"/>
    <w:rsid w:val="009B6EE6"/>
    <w:rsid w:val="009C1F4E"/>
    <w:rsid w:val="009C2577"/>
    <w:rsid w:val="009C2DC7"/>
    <w:rsid w:val="009C4B49"/>
    <w:rsid w:val="009C4F9A"/>
    <w:rsid w:val="009C543C"/>
    <w:rsid w:val="009C55A0"/>
    <w:rsid w:val="009C63C2"/>
    <w:rsid w:val="009C72E1"/>
    <w:rsid w:val="009D0F10"/>
    <w:rsid w:val="009D1A93"/>
    <w:rsid w:val="009D331A"/>
    <w:rsid w:val="009D4A00"/>
    <w:rsid w:val="009D5171"/>
    <w:rsid w:val="009D5A43"/>
    <w:rsid w:val="009E0018"/>
    <w:rsid w:val="009E04C7"/>
    <w:rsid w:val="009E19AC"/>
    <w:rsid w:val="009E219D"/>
    <w:rsid w:val="009E2775"/>
    <w:rsid w:val="009E286D"/>
    <w:rsid w:val="009E2E57"/>
    <w:rsid w:val="009E3BB5"/>
    <w:rsid w:val="009E3C1C"/>
    <w:rsid w:val="009E531C"/>
    <w:rsid w:val="009E6B59"/>
    <w:rsid w:val="009F0708"/>
    <w:rsid w:val="009F17D2"/>
    <w:rsid w:val="009F2090"/>
    <w:rsid w:val="009F2C48"/>
    <w:rsid w:val="009F3F43"/>
    <w:rsid w:val="009F4F7F"/>
    <w:rsid w:val="009F5987"/>
    <w:rsid w:val="009F6D70"/>
    <w:rsid w:val="00A0027A"/>
    <w:rsid w:val="00A00AE7"/>
    <w:rsid w:val="00A00C89"/>
    <w:rsid w:val="00A01268"/>
    <w:rsid w:val="00A02090"/>
    <w:rsid w:val="00A03926"/>
    <w:rsid w:val="00A04FDF"/>
    <w:rsid w:val="00A055C1"/>
    <w:rsid w:val="00A05D8F"/>
    <w:rsid w:val="00A06D40"/>
    <w:rsid w:val="00A07D19"/>
    <w:rsid w:val="00A12015"/>
    <w:rsid w:val="00A12B19"/>
    <w:rsid w:val="00A154A7"/>
    <w:rsid w:val="00A154C8"/>
    <w:rsid w:val="00A16208"/>
    <w:rsid w:val="00A1635F"/>
    <w:rsid w:val="00A16546"/>
    <w:rsid w:val="00A16E77"/>
    <w:rsid w:val="00A20063"/>
    <w:rsid w:val="00A20629"/>
    <w:rsid w:val="00A20A3C"/>
    <w:rsid w:val="00A22580"/>
    <w:rsid w:val="00A22E02"/>
    <w:rsid w:val="00A24BE2"/>
    <w:rsid w:val="00A24F9F"/>
    <w:rsid w:val="00A25C42"/>
    <w:rsid w:val="00A26694"/>
    <w:rsid w:val="00A26AFF"/>
    <w:rsid w:val="00A278F5"/>
    <w:rsid w:val="00A27F4F"/>
    <w:rsid w:val="00A312CD"/>
    <w:rsid w:val="00A31BAC"/>
    <w:rsid w:val="00A33A50"/>
    <w:rsid w:val="00A3438B"/>
    <w:rsid w:val="00A34954"/>
    <w:rsid w:val="00A34F6A"/>
    <w:rsid w:val="00A369FD"/>
    <w:rsid w:val="00A36CE6"/>
    <w:rsid w:val="00A373F5"/>
    <w:rsid w:val="00A37C65"/>
    <w:rsid w:val="00A37F21"/>
    <w:rsid w:val="00A410FF"/>
    <w:rsid w:val="00A4179A"/>
    <w:rsid w:val="00A42831"/>
    <w:rsid w:val="00A42C60"/>
    <w:rsid w:val="00A44A18"/>
    <w:rsid w:val="00A4575F"/>
    <w:rsid w:val="00A46AEC"/>
    <w:rsid w:val="00A51249"/>
    <w:rsid w:val="00A51851"/>
    <w:rsid w:val="00A52612"/>
    <w:rsid w:val="00A52637"/>
    <w:rsid w:val="00A526CF"/>
    <w:rsid w:val="00A53DED"/>
    <w:rsid w:val="00A53F9F"/>
    <w:rsid w:val="00A5438A"/>
    <w:rsid w:val="00A55365"/>
    <w:rsid w:val="00A55444"/>
    <w:rsid w:val="00A56156"/>
    <w:rsid w:val="00A600A9"/>
    <w:rsid w:val="00A601A9"/>
    <w:rsid w:val="00A62429"/>
    <w:rsid w:val="00A664F5"/>
    <w:rsid w:val="00A66F36"/>
    <w:rsid w:val="00A67494"/>
    <w:rsid w:val="00A677BB"/>
    <w:rsid w:val="00A67BC6"/>
    <w:rsid w:val="00A702F0"/>
    <w:rsid w:val="00A70722"/>
    <w:rsid w:val="00A734D8"/>
    <w:rsid w:val="00A742B3"/>
    <w:rsid w:val="00A75B9B"/>
    <w:rsid w:val="00A75F79"/>
    <w:rsid w:val="00A76033"/>
    <w:rsid w:val="00A77529"/>
    <w:rsid w:val="00A77C9A"/>
    <w:rsid w:val="00A806CE"/>
    <w:rsid w:val="00A81137"/>
    <w:rsid w:val="00A81BF8"/>
    <w:rsid w:val="00A822EF"/>
    <w:rsid w:val="00A82EF3"/>
    <w:rsid w:val="00A841B2"/>
    <w:rsid w:val="00A84FBB"/>
    <w:rsid w:val="00A86AE7"/>
    <w:rsid w:val="00A86B66"/>
    <w:rsid w:val="00A87572"/>
    <w:rsid w:val="00A90002"/>
    <w:rsid w:val="00A91097"/>
    <w:rsid w:val="00A94DF7"/>
    <w:rsid w:val="00A960D9"/>
    <w:rsid w:val="00A96758"/>
    <w:rsid w:val="00A96C03"/>
    <w:rsid w:val="00A96C9B"/>
    <w:rsid w:val="00AA01C1"/>
    <w:rsid w:val="00AA0F0B"/>
    <w:rsid w:val="00AA18EC"/>
    <w:rsid w:val="00AA19A8"/>
    <w:rsid w:val="00AA2AEE"/>
    <w:rsid w:val="00AA3921"/>
    <w:rsid w:val="00AA767E"/>
    <w:rsid w:val="00AB033A"/>
    <w:rsid w:val="00AB1578"/>
    <w:rsid w:val="00AB2BD9"/>
    <w:rsid w:val="00AB32F7"/>
    <w:rsid w:val="00AB4166"/>
    <w:rsid w:val="00AB542E"/>
    <w:rsid w:val="00AB659F"/>
    <w:rsid w:val="00AB703A"/>
    <w:rsid w:val="00AC13F3"/>
    <w:rsid w:val="00AC1F44"/>
    <w:rsid w:val="00AC2C0E"/>
    <w:rsid w:val="00AC2CDF"/>
    <w:rsid w:val="00AC30DF"/>
    <w:rsid w:val="00AC348D"/>
    <w:rsid w:val="00AC4755"/>
    <w:rsid w:val="00AC4D51"/>
    <w:rsid w:val="00AC5DE9"/>
    <w:rsid w:val="00AC65B1"/>
    <w:rsid w:val="00AC69F1"/>
    <w:rsid w:val="00AC6AD7"/>
    <w:rsid w:val="00AC6F92"/>
    <w:rsid w:val="00AC711D"/>
    <w:rsid w:val="00AD09C6"/>
    <w:rsid w:val="00AD147E"/>
    <w:rsid w:val="00AD2115"/>
    <w:rsid w:val="00AD33C9"/>
    <w:rsid w:val="00AD3DF7"/>
    <w:rsid w:val="00AD4FAE"/>
    <w:rsid w:val="00AD5A7C"/>
    <w:rsid w:val="00AD62D3"/>
    <w:rsid w:val="00AD67BC"/>
    <w:rsid w:val="00AE39A0"/>
    <w:rsid w:val="00AE39CC"/>
    <w:rsid w:val="00AE421E"/>
    <w:rsid w:val="00AE5424"/>
    <w:rsid w:val="00AE5683"/>
    <w:rsid w:val="00AE651F"/>
    <w:rsid w:val="00AE717B"/>
    <w:rsid w:val="00AE7294"/>
    <w:rsid w:val="00AE7B33"/>
    <w:rsid w:val="00AF0835"/>
    <w:rsid w:val="00AF140F"/>
    <w:rsid w:val="00AF4004"/>
    <w:rsid w:val="00AF46BC"/>
    <w:rsid w:val="00AF4B12"/>
    <w:rsid w:val="00AF6CE7"/>
    <w:rsid w:val="00B0243E"/>
    <w:rsid w:val="00B02E79"/>
    <w:rsid w:val="00B0584E"/>
    <w:rsid w:val="00B06536"/>
    <w:rsid w:val="00B07005"/>
    <w:rsid w:val="00B070C0"/>
    <w:rsid w:val="00B07877"/>
    <w:rsid w:val="00B109CE"/>
    <w:rsid w:val="00B10B9C"/>
    <w:rsid w:val="00B10DF6"/>
    <w:rsid w:val="00B11AFD"/>
    <w:rsid w:val="00B133B3"/>
    <w:rsid w:val="00B17F24"/>
    <w:rsid w:val="00B230A1"/>
    <w:rsid w:val="00B23304"/>
    <w:rsid w:val="00B23571"/>
    <w:rsid w:val="00B238E7"/>
    <w:rsid w:val="00B23E43"/>
    <w:rsid w:val="00B254BE"/>
    <w:rsid w:val="00B273D8"/>
    <w:rsid w:val="00B279CF"/>
    <w:rsid w:val="00B27A2A"/>
    <w:rsid w:val="00B27C35"/>
    <w:rsid w:val="00B309A9"/>
    <w:rsid w:val="00B31C38"/>
    <w:rsid w:val="00B331A4"/>
    <w:rsid w:val="00B3336B"/>
    <w:rsid w:val="00B33471"/>
    <w:rsid w:val="00B33DCA"/>
    <w:rsid w:val="00B34290"/>
    <w:rsid w:val="00B35C45"/>
    <w:rsid w:val="00B36706"/>
    <w:rsid w:val="00B37132"/>
    <w:rsid w:val="00B401EA"/>
    <w:rsid w:val="00B4146E"/>
    <w:rsid w:val="00B41DD8"/>
    <w:rsid w:val="00B4216F"/>
    <w:rsid w:val="00B429F3"/>
    <w:rsid w:val="00B446FE"/>
    <w:rsid w:val="00B458E5"/>
    <w:rsid w:val="00B45BFF"/>
    <w:rsid w:val="00B465C7"/>
    <w:rsid w:val="00B47621"/>
    <w:rsid w:val="00B47B99"/>
    <w:rsid w:val="00B50F98"/>
    <w:rsid w:val="00B5122D"/>
    <w:rsid w:val="00B51352"/>
    <w:rsid w:val="00B524E0"/>
    <w:rsid w:val="00B52C82"/>
    <w:rsid w:val="00B53D00"/>
    <w:rsid w:val="00B54388"/>
    <w:rsid w:val="00B54D8E"/>
    <w:rsid w:val="00B55F60"/>
    <w:rsid w:val="00B56901"/>
    <w:rsid w:val="00B57625"/>
    <w:rsid w:val="00B60256"/>
    <w:rsid w:val="00B61863"/>
    <w:rsid w:val="00B6238C"/>
    <w:rsid w:val="00B625D7"/>
    <w:rsid w:val="00B62959"/>
    <w:rsid w:val="00B6390C"/>
    <w:rsid w:val="00B654AF"/>
    <w:rsid w:val="00B6647D"/>
    <w:rsid w:val="00B673AE"/>
    <w:rsid w:val="00B70EAE"/>
    <w:rsid w:val="00B7247B"/>
    <w:rsid w:val="00B738D2"/>
    <w:rsid w:val="00B73E17"/>
    <w:rsid w:val="00B74B3D"/>
    <w:rsid w:val="00B778B9"/>
    <w:rsid w:val="00B7799D"/>
    <w:rsid w:val="00B80B75"/>
    <w:rsid w:val="00B82750"/>
    <w:rsid w:val="00B82CAC"/>
    <w:rsid w:val="00B82F13"/>
    <w:rsid w:val="00B82F48"/>
    <w:rsid w:val="00B83314"/>
    <w:rsid w:val="00B83B46"/>
    <w:rsid w:val="00B83FD9"/>
    <w:rsid w:val="00B84A54"/>
    <w:rsid w:val="00B84E9B"/>
    <w:rsid w:val="00B85D1D"/>
    <w:rsid w:val="00B867D6"/>
    <w:rsid w:val="00B90943"/>
    <w:rsid w:val="00B9256D"/>
    <w:rsid w:val="00B93D6E"/>
    <w:rsid w:val="00B941F2"/>
    <w:rsid w:val="00B96567"/>
    <w:rsid w:val="00B972D7"/>
    <w:rsid w:val="00B97A50"/>
    <w:rsid w:val="00B97A72"/>
    <w:rsid w:val="00BA02F4"/>
    <w:rsid w:val="00BA0405"/>
    <w:rsid w:val="00BA1733"/>
    <w:rsid w:val="00BA2927"/>
    <w:rsid w:val="00BA3419"/>
    <w:rsid w:val="00BA5762"/>
    <w:rsid w:val="00BA590F"/>
    <w:rsid w:val="00BA6169"/>
    <w:rsid w:val="00BA6FA0"/>
    <w:rsid w:val="00BB2280"/>
    <w:rsid w:val="00BB2E68"/>
    <w:rsid w:val="00BB40E7"/>
    <w:rsid w:val="00BB675D"/>
    <w:rsid w:val="00BC0876"/>
    <w:rsid w:val="00BC0A2C"/>
    <w:rsid w:val="00BC4B6B"/>
    <w:rsid w:val="00BC6F83"/>
    <w:rsid w:val="00BC78C1"/>
    <w:rsid w:val="00BD057D"/>
    <w:rsid w:val="00BD3423"/>
    <w:rsid w:val="00BD71C5"/>
    <w:rsid w:val="00BD7DA4"/>
    <w:rsid w:val="00BE0071"/>
    <w:rsid w:val="00BE06C8"/>
    <w:rsid w:val="00BE0D1A"/>
    <w:rsid w:val="00BE123A"/>
    <w:rsid w:val="00BE12B8"/>
    <w:rsid w:val="00BE2145"/>
    <w:rsid w:val="00BE4ADE"/>
    <w:rsid w:val="00BE5EB7"/>
    <w:rsid w:val="00BE7F99"/>
    <w:rsid w:val="00BF2635"/>
    <w:rsid w:val="00BF2718"/>
    <w:rsid w:val="00BF2A52"/>
    <w:rsid w:val="00BF2B6D"/>
    <w:rsid w:val="00BF2C99"/>
    <w:rsid w:val="00BF40A1"/>
    <w:rsid w:val="00BF530C"/>
    <w:rsid w:val="00C02AF2"/>
    <w:rsid w:val="00C0383D"/>
    <w:rsid w:val="00C0470D"/>
    <w:rsid w:val="00C0488E"/>
    <w:rsid w:val="00C04EA8"/>
    <w:rsid w:val="00C05911"/>
    <w:rsid w:val="00C06085"/>
    <w:rsid w:val="00C060F0"/>
    <w:rsid w:val="00C06AE0"/>
    <w:rsid w:val="00C072DB"/>
    <w:rsid w:val="00C07632"/>
    <w:rsid w:val="00C107D2"/>
    <w:rsid w:val="00C10A80"/>
    <w:rsid w:val="00C13757"/>
    <w:rsid w:val="00C13DF9"/>
    <w:rsid w:val="00C14210"/>
    <w:rsid w:val="00C15371"/>
    <w:rsid w:val="00C1615E"/>
    <w:rsid w:val="00C1617F"/>
    <w:rsid w:val="00C163CF"/>
    <w:rsid w:val="00C173DB"/>
    <w:rsid w:val="00C21D8E"/>
    <w:rsid w:val="00C22C25"/>
    <w:rsid w:val="00C2497D"/>
    <w:rsid w:val="00C24A3C"/>
    <w:rsid w:val="00C24B0D"/>
    <w:rsid w:val="00C2642A"/>
    <w:rsid w:val="00C27AD1"/>
    <w:rsid w:val="00C27DAF"/>
    <w:rsid w:val="00C30A7E"/>
    <w:rsid w:val="00C30FB6"/>
    <w:rsid w:val="00C30FDD"/>
    <w:rsid w:val="00C32697"/>
    <w:rsid w:val="00C32C72"/>
    <w:rsid w:val="00C330BE"/>
    <w:rsid w:val="00C3362F"/>
    <w:rsid w:val="00C33E3C"/>
    <w:rsid w:val="00C3400A"/>
    <w:rsid w:val="00C35471"/>
    <w:rsid w:val="00C367B7"/>
    <w:rsid w:val="00C36879"/>
    <w:rsid w:val="00C374B0"/>
    <w:rsid w:val="00C4017F"/>
    <w:rsid w:val="00C40D30"/>
    <w:rsid w:val="00C42AF0"/>
    <w:rsid w:val="00C42C38"/>
    <w:rsid w:val="00C473C2"/>
    <w:rsid w:val="00C477A7"/>
    <w:rsid w:val="00C500CF"/>
    <w:rsid w:val="00C50E08"/>
    <w:rsid w:val="00C51617"/>
    <w:rsid w:val="00C5702B"/>
    <w:rsid w:val="00C60365"/>
    <w:rsid w:val="00C6068F"/>
    <w:rsid w:val="00C65399"/>
    <w:rsid w:val="00C65957"/>
    <w:rsid w:val="00C663C4"/>
    <w:rsid w:val="00C67305"/>
    <w:rsid w:val="00C67B6B"/>
    <w:rsid w:val="00C71EA2"/>
    <w:rsid w:val="00C72093"/>
    <w:rsid w:val="00C72452"/>
    <w:rsid w:val="00C73E32"/>
    <w:rsid w:val="00C76778"/>
    <w:rsid w:val="00C77CB0"/>
    <w:rsid w:val="00C8190B"/>
    <w:rsid w:val="00C81DCF"/>
    <w:rsid w:val="00C84D21"/>
    <w:rsid w:val="00C85105"/>
    <w:rsid w:val="00C874DA"/>
    <w:rsid w:val="00C929CE"/>
    <w:rsid w:val="00C96A30"/>
    <w:rsid w:val="00CA0126"/>
    <w:rsid w:val="00CA129C"/>
    <w:rsid w:val="00CA184D"/>
    <w:rsid w:val="00CA1A3D"/>
    <w:rsid w:val="00CA1FA3"/>
    <w:rsid w:val="00CA2968"/>
    <w:rsid w:val="00CA2C09"/>
    <w:rsid w:val="00CA2CCA"/>
    <w:rsid w:val="00CA2DE1"/>
    <w:rsid w:val="00CA34AB"/>
    <w:rsid w:val="00CA7DCC"/>
    <w:rsid w:val="00CB303E"/>
    <w:rsid w:val="00CB3D99"/>
    <w:rsid w:val="00CB48AD"/>
    <w:rsid w:val="00CB5C6C"/>
    <w:rsid w:val="00CB61C1"/>
    <w:rsid w:val="00CB7159"/>
    <w:rsid w:val="00CB7532"/>
    <w:rsid w:val="00CB7CB1"/>
    <w:rsid w:val="00CC1D57"/>
    <w:rsid w:val="00CC1EF2"/>
    <w:rsid w:val="00CC211E"/>
    <w:rsid w:val="00CC2F36"/>
    <w:rsid w:val="00CC3614"/>
    <w:rsid w:val="00CC3DEC"/>
    <w:rsid w:val="00CC67FE"/>
    <w:rsid w:val="00CC6E96"/>
    <w:rsid w:val="00CD295E"/>
    <w:rsid w:val="00CD322A"/>
    <w:rsid w:val="00CD394A"/>
    <w:rsid w:val="00CD3EBD"/>
    <w:rsid w:val="00CD511E"/>
    <w:rsid w:val="00CD59AE"/>
    <w:rsid w:val="00CD7D13"/>
    <w:rsid w:val="00CE0193"/>
    <w:rsid w:val="00CE0AD9"/>
    <w:rsid w:val="00CE2183"/>
    <w:rsid w:val="00CE2409"/>
    <w:rsid w:val="00CE33A8"/>
    <w:rsid w:val="00CE3FDA"/>
    <w:rsid w:val="00CE4AF0"/>
    <w:rsid w:val="00CE4CCD"/>
    <w:rsid w:val="00CE4D38"/>
    <w:rsid w:val="00CE52E9"/>
    <w:rsid w:val="00CE532D"/>
    <w:rsid w:val="00CE6EA5"/>
    <w:rsid w:val="00CE7EC5"/>
    <w:rsid w:val="00CF2C96"/>
    <w:rsid w:val="00CF5912"/>
    <w:rsid w:val="00CF6791"/>
    <w:rsid w:val="00CF7827"/>
    <w:rsid w:val="00D00C1A"/>
    <w:rsid w:val="00D01766"/>
    <w:rsid w:val="00D01832"/>
    <w:rsid w:val="00D03485"/>
    <w:rsid w:val="00D05A28"/>
    <w:rsid w:val="00D06E4B"/>
    <w:rsid w:val="00D12202"/>
    <w:rsid w:val="00D1366B"/>
    <w:rsid w:val="00D13AA7"/>
    <w:rsid w:val="00D13C00"/>
    <w:rsid w:val="00D1452A"/>
    <w:rsid w:val="00D14923"/>
    <w:rsid w:val="00D14FC2"/>
    <w:rsid w:val="00D15DC3"/>
    <w:rsid w:val="00D162D7"/>
    <w:rsid w:val="00D165AA"/>
    <w:rsid w:val="00D16A0B"/>
    <w:rsid w:val="00D173A7"/>
    <w:rsid w:val="00D17E5B"/>
    <w:rsid w:val="00D220B5"/>
    <w:rsid w:val="00D2254D"/>
    <w:rsid w:val="00D22B86"/>
    <w:rsid w:val="00D22CB0"/>
    <w:rsid w:val="00D2415C"/>
    <w:rsid w:val="00D24A5F"/>
    <w:rsid w:val="00D25548"/>
    <w:rsid w:val="00D26570"/>
    <w:rsid w:val="00D2673F"/>
    <w:rsid w:val="00D2716B"/>
    <w:rsid w:val="00D30681"/>
    <w:rsid w:val="00D31BD1"/>
    <w:rsid w:val="00D32BE4"/>
    <w:rsid w:val="00D32E10"/>
    <w:rsid w:val="00D32E73"/>
    <w:rsid w:val="00D35026"/>
    <w:rsid w:val="00D35B5D"/>
    <w:rsid w:val="00D37AB9"/>
    <w:rsid w:val="00D37AE4"/>
    <w:rsid w:val="00D430F6"/>
    <w:rsid w:val="00D455DF"/>
    <w:rsid w:val="00D462C2"/>
    <w:rsid w:val="00D46D7C"/>
    <w:rsid w:val="00D475D3"/>
    <w:rsid w:val="00D47F2D"/>
    <w:rsid w:val="00D504C9"/>
    <w:rsid w:val="00D50B07"/>
    <w:rsid w:val="00D514D8"/>
    <w:rsid w:val="00D51B00"/>
    <w:rsid w:val="00D53364"/>
    <w:rsid w:val="00D53733"/>
    <w:rsid w:val="00D556EE"/>
    <w:rsid w:val="00D55CAB"/>
    <w:rsid w:val="00D56952"/>
    <w:rsid w:val="00D56CD8"/>
    <w:rsid w:val="00D5755B"/>
    <w:rsid w:val="00D62DB5"/>
    <w:rsid w:val="00D635CD"/>
    <w:rsid w:val="00D66740"/>
    <w:rsid w:val="00D6699A"/>
    <w:rsid w:val="00D67071"/>
    <w:rsid w:val="00D70255"/>
    <w:rsid w:val="00D719C3"/>
    <w:rsid w:val="00D71AF5"/>
    <w:rsid w:val="00D75009"/>
    <w:rsid w:val="00D762A1"/>
    <w:rsid w:val="00D7654D"/>
    <w:rsid w:val="00D77E2E"/>
    <w:rsid w:val="00D804BD"/>
    <w:rsid w:val="00D81C36"/>
    <w:rsid w:val="00D81E1A"/>
    <w:rsid w:val="00D81ED4"/>
    <w:rsid w:val="00D82516"/>
    <w:rsid w:val="00D82C48"/>
    <w:rsid w:val="00D83CD6"/>
    <w:rsid w:val="00D84532"/>
    <w:rsid w:val="00D85AB5"/>
    <w:rsid w:val="00D87559"/>
    <w:rsid w:val="00D90912"/>
    <w:rsid w:val="00D913FB"/>
    <w:rsid w:val="00D916A4"/>
    <w:rsid w:val="00D96D0D"/>
    <w:rsid w:val="00DA0917"/>
    <w:rsid w:val="00DA149F"/>
    <w:rsid w:val="00DA19DB"/>
    <w:rsid w:val="00DA23E0"/>
    <w:rsid w:val="00DA2699"/>
    <w:rsid w:val="00DA3826"/>
    <w:rsid w:val="00DA3D14"/>
    <w:rsid w:val="00DA41D8"/>
    <w:rsid w:val="00DA437E"/>
    <w:rsid w:val="00DA5592"/>
    <w:rsid w:val="00DA5AC7"/>
    <w:rsid w:val="00DA7914"/>
    <w:rsid w:val="00DA7D36"/>
    <w:rsid w:val="00DB0265"/>
    <w:rsid w:val="00DB02DB"/>
    <w:rsid w:val="00DB17CA"/>
    <w:rsid w:val="00DB44FE"/>
    <w:rsid w:val="00DB49D1"/>
    <w:rsid w:val="00DB5125"/>
    <w:rsid w:val="00DB6E81"/>
    <w:rsid w:val="00DC0321"/>
    <w:rsid w:val="00DC0505"/>
    <w:rsid w:val="00DC06DB"/>
    <w:rsid w:val="00DC1C6C"/>
    <w:rsid w:val="00DC20F2"/>
    <w:rsid w:val="00DC242D"/>
    <w:rsid w:val="00DC3EC8"/>
    <w:rsid w:val="00DC535F"/>
    <w:rsid w:val="00DC6782"/>
    <w:rsid w:val="00DC6874"/>
    <w:rsid w:val="00DC7484"/>
    <w:rsid w:val="00DC7B8F"/>
    <w:rsid w:val="00DD000F"/>
    <w:rsid w:val="00DD03E5"/>
    <w:rsid w:val="00DD05DB"/>
    <w:rsid w:val="00DD077D"/>
    <w:rsid w:val="00DD1539"/>
    <w:rsid w:val="00DD21C5"/>
    <w:rsid w:val="00DD29F2"/>
    <w:rsid w:val="00DD2B0C"/>
    <w:rsid w:val="00DD2E5C"/>
    <w:rsid w:val="00DD2E96"/>
    <w:rsid w:val="00DD404F"/>
    <w:rsid w:val="00DD4EE1"/>
    <w:rsid w:val="00DD5CB8"/>
    <w:rsid w:val="00DE0192"/>
    <w:rsid w:val="00DE0708"/>
    <w:rsid w:val="00DE0768"/>
    <w:rsid w:val="00DE0AD3"/>
    <w:rsid w:val="00DE38C3"/>
    <w:rsid w:val="00DE4005"/>
    <w:rsid w:val="00DE451F"/>
    <w:rsid w:val="00DE4647"/>
    <w:rsid w:val="00DE52AD"/>
    <w:rsid w:val="00DE54AE"/>
    <w:rsid w:val="00DE6C15"/>
    <w:rsid w:val="00DE7B2A"/>
    <w:rsid w:val="00DF1740"/>
    <w:rsid w:val="00DF197D"/>
    <w:rsid w:val="00DF27FC"/>
    <w:rsid w:val="00DF3C99"/>
    <w:rsid w:val="00DF4458"/>
    <w:rsid w:val="00DF6614"/>
    <w:rsid w:val="00DF6A33"/>
    <w:rsid w:val="00DF6ADD"/>
    <w:rsid w:val="00DF7D6C"/>
    <w:rsid w:val="00E000BF"/>
    <w:rsid w:val="00E00E2C"/>
    <w:rsid w:val="00E00EEC"/>
    <w:rsid w:val="00E00F00"/>
    <w:rsid w:val="00E0253D"/>
    <w:rsid w:val="00E04009"/>
    <w:rsid w:val="00E04CB2"/>
    <w:rsid w:val="00E074BC"/>
    <w:rsid w:val="00E0793C"/>
    <w:rsid w:val="00E11E13"/>
    <w:rsid w:val="00E120DB"/>
    <w:rsid w:val="00E120E6"/>
    <w:rsid w:val="00E12FCC"/>
    <w:rsid w:val="00E13992"/>
    <w:rsid w:val="00E1414A"/>
    <w:rsid w:val="00E14401"/>
    <w:rsid w:val="00E14CBD"/>
    <w:rsid w:val="00E15E01"/>
    <w:rsid w:val="00E1746B"/>
    <w:rsid w:val="00E174CA"/>
    <w:rsid w:val="00E176EF"/>
    <w:rsid w:val="00E20255"/>
    <w:rsid w:val="00E2034D"/>
    <w:rsid w:val="00E21C47"/>
    <w:rsid w:val="00E224A4"/>
    <w:rsid w:val="00E22AAF"/>
    <w:rsid w:val="00E23A7C"/>
    <w:rsid w:val="00E242A0"/>
    <w:rsid w:val="00E25F01"/>
    <w:rsid w:val="00E2772C"/>
    <w:rsid w:val="00E3026D"/>
    <w:rsid w:val="00E311C0"/>
    <w:rsid w:val="00E31ABF"/>
    <w:rsid w:val="00E32371"/>
    <w:rsid w:val="00E32430"/>
    <w:rsid w:val="00E336A6"/>
    <w:rsid w:val="00E36AEC"/>
    <w:rsid w:val="00E37871"/>
    <w:rsid w:val="00E40256"/>
    <w:rsid w:val="00E40A37"/>
    <w:rsid w:val="00E419F7"/>
    <w:rsid w:val="00E41B27"/>
    <w:rsid w:val="00E41BD2"/>
    <w:rsid w:val="00E42CE9"/>
    <w:rsid w:val="00E43B2C"/>
    <w:rsid w:val="00E46C8E"/>
    <w:rsid w:val="00E4720B"/>
    <w:rsid w:val="00E47D3A"/>
    <w:rsid w:val="00E47DD4"/>
    <w:rsid w:val="00E47FB6"/>
    <w:rsid w:val="00E50B37"/>
    <w:rsid w:val="00E510FF"/>
    <w:rsid w:val="00E52FA1"/>
    <w:rsid w:val="00E532AB"/>
    <w:rsid w:val="00E5430C"/>
    <w:rsid w:val="00E55DB5"/>
    <w:rsid w:val="00E56160"/>
    <w:rsid w:val="00E570A4"/>
    <w:rsid w:val="00E606D4"/>
    <w:rsid w:val="00E61ADA"/>
    <w:rsid w:val="00E62A98"/>
    <w:rsid w:val="00E6527C"/>
    <w:rsid w:val="00E66261"/>
    <w:rsid w:val="00E67B37"/>
    <w:rsid w:val="00E70D31"/>
    <w:rsid w:val="00E719F4"/>
    <w:rsid w:val="00E72366"/>
    <w:rsid w:val="00E72A00"/>
    <w:rsid w:val="00E756C6"/>
    <w:rsid w:val="00E75CF4"/>
    <w:rsid w:val="00E76912"/>
    <w:rsid w:val="00E779B8"/>
    <w:rsid w:val="00E77C99"/>
    <w:rsid w:val="00E80238"/>
    <w:rsid w:val="00E8095A"/>
    <w:rsid w:val="00E82483"/>
    <w:rsid w:val="00E824FB"/>
    <w:rsid w:val="00E827DE"/>
    <w:rsid w:val="00E829EB"/>
    <w:rsid w:val="00E84EF3"/>
    <w:rsid w:val="00E85E9E"/>
    <w:rsid w:val="00E8775B"/>
    <w:rsid w:val="00E910C4"/>
    <w:rsid w:val="00E91CEC"/>
    <w:rsid w:val="00E93D64"/>
    <w:rsid w:val="00E9472F"/>
    <w:rsid w:val="00E9540C"/>
    <w:rsid w:val="00E96222"/>
    <w:rsid w:val="00EA0473"/>
    <w:rsid w:val="00EA15CF"/>
    <w:rsid w:val="00EA6A68"/>
    <w:rsid w:val="00EA7E99"/>
    <w:rsid w:val="00EB00C7"/>
    <w:rsid w:val="00EB1719"/>
    <w:rsid w:val="00EB19D1"/>
    <w:rsid w:val="00EB2B8D"/>
    <w:rsid w:val="00EB386F"/>
    <w:rsid w:val="00EB42BF"/>
    <w:rsid w:val="00EB607A"/>
    <w:rsid w:val="00EB6A58"/>
    <w:rsid w:val="00EB71C5"/>
    <w:rsid w:val="00EB7DE2"/>
    <w:rsid w:val="00EC33DE"/>
    <w:rsid w:val="00EC37F4"/>
    <w:rsid w:val="00EC3CF5"/>
    <w:rsid w:val="00EC6303"/>
    <w:rsid w:val="00EC6D39"/>
    <w:rsid w:val="00EC7819"/>
    <w:rsid w:val="00ED09EA"/>
    <w:rsid w:val="00ED0EBB"/>
    <w:rsid w:val="00ED2AEB"/>
    <w:rsid w:val="00ED7B73"/>
    <w:rsid w:val="00EE19D8"/>
    <w:rsid w:val="00EE1F18"/>
    <w:rsid w:val="00EE2A79"/>
    <w:rsid w:val="00EE33F4"/>
    <w:rsid w:val="00EE35D0"/>
    <w:rsid w:val="00EE5276"/>
    <w:rsid w:val="00EE660D"/>
    <w:rsid w:val="00EE6EA4"/>
    <w:rsid w:val="00EE7347"/>
    <w:rsid w:val="00EE77ED"/>
    <w:rsid w:val="00EF00B4"/>
    <w:rsid w:val="00EF1254"/>
    <w:rsid w:val="00EF13C4"/>
    <w:rsid w:val="00EF630C"/>
    <w:rsid w:val="00EF6476"/>
    <w:rsid w:val="00EF6ACA"/>
    <w:rsid w:val="00EF7497"/>
    <w:rsid w:val="00EF7EB3"/>
    <w:rsid w:val="00F00493"/>
    <w:rsid w:val="00F0066E"/>
    <w:rsid w:val="00F0087C"/>
    <w:rsid w:val="00F00B7C"/>
    <w:rsid w:val="00F0164F"/>
    <w:rsid w:val="00F02E53"/>
    <w:rsid w:val="00F03C64"/>
    <w:rsid w:val="00F041E2"/>
    <w:rsid w:val="00F0495F"/>
    <w:rsid w:val="00F0756C"/>
    <w:rsid w:val="00F07F68"/>
    <w:rsid w:val="00F1179B"/>
    <w:rsid w:val="00F1255E"/>
    <w:rsid w:val="00F12851"/>
    <w:rsid w:val="00F13AB0"/>
    <w:rsid w:val="00F14813"/>
    <w:rsid w:val="00F15361"/>
    <w:rsid w:val="00F15E89"/>
    <w:rsid w:val="00F203BD"/>
    <w:rsid w:val="00F20699"/>
    <w:rsid w:val="00F22718"/>
    <w:rsid w:val="00F230AF"/>
    <w:rsid w:val="00F23130"/>
    <w:rsid w:val="00F235A1"/>
    <w:rsid w:val="00F23B4A"/>
    <w:rsid w:val="00F24C76"/>
    <w:rsid w:val="00F25D56"/>
    <w:rsid w:val="00F27BDA"/>
    <w:rsid w:val="00F31DA2"/>
    <w:rsid w:val="00F31F3E"/>
    <w:rsid w:val="00F330A0"/>
    <w:rsid w:val="00F34E9D"/>
    <w:rsid w:val="00F35181"/>
    <w:rsid w:val="00F35BA2"/>
    <w:rsid w:val="00F36AB6"/>
    <w:rsid w:val="00F37D46"/>
    <w:rsid w:val="00F405AB"/>
    <w:rsid w:val="00F40DE9"/>
    <w:rsid w:val="00F42668"/>
    <w:rsid w:val="00F43165"/>
    <w:rsid w:val="00F433FC"/>
    <w:rsid w:val="00F4463F"/>
    <w:rsid w:val="00F45CAA"/>
    <w:rsid w:val="00F47975"/>
    <w:rsid w:val="00F512AC"/>
    <w:rsid w:val="00F52219"/>
    <w:rsid w:val="00F5361C"/>
    <w:rsid w:val="00F53F9A"/>
    <w:rsid w:val="00F54F7A"/>
    <w:rsid w:val="00F5614E"/>
    <w:rsid w:val="00F564A5"/>
    <w:rsid w:val="00F56523"/>
    <w:rsid w:val="00F57D7A"/>
    <w:rsid w:val="00F60828"/>
    <w:rsid w:val="00F60E55"/>
    <w:rsid w:val="00F6281E"/>
    <w:rsid w:val="00F6376C"/>
    <w:rsid w:val="00F6468E"/>
    <w:rsid w:val="00F6637F"/>
    <w:rsid w:val="00F66E2D"/>
    <w:rsid w:val="00F6781E"/>
    <w:rsid w:val="00F725F3"/>
    <w:rsid w:val="00F739C8"/>
    <w:rsid w:val="00F74FE8"/>
    <w:rsid w:val="00F7587F"/>
    <w:rsid w:val="00F76642"/>
    <w:rsid w:val="00F7772B"/>
    <w:rsid w:val="00F809DB"/>
    <w:rsid w:val="00F81046"/>
    <w:rsid w:val="00F818DB"/>
    <w:rsid w:val="00F82115"/>
    <w:rsid w:val="00F821B1"/>
    <w:rsid w:val="00F82310"/>
    <w:rsid w:val="00F840AC"/>
    <w:rsid w:val="00F840C6"/>
    <w:rsid w:val="00F844C5"/>
    <w:rsid w:val="00F85124"/>
    <w:rsid w:val="00F877F8"/>
    <w:rsid w:val="00F9046F"/>
    <w:rsid w:val="00F90728"/>
    <w:rsid w:val="00F907C7"/>
    <w:rsid w:val="00F91E51"/>
    <w:rsid w:val="00F92216"/>
    <w:rsid w:val="00F92A69"/>
    <w:rsid w:val="00F92CC3"/>
    <w:rsid w:val="00F95FA6"/>
    <w:rsid w:val="00F97401"/>
    <w:rsid w:val="00F97581"/>
    <w:rsid w:val="00F97A50"/>
    <w:rsid w:val="00FA120B"/>
    <w:rsid w:val="00FA1346"/>
    <w:rsid w:val="00FA1CBA"/>
    <w:rsid w:val="00FA2927"/>
    <w:rsid w:val="00FA2F41"/>
    <w:rsid w:val="00FA3C27"/>
    <w:rsid w:val="00FA4801"/>
    <w:rsid w:val="00FA4A52"/>
    <w:rsid w:val="00FA56E6"/>
    <w:rsid w:val="00FA6955"/>
    <w:rsid w:val="00FA7B6F"/>
    <w:rsid w:val="00FB0DE8"/>
    <w:rsid w:val="00FB13CE"/>
    <w:rsid w:val="00FB2562"/>
    <w:rsid w:val="00FB2FA7"/>
    <w:rsid w:val="00FB3189"/>
    <w:rsid w:val="00FB3217"/>
    <w:rsid w:val="00FB438C"/>
    <w:rsid w:val="00FB4BFD"/>
    <w:rsid w:val="00FB54E0"/>
    <w:rsid w:val="00FB61F5"/>
    <w:rsid w:val="00FB7B4D"/>
    <w:rsid w:val="00FC0300"/>
    <w:rsid w:val="00FC25BE"/>
    <w:rsid w:val="00FC2A0E"/>
    <w:rsid w:val="00FC3409"/>
    <w:rsid w:val="00FC55A7"/>
    <w:rsid w:val="00FC61DD"/>
    <w:rsid w:val="00FC62F2"/>
    <w:rsid w:val="00FD0203"/>
    <w:rsid w:val="00FD0D34"/>
    <w:rsid w:val="00FD1218"/>
    <w:rsid w:val="00FD2B2F"/>
    <w:rsid w:val="00FD3283"/>
    <w:rsid w:val="00FD3686"/>
    <w:rsid w:val="00FD380D"/>
    <w:rsid w:val="00FD3F8A"/>
    <w:rsid w:val="00FD7A8A"/>
    <w:rsid w:val="00FE07CF"/>
    <w:rsid w:val="00FE153B"/>
    <w:rsid w:val="00FE241B"/>
    <w:rsid w:val="00FE3982"/>
    <w:rsid w:val="00FE553C"/>
    <w:rsid w:val="00FE5D91"/>
    <w:rsid w:val="00FE6A33"/>
    <w:rsid w:val="00FF26E0"/>
    <w:rsid w:val="00FF54F2"/>
    <w:rsid w:val="00FF5C25"/>
    <w:rsid w:val="00FF6C82"/>
    <w:rsid w:val="00FF73DA"/>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0"/>
    <o:shapelayout v:ext="edit">
      <o:idmap v:ext="edit" data="1"/>
    </o:shapelayout>
  </w:shapeDefaults>
  <w:decimalSymbol w:val="."/>
  <w:listSeparator w:val=","/>
  <w14:docId w14:val="1F9B92C8"/>
  <w15:docId w15:val="{8A2A9782-5EF4-450A-8E65-8F9EE48DB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D31"/>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981928252">
      <w:bodyDiv w:val="1"/>
      <w:marLeft w:val="0"/>
      <w:marRight w:val="0"/>
      <w:marTop w:val="0"/>
      <w:marBottom w:val="0"/>
      <w:divBdr>
        <w:top w:val="none" w:sz="0" w:space="0" w:color="auto"/>
        <w:left w:val="none" w:sz="0" w:space="0" w:color="auto"/>
        <w:bottom w:val="none" w:sz="0" w:space="0" w:color="auto"/>
        <w:right w:val="none" w:sz="0" w:space="0" w:color="auto"/>
      </w:divBdr>
    </w:div>
    <w:div w:id="1068648905">
      <w:bodyDiv w:val="1"/>
      <w:marLeft w:val="0"/>
      <w:marRight w:val="0"/>
      <w:marTop w:val="0"/>
      <w:marBottom w:val="0"/>
      <w:divBdr>
        <w:top w:val="none" w:sz="0" w:space="0" w:color="auto"/>
        <w:left w:val="none" w:sz="0" w:space="0" w:color="auto"/>
        <w:bottom w:val="none" w:sz="0" w:space="0" w:color="auto"/>
        <w:right w:val="none" w:sz="0" w:space="0" w:color="auto"/>
      </w:divBdr>
    </w:div>
    <w:div w:id="20654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633252-A871-4050-B29D-F8A97D22B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13009</Words>
  <Characters>74152</Characters>
  <Application>Microsoft Office Word</Application>
  <DocSecurity>4</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jmiller20160114</dc:creator>
  <cp:lastModifiedBy>Smith, Alexis@Energy</cp:lastModifiedBy>
  <cp:revision>2</cp:revision>
  <cp:lastPrinted>2017-12-12T21:58:00Z</cp:lastPrinted>
  <dcterms:created xsi:type="dcterms:W3CDTF">2018-05-15T21:08:00Z</dcterms:created>
  <dcterms:modified xsi:type="dcterms:W3CDTF">2018-05-15T21:08:00Z</dcterms:modified>
</cp:coreProperties>
</file>