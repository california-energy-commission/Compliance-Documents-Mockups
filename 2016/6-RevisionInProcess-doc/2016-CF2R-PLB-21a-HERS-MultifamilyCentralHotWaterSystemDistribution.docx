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434BBF" w:rsidRPr="0082211E" w14:paraId="6867B378" w14:textId="77777777" w:rsidTr="006F4AD0">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6867B376" w14:textId="77777777" w:rsidR="00434BBF" w:rsidRDefault="00434BBF" w:rsidP="00B66D27">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1B0A17">
              <w:rPr>
                <w:rFonts w:asciiTheme="minorHAnsi" w:hAnsiTheme="minorHAnsi" w:cs="Arial"/>
                <w:b/>
                <w:sz w:val="20"/>
                <w:szCs w:val="20"/>
              </w:rPr>
              <w:t xml:space="preserve">A. Design </w:t>
            </w:r>
            <w:r>
              <w:rPr>
                <w:rFonts w:asciiTheme="minorHAnsi" w:hAnsiTheme="minorHAnsi" w:cs="Arial"/>
                <w:b/>
                <w:sz w:val="20"/>
                <w:szCs w:val="20"/>
              </w:rPr>
              <w:t xml:space="preserve">HERS Verified </w:t>
            </w:r>
            <w:r w:rsidRPr="001B0A17">
              <w:rPr>
                <w:rFonts w:asciiTheme="minorHAnsi" w:hAnsiTheme="minorHAnsi" w:cs="Arial"/>
                <w:b/>
                <w:sz w:val="20"/>
                <w:szCs w:val="20"/>
              </w:rPr>
              <w:t xml:space="preserve">Central Water Heating Systems Information </w:t>
            </w:r>
          </w:p>
          <w:p w14:paraId="6867B377" w14:textId="77777777" w:rsidR="00434BBF" w:rsidRPr="0082211E" w:rsidRDefault="00932091" w:rsidP="00B66D27">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434BBF" w:rsidRPr="0082211E" w14:paraId="6867B387"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7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6867B37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6867B37B"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6867B37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6867B37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6867B37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6867B37F"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6867B38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6867B38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6867B38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6867B38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6867B38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center"/>
          </w:tcPr>
          <w:p w14:paraId="6867B38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center"/>
          </w:tcPr>
          <w:p w14:paraId="6867B386" w14:textId="77777777" w:rsidR="00434BBF"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434BBF" w:rsidRPr="0082211E" w14:paraId="6867B39B"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867B38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867B38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867B38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867B38B" w14:textId="39D8895C" w:rsidR="00434BBF" w:rsidRPr="0082211E" w:rsidRDefault="00434BBF" w:rsidP="00CF748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CF748A">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867B38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6867B38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6867B38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867B38F"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867B39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867B39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867B39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867B39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6CA9C3E1" w14:textId="77777777" w:rsidR="00CF748A"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6867B394" w14:textId="47CC8CFE"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867B39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Insul. </w:t>
            </w:r>
          </w:p>
          <w:p w14:paraId="6867B39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6867B39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6867B39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6867B39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6867B39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434BBF" w:rsidRPr="0082211E" w14:paraId="6867B3AA"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9C"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39D"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39E"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39F"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A0"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A1"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3A2"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3A3"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3A4"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3A5"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A6"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3A7"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3A8"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contextualSpacing/>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3A9"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contextualSpacing/>
              <w:jc w:val="center"/>
              <w:rPr>
                <w:rFonts w:eastAsia="Times New Roman"/>
                <w:sz w:val="18"/>
                <w:szCs w:val="18"/>
              </w:rPr>
            </w:pPr>
          </w:p>
        </w:tc>
      </w:tr>
      <w:tr w:rsidR="00434BBF" w:rsidRPr="0082211E" w14:paraId="6867B3B9"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AB"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3AC"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3AD"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3AE"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AF"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B0"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3B1"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3B2"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3B3"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3B4"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B5"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3B6"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3B7"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3B8" w14:textId="77777777" w:rsidR="00434BBF" w:rsidRPr="0079399B"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3BA" w14:textId="77777777" w:rsidR="00140960" w:rsidRDefault="00140960" w:rsidP="0079399B">
      <w:pPr>
        <w:suppressAutoHyphens/>
        <w:spacing w:after="0" w:line="240" w:lineRule="auto"/>
        <w:ind w:left="446"/>
        <w:rPr>
          <w:rFonts w:asciiTheme="minorHAnsi" w:hAnsi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434BBF" w:rsidRPr="0082211E" w14:paraId="6867B3BC" w14:textId="77777777" w:rsidTr="006F4AD0">
        <w:trPr>
          <w:cantSplit/>
          <w:trHeight w:val="144"/>
        </w:trPr>
        <w:tc>
          <w:tcPr>
            <w:tcW w:w="14598" w:type="dxa"/>
            <w:gridSpan w:val="14"/>
            <w:tcBorders>
              <w:top w:val="single" w:sz="4" w:space="0" w:color="auto"/>
              <w:left w:val="single" w:sz="4" w:space="0" w:color="auto"/>
              <w:bottom w:val="single" w:sz="4" w:space="0" w:color="auto"/>
              <w:right w:val="single" w:sz="4" w:space="0" w:color="auto"/>
            </w:tcBorders>
          </w:tcPr>
          <w:p w14:paraId="6867B3BB" w14:textId="77777777" w:rsidR="00434BBF" w:rsidRDefault="00434BBF" w:rsidP="00B66D27">
            <w:pPr>
              <w:keepNext/>
              <w:tabs>
                <w:tab w:val="left" w:pos="2160"/>
                <w:tab w:val="left" w:pos="2700"/>
                <w:tab w:val="left" w:pos="3420"/>
                <w:tab w:val="left" w:pos="3780"/>
                <w:tab w:val="left" w:pos="5760"/>
                <w:tab w:val="left" w:pos="7212"/>
              </w:tabs>
              <w:spacing w:after="0" w:line="240" w:lineRule="auto"/>
              <w:rPr>
                <w:b/>
              </w:rPr>
            </w:pPr>
            <w:r w:rsidRPr="001B0A17">
              <w:rPr>
                <w:rFonts w:asciiTheme="minorHAnsi" w:hAnsiTheme="minorHAnsi" w:cs="Arial"/>
                <w:b/>
                <w:sz w:val="20"/>
                <w:szCs w:val="20"/>
              </w:rPr>
              <w:t xml:space="preserve">B. Installed </w:t>
            </w:r>
            <w:r>
              <w:rPr>
                <w:rFonts w:asciiTheme="minorHAnsi" w:hAnsiTheme="minorHAnsi" w:cs="Arial"/>
                <w:b/>
                <w:sz w:val="20"/>
                <w:szCs w:val="20"/>
              </w:rPr>
              <w:t xml:space="preserve">HERS Verified </w:t>
            </w:r>
            <w:r w:rsidRPr="001B0A17">
              <w:rPr>
                <w:rFonts w:asciiTheme="minorHAnsi" w:hAnsiTheme="minorHAnsi" w:cs="Arial"/>
                <w:b/>
                <w:sz w:val="20"/>
                <w:szCs w:val="20"/>
              </w:rPr>
              <w:t xml:space="preserve">Central Water Heating Systems Information </w:t>
            </w:r>
          </w:p>
        </w:tc>
      </w:tr>
      <w:tr w:rsidR="00434BBF" w:rsidRPr="0082211E" w14:paraId="6867B3CB"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B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center"/>
          </w:tcPr>
          <w:p w14:paraId="6867B3B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center"/>
          </w:tcPr>
          <w:p w14:paraId="6867B3BF"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center"/>
          </w:tcPr>
          <w:p w14:paraId="6867B3C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center"/>
          </w:tcPr>
          <w:p w14:paraId="6867B3C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center"/>
          </w:tcPr>
          <w:p w14:paraId="6867B3C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center"/>
          </w:tcPr>
          <w:p w14:paraId="6867B3C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center"/>
          </w:tcPr>
          <w:p w14:paraId="6867B3C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center"/>
          </w:tcPr>
          <w:p w14:paraId="6867B3C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center"/>
          </w:tcPr>
          <w:p w14:paraId="6867B3C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center"/>
          </w:tcPr>
          <w:p w14:paraId="6867B3C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center"/>
          </w:tcPr>
          <w:p w14:paraId="6867B3C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center"/>
          </w:tcPr>
          <w:p w14:paraId="6867B3C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center"/>
          </w:tcPr>
          <w:p w14:paraId="6867B3C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434BBF" w:rsidRPr="0082211E" w14:paraId="6867B3DF"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bottom"/>
          </w:tcPr>
          <w:p w14:paraId="6867B3C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867B3C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867B3C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867B3CF" w14:textId="431A5FCB" w:rsidR="00434BBF" w:rsidRPr="0082211E" w:rsidRDefault="00434BBF" w:rsidP="00CF748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CF748A">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867B3D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Water Heater </w:t>
            </w:r>
          </w:p>
          <w:p w14:paraId="6867B3D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Storage</w:t>
            </w:r>
          </w:p>
          <w:p w14:paraId="6867B3D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867B3D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867B3D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867B3D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867B3D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867B3D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420192ED" w14:textId="77777777" w:rsidR="00CF748A"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Standby Loss </w:t>
            </w:r>
          </w:p>
          <w:p w14:paraId="6867B3D8" w14:textId="516E690F"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867B3D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Exterior Insul. </w:t>
            </w:r>
          </w:p>
          <w:p w14:paraId="6867B3D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6867B3DB"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Central DHW System </w:t>
            </w:r>
          </w:p>
          <w:p w14:paraId="6867B3D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6867B3D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Dwelling Unit DHW System</w:t>
            </w:r>
          </w:p>
          <w:p w14:paraId="6867B3DE"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Distribution Type</w:t>
            </w:r>
          </w:p>
        </w:tc>
      </w:tr>
      <w:tr w:rsidR="00434BBF" w:rsidRPr="0082211E" w14:paraId="6867B3EE"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tcPr>
          <w:p w14:paraId="6867B3E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6867B3E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6867B3E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867B3E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867B3E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867B3E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867B3E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867B3E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867B3E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867B3E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867B3E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6867B3EB"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6867B3E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6867B3ED"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434BBF" w:rsidRPr="0082211E" w14:paraId="6867B3FD" w14:textId="77777777" w:rsidTr="006F4AD0">
        <w:trPr>
          <w:cantSplit/>
          <w:trHeight w:val="144"/>
        </w:trPr>
        <w:tc>
          <w:tcPr>
            <w:tcW w:w="1457" w:type="dxa"/>
            <w:tcBorders>
              <w:top w:val="single" w:sz="4" w:space="0" w:color="auto"/>
              <w:left w:val="single" w:sz="4" w:space="0" w:color="auto"/>
              <w:bottom w:val="single" w:sz="4" w:space="0" w:color="auto"/>
              <w:right w:val="single" w:sz="4" w:space="0" w:color="auto"/>
            </w:tcBorders>
            <w:vAlign w:val="center"/>
          </w:tcPr>
          <w:p w14:paraId="6867B3EF"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3F0"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3F1"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3F2"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F3"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F4"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3F5"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3F6"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3F7"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3F8"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3F9"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3FA"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3FB"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3FC" w14:textId="77777777" w:rsidR="00434BBF" w:rsidRPr="0082211E"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3FE" w14:textId="77777777" w:rsidR="007A7B36" w:rsidRDefault="007A7B36" w:rsidP="0079399B">
      <w:pPr>
        <w:suppressAutoHyphens/>
        <w:spacing w:after="0" w:line="240" w:lineRule="auto"/>
        <w:ind w:left="446"/>
        <w:rPr>
          <w:rFonts w:asciiTheme="minorHAnsi" w:hAnsiTheme="minorHAnsi"/>
          <w:b/>
          <w:sz w:val="20"/>
          <w:szCs w:val="20"/>
        </w:rPr>
      </w:pPr>
    </w:p>
    <w:tbl>
      <w:tblPr>
        <w:tblW w:w="2654"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2430"/>
        <w:gridCol w:w="3780"/>
      </w:tblGrid>
      <w:tr w:rsidR="00434BBF" w:rsidRPr="00C711C6" w14:paraId="6867B400" w14:textId="77777777" w:rsidTr="006F4AD0">
        <w:trPr>
          <w:trHeight w:val="144"/>
        </w:trPr>
        <w:tc>
          <w:tcPr>
            <w:tcW w:w="7758" w:type="dxa"/>
            <w:gridSpan w:val="3"/>
            <w:tcBorders>
              <w:top w:val="single" w:sz="4" w:space="0" w:color="auto"/>
              <w:bottom w:val="single" w:sz="4" w:space="0" w:color="auto"/>
            </w:tcBorders>
            <w:vAlign w:val="center"/>
          </w:tcPr>
          <w:p w14:paraId="6867B3FF"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tc>
      </w:tr>
      <w:tr w:rsidR="00434BBF" w:rsidRPr="00C711C6" w14:paraId="6867B404" w14:textId="77777777" w:rsidTr="006F4AD0">
        <w:trPr>
          <w:trHeight w:val="144"/>
        </w:trPr>
        <w:tc>
          <w:tcPr>
            <w:tcW w:w="1548" w:type="dxa"/>
            <w:tcBorders>
              <w:top w:val="single" w:sz="4" w:space="0" w:color="auto"/>
              <w:bottom w:val="single" w:sz="4" w:space="0" w:color="auto"/>
              <w:right w:val="single" w:sz="4" w:space="0" w:color="auto"/>
            </w:tcBorders>
            <w:vAlign w:val="center"/>
          </w:tcPr>
          <w:p w14:paraId="6867B401"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2430" w:type="dxa"/>
            <w:tcBorders>
              <w:top w:val="single" w:sz="4" w:space="0" w:color="auto"/>
              <w:left w:val="single" w:sz="4" w:space="0" w:color="auto"/>
              <w:bottom w:val="single" w:sz="4" w:space="0" w:color="auto"/>
              <w:right w:val="single" w:sz="4" w:space="0" w:color="auto"/>
            </w:tcBorders>
            <w:vAlign w:val="center"/>
          </w:tcPr>
          <w:p w14:paraId="6867B402"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02</w:t>
            </w:r>
          </w:p>
        </w:tc>
        <w:tc>
          <w:tcPr>
            <w:tcW w:w="3780" w:type="dxa"/>
            <w:tcBorders>
              <w:top w:val="single" w:sz="4" w:space="0" w:color="auto"/>
              <w:left w:val="single" w:sz="4" w:space="0" w:color="auto"/>
              <w:bottom w:val="single" w:sz="4" w:space="0" w:color="auto"/>
            </w:tcBorders>
            <w:vAlign w:val="center"/>
          </w:tcPr>
          <w:p w14:paraId="6867B403"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434BBF" w:rsidRPr="00C711C6" w14:paraId="6867B408" w14:textId="77777777" w:rsidTr="006F4AD0">
        <w:trPr>
          <w:trHeight w:val="144"/>
        </w:trPr>
        <w:tc>
          <w:tcPr>
            <w:tcW w:w="1548" w:type="dxa"/>
            <w:tcBorders>
              <w:top w:val="single" w:sz="4" w:space="0" w:color="auto"/>
              <w:bottom w:val="single" w:sz="4" w:space="0" w:color="auto"/>
              <w:right w:val="single" w:sz="4" w:space="0" w:color="auto"/>
            </w:tcBorders>
            <w:vAlign w:val="bottom"/>
          </w:tcPr>
          <w:p w14:paraId="6867B405"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82211E">
              <w:rPr>
                <w:rFonts w:eastAsia="Times New Roman"/>
                <w:sz w:val="16"/>
                <w:szCs w:val="18"/>
              </w:rPr>
              <w:t>Water Heating System ID or Name</w:t>
            </w:r>
          </w:p>
        </w:tc>
        <w:tc>
          <w:tcPr>
            <w:tcW w:w="2430" w:type="dxa"/>
            <w:tcBorders>
              <w:top w:val="single" w:sz="4" w:space="0" w:color="auto"/>
              <w:left w:val="single" w:sz="4" w:space="0" w:color="auto"/>
              <w:bottom w:val="single" w:sz="4" w:space="0" w:color="auto"/>
              <w:right w:val="single" w:sz="4" w:space="0" w:color="auto"/>
            </w:tcBorders>
            <w:vAlign w:val="bottom"/>
          </w:tcPr>
          <w:p w14:paraId="6867B406"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Manufacturer</w:t>
            </w:r>
          </w:p>
        </w:tc>
        <w:tc>
          <w:tcPr>
            <w:tcW w:w="3780" w:type="dxa"/>
            <w:tcBorders>
              <w:top w:val="single" w:sz="4" w:space="0" w:color="auto"/>
              <w:left w:val="single" w:sz="4" w:space="0" w:color="auto"/>
              <w:bottom w:val="single" w:sz="4" w:space="0" w:color="auto"/>
            </w:tcBorders>
            <w:vAlign w:val="bottom"/>
          </w:tcPr>
          <w:p w14:paraId="6867B407"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Model Number</w:t>
            </w:r>
          </w:p>
        </w:tc>
      </w:tr>
      <w:tr w:rsidR="00434BBF" w:rsidRPr="00C711C6" w14:paraId="6867B40C" w14:textId="77777777" w:rsidTr="006F4AD0">
        <w:trPr>
          <w:trHeight w:val="144"/>
        </w:trPr>
        <w:tc>
          <w:tcPr>
            <w:tcW w:w="1548" w:type="dxa"/>
            <w:tcBorders>
              <w:top w:val="single" w:sz="4" w:space="0" w:color="auto"/>
              <w:bottom w:val="single" w:sz="4" w:space="0" w:color="auto"/>
              <w:right w:val="single" w:sz="4" w:space="0" w:color="auto"/>
            </w:tcBorders>
            <w:vAlign w:val="bottom"/>
          </w:tcPr>
          <w:p w14:paraId="6867B409"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6867B40A"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shd w:val="clear" w:color="auto" w:fill="FFFFFF" w:themeFill="background1"/>
          </w:tcPr>
          <w:p w14:paraId="6867B40B"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434BBF" w:rsidRPr="00C711C6" w14:paraId="6867B410" w14:textId="77777777" w:rsidTr="006F4AD0">
        <w:trPr>
          <w:trHeight w:val="144"/>
        </w:trPr>
        <w:tc>
          <w:tcPr>
            <w:tcW w:w="1548" w:type="dxa"/>
            <w:tcBorders>
              <w:top w:val="single" w:sz="4" w:space="0" w:color="auto"/>
              <w:bottom w:val="single" w:sz="4" w:space="0" w:color="auto"/>
              <w:right w:val="single" w:sz="4" w:space="0" w:color="auto"/>
            </w:tcBorders>
            <w:vAlign w:val="bottom"/>
          </w:tcPr>
          <w:p w14:paraId="6867B40D"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tcBorders>
              <w:top w:val="single" w:sz="4" w:space="0" w:color="auto"/>
              <w:left w:val="single" w:sz="4" w:space="0" w:color="auto"/>
              <w:bottom w:val="single" w:sz="4" w:space="0" w:color="auto"/>
              <w:right w:val="single" w:sz="4" w:space="0" w:color="auto"/>
            </w:tcBorders>
            <w:vAlign w:val="bottom"/>
          </w:tcPr>
          <w:p w14:paraId="6867B40E"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Borders>
              <w:top w:val="single" w:sz="4" w:space="0" w:color="auto"/>
              <w:left w:val="single" w:sz="4" w:space="0" w:color="auto"/>
              <w:bottom w:val="single" w:sz="4" w:space="0" w:color="auto"/>
            </w:tcBorders>
          </w:tcPr>
          <w:p w14:paraId="6867B40F" w14:textId="77777777" w:rsidR="00434BBF" w:rsidRPr="00C711C6" w:rsidRDefault="00434BBF" w:rsidP="00B66D27">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412" w14:textId="77777777" w:rsidR="00E92ECC" w:rsidRDefault="00E92ECC">
      <w:pPr>
        <w:spacing w:after="0" w:line="240" w:lineRule="auto"/>
        <w:rPr>
          <w:rFonts w:asciiTheme="minorHAnsi" w:hAnsiTheme="minorHAnsi"/>
          <w:b/>
          <w:sz w:val="20"/>
          <w:szCs w:val="20"/>
        </w:rPr>
      </w:pPr>
      <w:r>
        <w:rPr>
          <w:rFonts w:asciiTheme="minorHAnsi" w:hAnsiTheme="minorHAnsi"/>
          <w:b/>
          <w:sz w:val="20"/>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434BBF" w:rsidRPr="002332EE" w14:paraId="6867B414" w14:textId="77777777" w:rsidTr="0079399B">
        <w:trPr>
          <w:trHeight w:val="144"/>
        </w:trPr>
        <w:tc>
          <w:tcPr>
            <w:tcW w:w="14616" w:type="dxa"/>
            <w:gridSpan w:val="2"/>
          </w:tcPr>
          <w:p w14:paraId="6867B413" w14:textId="33B90D38" w:rsidR="00434BBF" w:rsidRDefault="00434BBF" w:rsidP="00EF1F6B">
            <w:pPr>
              <w:suppressAutoHyphens/>
              <w:spacing w:after="0" w:line="240" w:lineRule="auto"/>
              <w:rPr>
                <w:rFonts w:asciiTheme="minorHAnsi" w:hAnsiTheme="minorHAnsi" w:cs="Arial"/>
                <w:sz w:val="20"/>
                <w:szCs w:val="20"/>
              </w:rPr>
            </w:pPr>
            <w:r>
              <w:rPr>
                <w:rFonts w:asciiTheme="minorHAnsi" w:hAnsiTheme="minorHAnsi" w:cs="Arial"/>
                <w:b/>
                <w:sz w:val="20"/>
                <w:szCs w:val="20"/>
              </w:rPr>
              <w:lastRenderedPageBreak/>
              <w:t xml:space="preserve">D. </w:t>
            </w:r>
            <w:r w:rsidR="006A61F3">
              <w:rPr>
                <w:rFonts w:asciiTheme="minorHAnsi" w:hAnsiTheme="minorHAnsi"/>
                <w:b/>
                <w:sz w:val="20"/>
                <w:szCs w:val="20"/>
              </w:rPr>
              <w:t>HERS Verification Requirements for all Central Domestic Hot Water Systems</w:t>
            </w:r>
          </w:p>
        </w:tc>
      </w:tr>
      <w:tr w:rsidR="00434BBF" w:rsidRPr="00337A1D" w14:paraId="6867B417" w14:textId="77777777" w:rsidTr="008911C8">
        <w:trPr>
          <w:trHeight w:val="144"/>
        </w:trPr>
        <w:tc>
          <w:tcPr>
            <w:tcW w:w="720" w:type="dxa"/>
            <w:vAlign w:val="center"/>
          </w:tcPr>
          <w:p w14:paraId="6867B415"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01</w:t>
            </w:r>
          </w:p>
        </w:tc>
        <w:tc>
          <w:tcPr>
            <w:tcW w:w="13896" w:type="dxa"/>
            <w:vAlign w:val="center"/>
          </w:tcPr>
          <w:p w14:paraId="6867B416" w14:textId="77777777" w:rsidR="00434BBF" w:rsidRDefault="00434BBF" w:rsidP="0079399B">
            <w:pPr>
              <w:keepNext/>
              <w:autoSpaceDE w:val="0"/>
              <w:autoSpaceDN w:val="0"/>
              <w:adjustRightInd w:val="0"/>
              <w:spacing w:after="0" w:line="240" w:lineRule="auto"/>
              <w:rPr>
                <w:rFonts w:asciiTheme="minorHAnsi" w:hAnsiTheme="minorHAnsi" w:cs="Arial"/>
                <w:sz w:val="20"/>
                <w:szCs w:val="20"/>
              </w:rPr>
            </w:pPr>
            <w:r w:rsidRPr="00337A1D">
              <w:rPr>
                <w:rFonts w:asciiTheme="minorHAnsi" w:hAnsiTheme="minorHAnsi" w:cs="TimesNewRomanPS-BoldMT"/>
                <w:bCs/>
                <w:sz w:val="20"/>
                <w:szCs w:val="20"/>
              </w:rPr>
              <w:t xml:space="preserve">On systems that have a total capacity greater than 167,000 Btu/hr, outlets that require higher than service water temperatures as listed in the ASHRAE Handbook </w:t>
            </w:r>
            <w:r w:rsidRPr="00337A1D">
              <w:rPr>
                <w:rFonts w:asciiTheme="minorHAnsi" w:hAnsiTheme="minorHAnsi"/>
                <w:sz w:val="20"/>
                <w:szCs w:val="20"/>
              </w:rPr>
              <w:t>have separate remote heaters, heat exchangers, or boosters to supply the outlet with the higher temperature</w:t>
            </w:r>
            <w:r w:rsidRPr="00337A1D">
              <w:rPr>
                <w:rFonts w:asciiTheme="minorHAnsi" w:hAnsiTheme="minorHAnsi" w:cs="TimesNewRomanPS-BoldMT"/>
                <w:bCs/>
                <w:sz w:val="20"/>
                <w:szCs w:val="20"/>
              </w:rPr>
              <w:t>.  (Section 110.3 (c)1)</w:t>
            </w:r>
          </w:p>
        </w:tc>
      </w:tr>
      <w:tr w:rsidR="00434BBF" w:rsidRPr="00337A1D" w14:paraId="6867B41A" w14:textId="77777777" w:rsidTr="008911C8">
        <w:trPr>
          <w:trHeight w:val="144"/>
        </w:trPr>
        <w:tc>
          <w:tcPr>
            <w:tcW w:w="720" w:type="dxa"/>
            <w:vAlign w:val="center"/>
          </w:tcPr>
          <w:p w14:paraId="6867B418"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02</w:t>
            </w:r>
          </w:p>
        </w:tc>
        <w:tc>
          <w:tcPr>
            <w:tcW w:w="13896" w:type="dxa"/>
            <w:vAlign w:val="center"/>
          </w:tcPr>
          <w:p w14:paraId="6867B419" w14:textId="77777777" w:rsidR="00434BBF" w:rsidRDefault="00434BBF" w:rsidP="0079399B">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MT"/>
                <w:sz w:val="20"/>
                <w:szCs w:val="20"/>
              </w:rPr>
              <w:t>S</w:t>
            </w:r>
            <w:r w:rsidRPr="00337A1D">
              <w:rPr>
                <w:rFonts w:asciiTheme="minorHAnsi" w:hAnsiTheme="minorHAnsi" w:cs="TimesNewRomanPSMT"/>
                <w:sz w:val="20"/>
                <w:szCs w:val="20"/>
              </w:rPr>
              <w:t>ystems with circulating pumps or with electrical heat trace systems shall be capable of automatically turning off the system.  (Section 110.3(c)2).</w:t>
            </w:r>
          </w:p>
        </w:tc>
      </w:tr>
      <w:tr w:rsidR="00434BBF" w:rsidRPr="00337A1D" w:rsidDel="00E41D1D" w14:paraId="6867B41D" w14:textId="77777777" w:rsidTr="008911C8">
        <w:trPr>
          <w:trHeight w:val="144"/>
        </w:trPr>
        <w:tc>
          <w:tcPr>
            <w:tcW w:w="720" w:type="dxa"/>
            <w:vAlign w:val="center"/>
          </w:tcPr>
          <w:p w14:paraId="6867B41B"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03</w:t>
            </w:r>
          </w:p>
        </w:tc>
        <w:tc>
          <w:tcPr>
            <w:tcW w:w="13896" w:type="dxa"/>
            <w:vAlign w:val="center"/>
          </w:tcPr>
          <w:p w14:paraId="6867B41C" w14:textId="707222D5" w:rsidR="00434BBF" w:rsidRDefault="00434BBF" w:rsidP="006F4AD0">
            <w:pPr>
              <w:keepNext/>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For public lavatories, the control system shall limit the outlet temperature to 110</w:t>
            </w:r>
            <w:r w:rsidR="006F4AD0">
              <w:rPr>
                <w:sz w:val="20"/>
                <w:szCs w:val="20"/>
              </w:rPr>
              <w:t>°</w:t>
            </w:r>
            <w:r>
              <w:rPr>
                <w:rFonts w:asciiTheme="minorHAnsi" w:hAnsiTheme="minorHAnsi"/>
                <w:sz w:val="20"/>
                <w:szCs w:val="20"/>
              </w:rPr>
              <w:t>F</w:t>
            </w:r>
            <w:r w:rsidRPr="00B36001">
              <w:rPr>
                <w:rFonts w:asciiTheme="minorHAnsi" w:hAnsiTheme="minorHAnsi" w:cs="TimesNewRomanPS-BoldMT"/>
                <w:bCs/>
                <w:sz w:val="20"/>
                <w:szCs w:val="20"/>
              </w:rPr>
              <w:t>. (Section 110.3(c)3).</w:t>
            </w:r>
          </w:p>
        </w:tc>
      </w:tr>
      <w:tr w:rsidR="00434BBF" w:rsidRPr="00337A1D" w14:paraId="6867B420" w14:textId="77777777" w:rsidTr="008911C8">
        <w:trPr>
          <w:trHeight w:val="288"/>
        </w:trPr>
        <w:tc>
          <w:tcPr>
            <w:tcW w:w="720" w:type="dxa"/>
            <w:vAlign w:val="center"/>
          </w:tcPr>
          <w:p w14:paraId="6867B41E"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04</w:t>
            </w:r>
          </w:p>
        </w:tc>
        <w:tc>
          <w:tcPr>
            <w:tcW w:w="13896" w:type="dxa"/>
            <w:vAlign w:val="center"/>
          </w:tcPr>
          <w:p w14:paraId="6867B41F" w14:textId="4CC90679" w:rsidR="00434BBF" w:rsidRDefault="00434BBF" w:rsidP="006F4AD0">
            <w:pPr>
              <w:keepNext/>
              <w:spacing w:after="0" w:line="240" w:lineRule="auto"/>
              <w:rPr>
                <w:rFonts w:asciiTheme="minorHAnsi" w:hAnsiTheme="minorHAnsi" w:cs="Arial"/>
                <w:sz w:val="20"/>
                <w:szCs w:val="20"/>
              </w:rPr>
            </w:pPr>
            <w:r w:rsidRPr="00337A1D">
              <w:rPr>
                <w:rFonts w:asciiTheme="minorHAnsi" w:hAnsiTheme="minorHAnsi" w:cs="Arial"/>
                <w:sz w:val="20"/>
                <w:szCs w:val="20"/>
              </w:rPr>
              <w:t xml:space="preserve">Unfired </w:t>
            </w:r>
            <w:r>
              <w:rPr>
                <w:rFonts w:asciiTheme="minorHAnsi" w:hAnsiTheme="minorHAnsi" w:cs="Arial"/>
                <w:sz w:val="20"/>
                <w:szCs w:val="20"/>
              </w:rPr>
              <w:t>s</w:t>
            </w:r>
            <w:r w:rsidRPr="00337A1D">
              <w:rPr>
                <w:rFonts w:asciiTheme="minorHAnsi" w:hAnsiTheme="minorHAnsi" w:cs="Arial"/>
                <w:sz w:val="20"/>
                <w:szCs w:val="20"/>
              </w:rPr>
              <w:t xml:space="preserve">torage </w:t>
            </w:r>
            <w:r>
              <w:rPr>
                <w:rFonts w:asciiTheme="minorHAnsi" w:hAnsiTheme="minorHAnsi" w:cs="Arial"/>
                <w:sz w:val="20"/>
                <w:szCs w:val="20"/>
              </w:rPr>
              <w:t>t</w:t>
            </w:r>
            <w:r w:rsidRPr="00337A1D">
              <w:rPr>
                <w:rFonts w:asciiTheme="minorHAnsi" w:hAnsiTheme="minorHAnsi" w:cs="Arial"/>
                <w:sz w:val="20"/>
                <w:szCs w:val="20"/>
              </w:rPr>
              <w:t>anks</w:t>
            </w:r>
            <w:r>
              <w:rPr>
                <w:rFonts w:asciiTheme="minorHAnsi" w:hAnsiTheme="minorHAnsi" w:cs="Arial"/>
                <w:sz w:val="20"/>
                <w:szCs w:val="20"/>
              </w:rPr>
              <w:t xml:space="preserve"> are </w:t>
            </w:r>
            <w:r w:rsidRPr="00337A1D">
              <w:rPr>
                <w:rFonts w:asciiTheme="minorHAnsi" w:hAnsiTheme="minorHAnsi" w:cs="Arial"/>
                <w:sz w:val="20"/>
                <w:szCs w:val="20"/>
              </w:rPr>
              <w:t>insulated with an external R-12</w:t>
            </w:r>
            <w:r w:rsidR="006F4AD0">
              <w:rPr>
                <w:rFonts w:asciiTheme="minorHAnsi" w:hAnsiTheme="minorHAnsi" w:cs="Arial"/>
                <w:sz w:val="20"/>
                <w:szCs w:val="20"/>
              </w:rPr>
              <w:t>,</w:t>
            </w:r>
            <w:r w:rsidRPr="00337A1D">
              <w:rPr>
                <w:rFonts w:asciiTheme="minorHAnsi" w:hAnsiTheme="minorHAnsi" w:cs="Arial"/>
                <w:sz w:val="20"/>
                <w:szCs w:val="20"/>
              </w:rPr>
              <w:t xml:space="preserve"> or combination of R-16 internal and external Insulation. </w:t>
            </w:r>
            <w:r>
              <w:rPr>
                <w:rFonts w:asciiTheme="minorHAnsi" w:hAnsiTheme="minorHAnsi" w:cs="TimesNewRomanPS-BoldMT"/>
                <w:bCs/>
                <w:sz w:val="20"/>
                <w:szCs w:val="20"/>
              </w:rPr>
              <w:t xml:space="preserve">Alternatively, the </w:t>
            </w:r>
            <w:r w:rsidRPr="00B36001">
              <w:rPr>
                <w:rFonts w:asciiTheme="minorHAnsi" w:hAnsiTheme="minorHAnsi" w:cs="TimesNewRomanPS-BoldMT"/>
                <w:bCs/>
                <w:sz w:val="20"/>
                <w:szCs w:val="20"/>
              </w:rPr>
              <w:t>heat loss of the tank surface based on an 80</w:t>
            </w:r>
            <w:r w:rsidR="006F4AD0">
              <w:rPr>
                <w:sz w:val="20"/>
                <w:szCs w:val="20"/>
              </w:rPr>
              <w:t>°</w:t>
            </w:r>
            <w:r>
              <w:rPr>
                <w:rFonts w:asciiTheme="minorHAnsi" w:hAnsiTheme="minorHAnsi"/>
                <w:sz w:val="20"/>
                <w:szCs w:val="20"/>
              </w:rPr>
              <w:t>F</w:t>
            </w:r>
            <w:r w:rsidRPr="00B36001">
              <w:rPr>
                <w:rFonts w:asciiTheme="minorHAnsi" w:hAnsiTheme="minorHAnsi" w:cs="TimesNewRomanPS-BoldMT"/>
                <w:bCs/>
                <w:sz w:val="20"/>
                <w:szCs w:val="20"/>
              </w:rPr>
              <w:t xml:space="preserve"> water-air temperature difference shall be less than 6.5 Btu</w:t>
            </w:r>
            <w:r w:rsidR="006F4AD0">
              <w:rPr>
                <w:rFonts w:asciiTheme="minorHAnsi" w:hAnsiTheme="minorHAnsi" w:cs="TimesNewRomanPS-BoldMT"/>
                <w:bCs/>
                <w:sz w:val="20"/>
                <w:szCs w:val="20"/>
              </w:rPr>
              <w:t>h/ft</w:t>
            </w:r>
            <w:r w:rsidR="006F4AD0">
              <w:rPr>
                <w:rFonts w:asciiTheme="minorHAnsi" w:hAnsiTheme="minorHAnsi" w:cs="TimesNewRomanPS-BoldMT"/>
                <w:bCs/>
                <w:sz w:val="20"/>
                <w:szCs w:val="20"/>
                <w:vertAlign w:val="superscript"/>
              </w:rPr>
              <w:t>2</w:t>
            </w:r>
            <w:r w:rsidRPr="00B36001">
              <w:rPr>
                <w:rFonts w:asciiTheme="minorHAnsi" w:hAnsiTheme="minorHAnsi" w:cs="TimesNewRomanPS-BoldMT"/>
                <w:bCs/>
                <w:sz w:val="20"/>
                <w:szCs w:val="20"/>
              </w:rPr>
              <w:t>.</w:t>
            </w:r>
            <w:r>
              <w:rPr>
                <w:rFonts w:asciiTheme="minorHAnsi" w:hAnsiTheme="minorHAnsi" w:cs="TimesNewRomanPS-BoldMT"/>
                <w:bCs/>
                <w:sz w:val="20"/>
                <w:szCs w:val="20"/>
              </w:rPr>
              <w:t xml:space="preserve"> </w:t>
            </w:r>
            <w:r w:rsidRPr="00337A1D">
              <w:rPr>
                <w:rFonts w:asciiTheme="minorHAnsi" w:hAnsiTheme="minorHAnsi" w:cs="TimesNewRomanPSMT"/>
                <w:sz w:val="20"/>
                <w:szCs w:val="20"/>
              </w:rPr>
              <w:t>(Section 110.3(c)4).</w:t>
            </w:r>
          </w:p>
        </w:tc>
      </w:tr>
      <w:tr w:rsidR="00434BBF" w:rsidRPr="00B36001" w14:paraId="6867B427" w14:textId="77777777" w:rsidTr="008911C8">
        <w:trPr>
          <w:trHeight w:val="288"/>
        </w:trPr>
        <w:tc>
          <w:tcPr>
            <w:tcW w:w="720" w:type="dxa"/>
            <w:vAlign w:val="center"/>
          </w:tcPr>
          <w:p w14:paraId="6867B421" w14:textId="77777777" w:rsidR="00434BBF" w:rsidRDefault="00434BBF" w:rsidP="0079399B">
            <w:pPr>
              <w:keepNext/>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vAlign w:val="center"/>
          </w:tcPr>
          <w:p w14:paraId="6867B422" w14:textId="570A3F39" w:rsidR="00434BBF" w:rsidRDefault="00434BBF" w:rsidP="0079399B">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6F4AD0">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6867B423" w14:textId="77777777" w:rsidR="00434BBF" w:rsidRDefault="00434BBF" w:rsidP="008911C8">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1inch of insulation.</w:t>
            </w:r>
          </w:p>
          <w:p w14:paraId="6867B424" w14:textId="7CCC038A" w:rsidR="00434BBF" w:rsidRDefault="00434BBF" w:rsidP="008911C8">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r w:rsidR="006F4AD0">
              <w:rPr>
                <w:rFonts w:asciiTheme="minorHAnsi" w:hAnsiTheme="minorHAnsi" w:cs="TimesNewRomanPS-BoldMT"/>
                <w:bCs/>
                <w:sz w:val="20"/>
                <w:szCs w:val="20"/>
              </w:rPr>
              <w:t>.</w:t>
            </w:r>
          </w:p>
          <w:p w14:paraId="6867B425" w14:textId="77777777" w:rsidR="00434BBF" w:rsidRDefault="00434BBF" w:rsidP="008911C8">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867B426" w14:textId="39B0B97F" w:rsidR="00434BBF" w:rsidRDefault="00434BBF" w:rsidP="008911C8">
            <w:pPr>
              <w:pStyle w:val="ListParagraph"/>
              <w:keepNext/>
              <w:numPr>
                <w:ilvl w:val="0"/>
                <w:numId w:val="12"/>
              </w:numPr>
              <w:autoSpaceDE w:val="0"/>
              <w:autoSpaceDN w:val="0"/>
              <w:adjustRightInd w:val="0"/>
              <w:spacing w:after="0" w:line="240" w:lineRule="auto"/>
              <w:ind w:left="634" w:hanging="317"/>
              <w:rPr>
                <w:rFonts w:asciiTheme="minorHAnsi" w:hAnsiTheme="minorHAnsi" w:cs="TimesNewRomanPS-BoldMT"/>
                <w:bCs/>
                <w:sz w:val="20"/>
                <w:szCs w:val="20"/>
              </w:rPr>
            </w:pPr>
            <w:r w:rsidRPr="00B36001">
              <w:rPr>
                <w:sz w:val="20"/>
                <w:szCs w:val="20"/>
              </w:rPr>
              <w:t>Insulation is not required on the cold water line when it is used as the return</w:t>
            </w:r>
            <w:r w:rsidR="006F4AD0">
              <w:rPr>
                <w:sz w:val="20"/>
                <w:szCs w:val="20"/>
              </w:rPr>
              <w:t>.</w:t>
            </w:r>
          </w:p>
        </w:tc>
      </w:tr>
      <w:tr w:rsidR="00434BBF" w:rsidRPr="00C93879" w14:paraId="6867B42A" w14:textId="77777777" w:rsidTr="008911C8">
        <w:trPr>
          <w:trHeight w:val="144"/>
        </w:trPr>
        <w:tc>
          <w:tcPr>
            <w:tcW w:w="720" w:type="dxa"/>
            <w:vAlign w:val="center"/>
          </w:tcPr>
          <w:p w14:paraId="6867B428"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sz w:val="20"/>
                <w:szCs w:val="20"/>
              </w:rPr>
              <w:t>06</w:t>
            </w:r>
          </w:p>
        </w:tc>
        <w:tc>
          <w:tcPr>
            <w:tcW w:w="13896" w:type="dxa"/>
            <w:vAlign w:val="center"/>
          </w:tcPr>
          <w:p w14:paraId="6867B429" w14:textId="3F2863CB" w:rsidR="00434BBF" w:rsidRDefault="00434BBF" w:rsidP="0079399B">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434BBF" w:rsidRPr="00C93879" w14:paraId="6867B42D" w14:textId="77777777" w:rsidTr="008911C8">
        <w:trPr>
          <w:trHeight w:val="288"/>
        </w:trPr>
        <w:tc>
          <w:tcPr>
            <w:tcW w:w="720" w:type="dxa"/>
            <w:vAlign w:val="center"/>
          </w:tcPr>
          <w:p w14:paraId="6867B42B"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sz w:val="20"/>
                <w:szCs w:val="20"/>
              </w:rPr>
              <w:t>07</w:t>
            </w:r>
          </w:p>
        </w:tc>
        <w:tc>
          <w:tcPr>
            <w:tcW w:w="13896" w:type="dxa"/>
            <w:vAlign w:val="center"/>
          </w:tcPr>
          <w:p w14:paraId="6867B42C" w14:textId="0B8946C7" w:rsidR="00434BBF" w:rsidRDefault="00434BBF" w:rsidP="006F4AD0">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w:t>
            </w:r>
            <w:r w:rsidR="006F4AD0">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including that due to sunlight, moisture, equipment maintenance, and wind. </w:t>
            </w:r>
            <w:r>
              <w:rPr>
                <w:rFonts w:asciiTheme="minorHAnsi" w:hAnsiTheme="minorHAnsi" w:cs="TimesNewRomanPS-BoldMT"/>
                <w:bCs/>
                <w:sz w:val="20"/>
                <w:szCs w:val="20"/>
              </w:rPr>
              <w:t xml:space="preserve"> (RA4.4.1)</w:t>
            </w:r>
          </w:p>
        </w:tc>
      </w:tr>
      <w:tr w:rsidR="00434BBF" w:rsidRPr="00C93879" w14:paraId="6867B430" w14:textId="77777777" w:rsidTr="008911C8">
        <w:trPr>
          <w:trHeight w:val="144"/>
        </w:trPr>
        <w:tc>
          <w:tcPr>
            <w:tcW w:w="720" w:type="dxa"/>
            <w:vAlign w:val="center"/>
          </w:tcPr>
          <w:p w14:paraId="6867B42E"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08</w:t>
            </w:r>
          </w:p>
        </w:tc>
        <w:tc>
          <w:tcPr>
            <w:tcW w:w="13896" w:type="dxa"/>
            <w:vAlign w:val="center"/>
          </w:tcPr>
          <w:p w14:paraId="6867B42F" w14:textId="77777777" w:rsidR="00434BBF" w:rsidRDefault="00434BBF" w:rsidP="0079399B">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434BBF" w:rsidRPr="00B36001" w14:paraId="6867B433" w14:textId="77777777" w:rsidTr="008911C8">
        <w:trPr>
          <w:trHeight w:val="144"/>
        </w:trPr>
        <w:tc>
          <w:tcPr>
            <w:tcW w:w="720" w:type="dxa"/>
            <w:vAlign w:val="center"/>
          </w:tcPr>
          <w:p w14:paraId="6867B431"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09</w:t>
            </w:r>
          </w:p>
        </w:tc>
        <w:tc>
          <w:tcPr>
            <w:tcW w:w="13896" w:type="dxa"/>
            <w:vAlign w:val="center"/>
          </w:tcPr>
          <w:p w14:paraId="6867B432" w14:textId="2C6D0694" w:rsidR="00434BBF" w:rsidRDefault="00434BBF" w:rsidP="0079399B">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Pr>
                <w:rFonts w:asciiTheme="minorHAnsi" w:hAnsiTheme="minorHAnsi" w:cs="TimesNewRomanPS-BoldMT"/>
                <w:bCs/>
                <w:sz w:val="20"/>
                <w:szCs w:val="20"/>
              </w:rPr>
              <w:t xml:space="preserve">, and all </w:t>
            </w:r>
            <w:r w:rsidRPr="00C93879">
              <w:rPr>
                <w:rFonts w:asciiTheme="minorHAnsi" w:hAnsiTheme="minorHAnsi" w:cs="TimesNewRomanPS-BoldMT"/>
                <w:bCs/>
                <w:sz w:val="20"/>
                <w:szCs w:val="20"/>
              </w:rPr>
              <w:t xml:space="preserve">elbows and tees </w:t>
            </w:r>
            <w:r>
              <w:rPr>
                <w:rFonts w:asciiTheme="minorHAnsi" w:hAnsiTheme="minorHAnsi" w:cs="TimesNewRomanPS-BoldMT"/>
                <w:bCs/>
                <w:sz w:val="20"/>
                <w:szCs w:val="20"/>
              </w:rPr>
              <w:t xml:space="preserve">are </w:t>
            </w:r>
            <w:r w:rsidRPr="00C93879">
              <w:rPr>
                <w:rFonts w:asciiTheme="minorHAnsi" w:hAnsiTheme="minorHAnsi" w:cs="TimesNewRomanPS-BoldMT"/>
                <w:bCs/>
                <w:sz w:val="20"/>
                <w:szCs w:val="20"/>
              </w:rPr>
              <w:t>fully insulated</w:t>
            </w:r>
            <w:r>
              <w:rPr>
                <w:rFonts w:asciiTheme="minorHAnsi" w:hAnsiTheme="minorHAnsi" w:cs="TimesNewRomanPS-BoldMT"/>
                <w:bCs/>
                <w:sz w:val="20"/>
                <w:szCs w:val="20"/>
              </w:rPr>
              <w:t>. (RA4.4.1)</w:t>
            </w:r>
          </w:p>
        </w:tc>
      </w:tr>
      <w:tr w:rsidR="00434BBF" w:rsidRPr="00337A1D" w14:paraId="6867B436" w14:textId="77777777" w:rsidTr="008911C8">
        <w:trPr>
          <w:trHeight w:val="288"/>
        </w:trPr>
        <w:tc>
          <w:tcPr>
            <w:tcW w:w="720" w:type="dxa"/>
            <w:vAlign w:val="center"/>
          </w:tcPr>
          <w:p w14:paraId="6867B434"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10</w:t>
            </w:r>
          </w:p>
        </w:tc>
        <w:tc>
          <w:tcPr>
            <w:tcW w:w="13896" w:type="dxa"/>
            <w:vAlign w:val="center"/>
          </w:tcPr>
          <w:p w14:paraId="6867B435" w14:textId="77777777" w:rsidR="00434BBF" w:rsidRDefault="00434BBF" w:rsidP="0079399B">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 inches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 feet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110.3(c)5A</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434BBF" w:rsidRPr="00337A1D" w14:paraId="6867B439" w14:textId="77777777" w:rsidTr="008911C8">
        <w:trPr>
          <w:trHeight w:val="288"/>
        </w:trPr>
        <w:tc>
          <w:tcPr>
            <w:tcW w:w="720" w:type="dxa"/>
            <w:vAlign w:val="center"/>
          </w:tcPr>
          <w:p w14:paraId="6867B437"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11</w:t>
            </w:r>
          </w:p>
        </w:tc>
        <w:tc>
          <w:tcPr>
            <w:tcW w:w="13896" w:type="dxa"/>
            <w:vAlign w:val="center"/>
          </w:tcPr>
          <w:p w14:paraId="6867B438" w14:textId="77777777" w:rsidR="00434BBF" w:rsidRDefault="00434BBF" w:rsidP="0079399B">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110.3(c)5B</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434BBF" w:rsidRPr="00337A1D" w14:paraId="6867B43C" w14:textId="77777777" w:rsidTr="008911C8">
        <w:trPr>
          <w:trHeight w:val="144"/>
        </w:trPr>
        <w:tc>
          <w:tcPr>
            <w:tcW w:w="720" w:type="dxa"/>
            <w:vAlign w:val="center"/>
          </w:tcPr>
          <w:p w14:paraId="6867B43A"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12</w:t>
            </w:r>
          </w:p>
        </w:tc>
        <w:tc>
          <w:tcPr>
            <w:tcW w:w="13896" w:type="dxa"/>
            <w:vAlign w:val="center"/>
          </w:tcPr>
          <w:p w14:paraId="6867B43B" w14:textId="77777777" w:rsidR="00434BBF" w:rsidRDefault="00434BBF" w:rsidP="0079399B">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ose bibb is installed between the pump and the water heating equipment with an isolation valve between the hose bibb and the water heating equipment</w:t>
            </w:r>
            <w:r>
              <w:rPr>
                <w:rFonts w:asciiTheme="minorHAnsi" w:hAnsiTheme="minorHAnsi"/>
                <w:sz w:val="20"/>
                <w:szCs w:val="20"/>
              </w:rPr>
              <w:t>.  (</w:t>
            </w:r>
            <w:r w:rsidRPr="00337A1D">
              <w:rPr>
                <w:rFonts w:asciiTheme="minorHAnsi" w:hAnsiTheme="minorHAnsi" w:cs="TimesNewRomanPSMT"/>
                <w:sz w:val="20"/>
                <w:szCs w:val="20"/>
              </w:rPr>
              <w:t>Section 110.3(c)5C</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434BBF" w:rsidRPr="00DB17F7" w14:paraId="6867B43F" w14:textId="77777777" w:rsidTr="008911C8">
        <w:trPr>
          <w:trHeight w:val="144"/>
        </w:trPr>
        <w:tc>
          <w:tcPr>
            <w:tcW w:w="720" w:type="dxa"/>
            <w:vAlign w:val="center"/>
          </w:tcPr>
          <w:p w14:paraId="6867B43D"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13</w:t>
            </w:r>
          </w:p>
        </w:tc>
        <w:tc>
          <w:tcPr>
            <w:tcW w:w="13896" w:type="dxa"/>
            <w:vAlign w:val="center"/>
          </w:tcPr>
          <w:p w14:paraId="6867B43E" w14:textId="77777777" w:rsidR="00434BBF" w:rsidRDefault="00434BBF" w:rsidP="0079399B">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Pr>
                <w:rFonts w:asciiTheme="minorHAnsi" w:hAnsiTheme="minorHAnsi"/>
              </w:rPr>
              <w:t>ame isolation valve as in item 12</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110.3(c)5D</w:t>
            </w:r>
            <w:r>
              <w:rPr>
                <w:rFonts w:asciiTheme="minorHAnsi" w:hAnsiTheme="minorHAnsi" w:cs="TimesNewRomanPSMT"/>
              </w:rPr>
              <w:t>)</w:t>
            </w:r>
            <w:r w:rsidRPr="00DB17F7">
              <w:rPr>
                <w:rFonts w:asciiTheme="minorHAnsi" w:hAnsiTheme="minorHAnsi" w:cs="TimesNewRomanPSMT"/>
              </w:rPr>
              <w:t>.</w:t>
            </w:r>
          </w:p>
        </w:tc>
      </w:tr>
      <w:tr w:rsidR="00434BBF" w:rsidRPr="00DB17F7" w14:paraId="6867B442" w14:textId="77777777" w:rsidTr="008911C8">
        <w:trPr>
          <w:trHeight w:val="144"/>
        </w:trPr>
        <w:tc>
          <w:tcPr>
            <w:tcW w:w="720" w:type="dxa"/>
            <w:vAlign w:val="center"/>
          </w:tcPr>
          <w:p w14:paraId="6867B440"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14</w:t>
            </w:r>
          </w:p>
        </w:tc>
        <w:tc>
          <w:tcPr>
            <w:tcW w:w="13896" w:type="dxa"/>
            <w:vAlign w:val="center"/>
          </w:tcPr>
          <w:p w14:paraId="6867B441" w14:textId="77777777" w:rsidR="00434BBF" w:rsidRDefault="00434BBF" w:rsidP="0079399B">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110.3(c)5E</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434BBF" w:rsidRPr="00DB17F7" w14:paraId="6867B445" w14:textId="77777777" w:rsidTr="008911C8">
        <w:trPr>
          <w:trHeight w:val="144"/>
        </w:trPr>
        <w:tc>
          <w:tcPr>
            <w:tcW w:w="720" w:type="dxa"/>
            <w:vAlign w:val="center"/>
          </w:tcPr>
          <w:p w14:paraId="6867B443"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15</w:t>
            </w:r>
          </w:p>
        </w:tc>
        <w:tc>
          <w:tcPr>
            <w:tcW w:w="13896" w:type="dxa"/>
            <w:vAlign w:val="center"/>
          </w:tcPr>
          <w:p w14:paraId="6867B444" w14:textId="77777777" w:rsidR="00434BBF" w:rsidRDefault="00434BBF" w:rsidP="0079399B">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110.3(c)5F</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434BBF" w14:paraId="6867B448" w14:textId="77777777" w:rsidTr="008911C8">
        <w:trPr>
          <w:trHeight w:val="144"/>
        </w:trPr>
        <w:tc>
          <w:tcPr>
            <w:tcW w:w="720" w:type="dxa"/>
            <w:vAlign w:val="center"/>
          </w:tcPr>
          <w:p w14:paraId="6867B446"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16</w:t>
            </w:r>
          </w:p>
        </w:tc>
        <w:tc>
          <w:tcPr>
            <w:tcW w:w="13896" w:type="dxa"/>
            <w:vAlign w:val="center"/>
          </w:tcPr>
          <w:p w14:paraId="6867B447" w14:textId="77777777" w:rsidR="00434BBF" w:rsidRDefault="00434BBF" w:rsidP="0079399B">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434BBF" w14:paraId="6867B44B" w14:textId="77777777" w:rsidTr="008911C8">
        <w:trPr>
          <w:trHeight w:val="144"/>
        </w:trPr>
        <w:tc>
          <w:tcPr>
            <w:tcW w:w="720" w:type="dxa"/>
            <w:vAlign w:val="center"/>
          </w:tcPr>
          <w:p w14:paraId="6867B449"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17</w:t>
            </w:r>
          </w:p>
        </w:tc>
        <w:tc>
          <w:tcPr>
            <w:tcW w:w="13896" w:type="dxa"/>
            <w:vAlign w:val="center"/>
          </w:tcPr>
          <w:p w14:paraId="6867B44A" w14:textId="77777777" w:rsidR="00434BBF" w:rsidRDefault="00434BBF" w:rsidP="0079399B">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434BBF" w14:paraId="6867B44E" w14:textId="77777777" w:rsidTr="008911C8">
        <w:trPr>
          <w:trHeight w:val="144"/>
        </w:trPr>
        <w:tc>
          <w:tcPr>
            <w:tcW w:w="720" w:type="dxa"/>
            <w:vAlign w:val="center"/>
          </w:tcPr>
          <w:p w14:paraId="6867B44C" w14:textId="77777777" w:rsidR="00434BBF" w:rsidRDefault="00434BBF" w:rsidP="0079399B">
            <w:pPr>
              <w:keepNext/>
              <w:spacing w:after="0" w:line="240" w:lineRule="auto"/>
              <w:jc w:val="center"/>
              <w:rPr>
                <w:rFonts w:asciiTheme="minorHAnsi" w:hAnsiTheme="minorHAnsi" w:cs="Arial"/>
                <w:sz w:val="20"/>
                <w:szCs w:val="20"/>
              </w:rPr>
            </w:pPr>
            <w:r>
              <w:rPr>
                <w:rFonts w:asciiTheme="minorHAnsi" w:hAnsiTheme="minorHAnsi" w:cs="Arial"/>
                <w:sz w:val="20"/>
                <w:szCs w:val="20"/>
              </w:rPr>
              <w:t>18</w:t>
            </w:r>
          </w:p>
        </w:tc>
        <w:tc>
          <w:tcPr>
            <w:tcW w:w="13896" w:type="dxa"/>
            <w:vAlign w:val="center"/>
          </w:tcPr>
          <w:p w14:paraId="6867B44D" w14:textId="77777777" w:rsidR="00434BBF" w:rsidRDefault="00434BBF" w:rsidP="0079399B">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434BBF" w:rsidRPr="002332EE" w14:paraId="6867B450" w14:textId="77777777" w:rsidTr="00434BBF">
        <w:trPr>
          <w:trHeight w:val="302"/>
        </w:trPr>
        <w:tc>
          <w:tcPr>
            <w:tcW w:w="14616" w:type="dxa"/>
            <w:gridSpan w:val="2"/>
            <w:vAlign w:val="center"/>
          </w:tcPr>
          <w:p w14:paraId="6867B44F" w14:textId="77777777" w:rsidR="00434BBF" w:rsidRPr="0079399B" w:rsidRDefault="00434BBF" w:rsidP="0079399B">
            <w:pPr>
              <w:keepNext/>
              <w:spacing w:after="0" w:line="240" w:lineRule="auto"/>
              <w:rPr>
                <w:rFonts w:asciiTheme="minorHAnsi" w:hAnsiTheme="minorHAnsi"/>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51" w14:textId="77777777" w:rsidR="0079399B" w:rsidRDefault="0079399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087A32" w:rsidRPr="006D2E42" w14:paraId="6867B454" w14:textId="77777777" w:rsidTr="008911C8">
        <w:trPr>
          <w:trHeight w:val="144"/>
          <w:tblHeader/>
        </w:trPr>
        <w:tc>
          <w:tcPr>
            <w:tcW w:w="14616" w:type="dxa"/>
            <w:gridSpan w:val="2"/>
            <w:tcBorders>
              <w:bottom w:val="single" w:sz="4" w:space="0" w:color="000000"/>
            </w:tcBorders>
            <w:vAlign w:val="center"/>
          </w:tcPr>
          <w:p w14:paraId="6867B452" w14:textId="77777777" w:rsidR="00087A32" w:rsidRDefault="00434BBF" w:rsidP="00087A32">
            <w:pPr>
              <w:spacing w:after="0" w:line="240" w:lineRule="auto"/>
              <w:rPr>
                <w:rFonts w:asciiTheme="minorHAnsi" w:hAnsiTheme="minorHAnsi" w:cs="Arial"/>
                <w:sz w:val="20"/>
                <w:szCs w:val="20"/>
              </w:rPr>
            </w:pPr>
            <w:r>
              <w:rPr>
                <w:rFonts w:asciiTheme="minorHAnsi" w:hAnsiTheme="minorHAnsi"/>
                <w:b/>
                <w:sz w:val="20"/>
                <w:szCs w:val="20"/>
              </w:rPr>
              <w:lastRenderedPageBreak/>
              <w:t>E</w:t>
            </w:r>
            <w:r w:rsidR="00087A32" w:rsidRPr="006D2E42">
              <w:rPr>
                <w:rFonts w:asciiTheme="minorHAnsi" w:hAnsiTheme="minorHAnsi"/>
                <w:b/>
                <w:sz w:val="20"/>
                <w:szCs w:val="20"/>
              </w:rPr>
              <w:t xml:space="preserve">. </w:t>
            </w:r>
            <w:r w:rsidR="00087A32" w:rsidRPr="00E215C5">
              <w:rPr>
                <w:rFonts w:asciiTheme="minorHAnsi" w:hAnsiTheme="minorHAnsi"/>
                <w:b/>
                <w:sz w:val="20"/>
                <w:szCs w:val="20"/>
              </w:rPr>
              <w:t>Multiple Dwelling Units – Recirculation Temperature Modulation Control</w:t>
            </w:r>
            <w:r w:rsidR="00087A32"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453" w14:textId="23DB3023" w:rsidR="00932091" w:rsidRDefault="00932091" w:rsidP="007939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6F4AD0">
              <w:rPr>
                <w:rFonts w:asciiTheme="minorHAnsi" w:hAnsiTheme="minorHAnsi"/>
                <w:sz w:val="20"/>
                <w:szCs w:val="20"/>
              </w:rPr>
              <w:t>.</w:t>
            </w:r>
          </w:p>
        </w:tc>
      </w:tr>
      <w:tr w:rsidR="00087A32" w:rsidRPr="006D2E42" w14:paraId="6867B457" w14:textId="77777777" w:rsidTr="008911C8">
        <w:trPr>
          <w:trHeight w:val="144"/>
          <w:tblHeader/>
        </w:trPr>
        <w:tc>
          <w:tcPr>
            <w:tcW w:w="720" w:type="dxa"/>
            <w:tcBorders>
              <w:top w:val="single" w:sz="4" w:space="0" w:color="000000"/>
            </w:tcBorders>
            <w:vAlign w:val="center"/>
          </w:tcPr>
          <w:p w14:paraId="6867B455" w14:textId="77777777" w:rsidR="00087A32" w:rsidRPr="006D2E4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867B456" w14:textId="77777777" w:rsidR="00087A32" w:rsidRPr="006D2E42" w:rsidRDefault="00087A32" w:rsidP="00087A32">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087A32" w14:paraId="6867B45A" w14:textId="77777777" w:rsidTr="008911C8">
        <w:trPr>
          <w:trHeight w:val="144"/>
          <w:tblHeader/>
        </w:trPr>
        <w:tc>
          <w:tcPr>
            <w:tcW w:w="720" w:type="dxa"/>
            <w:vAlign w:val="center"/>
          </w:tcPr>
          <w:p w14:paraId="6867B458" w14:textId="77777777" w:rsidR="00087A3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867B459" w14:textId="7F5D361A" w:rsidR="00087A32" w:rsidRDefault="00087A32" w:rsidP="006F4AD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6F4AD0">
              <w:rPr>
                <w:rFonts w:asciiTheme="minorHAnsi" w:hAnsiTheme="minorHAnsi"/>
                <w:sz w:val="20"/>
                <w:szCs w:val="20"/>
              </w:rPr>
              <w:t>°</w:t>
            </w:r>
            <w:r>
              <w:rPr>
                <w:rFonts w:asciiTheme="minorHAnsi" w:hAnsiTheme="minorHAnsi"/>
                <w:sz w:val="20"/>
                <w:szCs w:val="20"/>
              </w:rPr>
              <w:t>F. (</w:t>
            </w:r>
            <w:r w:rsidRPr="00B36001">
              <w:rPr>
                <w:rFonts w:asciiTheme="minorHAnsi" w:hAnsiTheme="minorHAnsi"/>
                <w:sz w:val="20"/>
                <w:szCs w:val="20"/>
              </w:rPr>
              <w:t>RA4.4.11)</w:t>
            </w:r>
            <w:r>
              <w:rPr>
                <w:rFonts w:asciiTheme="minorHAnsi" w:hAnsiTheme="minorHAnsi"/>
                <w:sz w:val="20"/>
                <w:szCs w:val="20"/>
              </w:rPr>
              <w:t xml:space="preserve"> </w:t>
            </w:r>
          </w:p>
        </w:tc>
      </w:tr>
      <w:tr w:rsidR="00087A32" w:rsidRPr="0093694E" w14:paraId="6867B45C" w14:textId="77777777" w:rsidTr="003A2D5C">
        <w:trPr>
          <w:trHeight w:val="144"/>
        </w:trPr>
        <w:tc>
          <w:tcPr>
            <w:tcW w:w="14616" w:type="dxa"/>
            <w:gridSpan w:val="2"/>
            <w:tcBorders>
              <w:top w:val="single" w:sz="4" w:space="0" w:color="000000"/>
              <w:left w:val="single" w:sz="4" w:space="0" w:color="000000"/>
              <w:bottom w:val="single" w:sz="4" w:space="0" w:color="000000"/>
              <w:right w:val="single" w:sz="4" w:space="0" w:color="000000"/>
            </w:tcBorders>
          </w:tcPr>
          <w:p w14:paraId="6867B45B" w14:textId="77777777" w:rsidR="00087A32" w:rsidRPr="0079399B" w:rsidRDefault="00087A32" w:rsidP="00087A32">
            <w:pPr>
              <w:spacing w:after="0" w:line="240" w:lineRule="auto"/>
              <w:rPr>
                <w:rFonts w:asciiTheme="minorHAnsi" w:hAnsiTheme="minorHAnsi" w:cs="Arial"/>
                <w:b/>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5D" w14:textId="77777777" w:rsidR="00087A32" w:rsidRPr="00B721E1" w:rsidRDefault="00087A32" w:rsidP="0079399B">
      <w:pPr>
        <w:suppressAutoHyphens/>
        <w:spacing w:after="0" w:line="240" w:lineRule="auto"/>
        <w:ind w:left="446"/>
        <w:rPr>
          <w:rFonts w:asciiTheme="minorHAnsi" w:hAnsiTheme="minorHAnsi"/>
          <w:b/>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087A32" w:rsidRPr="006D2E42" w14:paraId="6867B460" w14:textId="77777777" w:rsidTr="003A2D5C">
        <w:trPr>
          <w:trHeight w:val="144"/>
          <w:tblHeader/>
        </w:trPr>
        <w:tc>
          <w:tcPr>
            <w:tcW w:w="14616" w:type="dxa"/>
            <w:gridSpan w:val="2"/>
            <w:tcBorders>
              <w:bottom w:val="single" w:sz="4" w:space="0" w:color="000000"/>
            </w:tcBorders>
            <w:vAlign w:val="center"/>
          </w:tcPr>
          <w:p w14:paraId="6867B45E" w14:textId="77777777" w:rsidR="00087A32" w:rsidRDefault="00434BBF" w:rsidP="00087A32">
            <w:pPr>
              <w:keepNext/>
              <w:spacing w:after="0" w:line="240" w:lineRule="auto"/>
              <w:rPr>
                <w:rFonts w:asciiTheme="minorHAnsi" w:hAnsiTheme="minorHAnsi" w:cs="Arial"/>
                <w:sz w:val="20"/>
                <w:szCs w:val="20"/>
              </w:rPr>
            </w:pPr>
            <w:r>
              <w:rPr>
                <w:rFonts w:asciiTheme="minorHAnsi" w:hAnsiTheme="minorHAnsi"/>
                <w:b/>
                <w:sz w:val="20"/>
                <w:szCs w:val="20"/>
              </w:rPr>
              <w:t>F</w:t>
            </w:r>
            <w:r w:rsidR="00087A32" w:rsidRPr="006D2E42">
              <w:rPr>
                <w:rFonts w:asciiTheme="minorHAnsi" w:hAnsiTheme="minorHAnsi"/>
                <w:b/>
                <w:sz w:val="20"/>
                <w:szCs w:val="20"/>
              </w:rPr>
              <w:t xml:space="preserve">. </w:t>
            </w:r>
            <w:r w:rsidR="00087A32" w:rsidRPr="00E215C5">
              <w:rPr>
                <w:rFonts w:asciiTheme="minorHAnsi" w:hAnsiTheme="minorHAnsi"/>
                <w:b/>
                <w:sz w:val="20"/>
                <w:szCs w:val="20"/>
              </w:rPr>
              <w:t>Multiple Dwelling Units – Recirculation Continuous Monitoring Systems</w:t>
            </w:r>
            <w:r w:rsidR="00087A32"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45F" w14:textId="17788067" w:rsidR="00932091" w:rsidRDefault="00932091" w:rsidP="007939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6F4AD0">
              <w:rPr>
                <w:rFonts w:asciiTheme="minorHAnsi" w:hAnsiTheme="minorHAnsi"/>
                <w:sz w:val="20"/>
                <w:szCs w:val="20"/>
              </w:rPr>
              <w:t>.</w:t>
            </w:r>
          </w:p>
        </w:tc>
      </w:tr>
      <w:tr w:rsidR="00087A32" w:rsidRPr="006D2E42" w14:paraId="6867B463" w14:textId="77777777" w:rsidTr="003A2D5C">
        <w:trPr>
          <w:trHeight w:val="144"/>
          <w:tblHeader/>
        </w:trPr>
        <w:tc>
          <w:tcPr>
            <w:tcW w:w="720" w:type="dxa"/>
            <w:tcBorders>
              <w:top w:val="single" w:sz="4" w:space="0" w:color="000000"/>
            </w:tcBorders>
            <w:vAlign w:val="center"/>
          </w:tcPr>
          <w:p w14:paraId="6867B461" w14:textId="77777777" w:rsidR="00087A32" w:rsidRPr="006D2E4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867B462" w14:textId="77777777" w:rsidR="00087A32" w:rsidRPr="006D2E4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The water heating system must have a means of communicating with the remote monitoring </w:t>
            </w:r>
            <w:r w:rsidR="00434BBF">
              <w:rPr>
                <w:rFonts w:asciiTheme="minorHAnsi" w:hAnsiTheme="minorHAnsi"/>
                <w:sz w:val="20"/>
                <w:szCs w:val="20"/>
              </w:rPr>
              <w:t xml:space="preserve">facility.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087A32" w14:paraId="6867B466" w14:textId="77777777" w:rsidTr="003A2D5C">
        <w:trPr>
          <w:trHeight w:val="144"/>
          <w:tblHeader/>
        </w:trPr>
        <w:tc>
          <w:tcPr>
            <w:tcW w:w="720" w:type="dxa"/>
            <w:vAlign w:val="center"/>
          </w:tcPr>
          <w:p w14:paraId="6867B464" w14:textId="77777777" w:rsidR="00087A3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867B465" w14:textId="35F18958" w:rsidR="00087A32" w:rsidRDefault="00087A32" w:rsidP="006F4AD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w:t>
            </w:r>
            <w:r w:rsidR="006F4AD0">
              <w:rPr>
                <w:rFonts w:asciiTheme="minorHAnsi" w:hAnsiTheme="minorHAnsi"/>
                <w:sz w:val="20"/>
                <w:szCs w:val="20"/>
              </w:rPr>
              <w:t>;</w:t>
            </w:r>
            <w:r>
              <w:rPr>
                <w:rFonts w:asciiTheme="minorHAnsi" w:hAnsiTheme="minorHAnsi"/>
                <w:sz w:val="20"/>
                <w:szCs w:val="20"/>
              </w:rPr>
              <w:t xml:space="preserve">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087A32" w14:paraId="6867B469" w14:textId="77777777" w:rsidTr="003A2D5C">
        <w:trPr>
          <w:trHeight w:val="144"/>
          <w:tblHeader/>
        </w:trPr>
        <w:tc>
          <w:tcPr>
            <w:tcW w:w="720" w:type="dxa"/>
            <w:vAlign w:val="center"/>
          </w:tcPr>
          <w:p w14:paraId="6867B467" w14:textId="77777777" w:rsidR="00087A3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6867B468" w14:textId="26A90398" w:rsidR="00087A32" w:rsidRDefault="00087A32"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w:t>
            </w:r>
            <w:r w:rsidR="006F4AD0">
              <w:rPr>
                <w:rFonts w:asciiTheme="minorHAnsi" w:hAnsiTheme="minorHAnsi"/>
                <w:sz w:val="20"/>
                <w:szCs w:val="20"/>
              </w:rPr>
              <w:t>s</w:t>
            </w:r>
            <w:r>
              <w:rPr>
                <w:rFonts w:asciiTheme="minorHAnsi" w:hAnsiTheme="minorHAnsi"/>
                <w:sz w:val="20"/>
                <w:szCs w:val="20"/>
              </w:rPr>
              <w:t xml:space="preserv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087A32" w:rsidRPr="0093694E" w14:paraId="6867B46B" w14:textId="77777777" w:rsidTr="003A2D5C">
        <w:trPr>
          <w:trHeight w:val="144"/>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867B46A" w14:textId="77777777" w:rsidR="00087A32" w:rsidRPr="0079399B" w:rsidRDefault="00087A32" w:rsidP="0079399B">
            <w:pPr>
              <w:spacing w:after="0" w:line="240" w:lineRule="auto"/>
              <w:rPr>
                <w:rFonts w:asciiTheme="minorHAnsi" w:hAnsiTheme="minorHAnsi" w:cs="Arial"/>
                <w:b/>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6C" w14:textId="77777777" w:rsidR="00087A32" w:rsidRDefault="00087A32" w:rsidP="003855DB">
      <w:pPr>
        <w:suppressAutoHyphens/>
        <w:spacing w:after="60" w:line="240" w:lineRule="auto"/>
        <w:ind w:left="450"/>
        <w:rPr>
          <w:rFonts w:asciiTheme="minorHAnsi" w:hAnsi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434BBF" w:rsidRPr="006D2E42" w14:paraId="6867B470" w14:textId="77777777" w:rsidTr="003A2D5C">
        <w:trPr>
          <w:trHeight w:hRule="exact" w:val="505"/>
          <w:tblHeader/>
        </w:trPr>
        <w:tc>
          <w:tcPr>
            <w:tcW w:w="14616" w:type="dxa"/>
            <w:gridSpan w:val="2"/>
            <w:tcBorders>
              <w:bottom w:val="single" w:sz="4" w:space="0" w:color="000000"/>
            </w:tcBorders>
            <w:vAlign w:val="center"/>
          </w:tcPr>
          <w:p w14:paraId="6867B46D" w14:textId="77777777" w:rsidR="00434BBF" w:rsidRDefault="00434BBF" w:rsidP="00434BBF">
            <w:pPr>
              <w:keepNext/>
              <w:spacing w:after="0" w:line="240" w:lineRule="auto"/>
              <w:rPr>
                <w:rFonts w:asciiTheme="minorHAnsi" w:hAnsiTheme="minorHAnsi" w:cs="Arial"/>
                <w:sz w:val="20"/>
                <w:szCs w:val="20"/>
              </w:rPr>
            </w:pPr>
            <w:r>
              <w:rPr>
                <w:rFonts w:asciiTheme="minorHAnsi" w:hAnsiTheme="minorHAnsi"/>
                <w:b/>
                <w:sz w:val="20"/>
                <w:szCs w:val="20"/>
              </w:rPr>
              <w:lastRenderedPageBreak/>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46E" w14:textId="3CFBB4FC" w:rsidR="00932091" w:rsidRPr="00284D0A" w:rsidRDefault="00932091" w:rsidP="0093209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6F4AD0">
              <w:rPr>
                <w:rFonts w:asciiTheme="minorHAnsi" w:hAnsiTheme="minorHAnsi"/>
                <w:sz w:val="20"/>
                <w:szCs w:val="20"/>
              </w:rPr>
              <w:t>.</w:t>
            </w:r>
          </w:p>
          <w:p w14:paraId="6867B46F" w14:textId="77777777" w:rsidR="00932091" w:rsidRDefault="00932091" w:rsidP="00434BBF">
            <w:pPr>
              <w:keepNext/>
              <w:spacing w:after="0" w:line="240" w:lineRule="auto"/>
              <w:rPr>
                <w:rFonts w:asciiTheme="minorHAnsi" w:hAnsiTheme="minorHAnsi"/>
                <w:b/>
                <w:sz w:val="20"/>
                <w:szCs w:val="20"/>
              </w:rPr>
            </w:pPr>
          </w:p>
        </w:tc>
      </w:tr>
      <w:tr w:rsidR="00434BBF" w:rsidRPr="006D2E42" w14:paraId="6867B473" w14:textId="77777777" w:rsidTr="003A2D5C">
        <w:trPr>
          <w:trHeight w:val="144"/>
          <w:tblHeader/>
        </w:trPr>
        <w:tc>
          <w:tcPr>
            <w:tcW w:w="720" w:type="dxa"/>
            <w:tcBorders>
              <w:top w:val="single" w:sz="4" w:space="0" w:color="000000"/>
            </w:tcBorders>
            <w:vAlign w:val="center"/>
          </w:tcPr>
          <w:p w14:paraId="6867B471"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tcBorders>
              <w:top w:val="single" w:sz="4" w:space="0" w:color="000000"/>
            </w:tcBorders>
            <w:vAlign w:val="center"/>
          </w:tcPr>
          <w:p w14:paraId="6867B472"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34BBF" w:rsidRPr="000C1AEF" w14:paraId="6867B478" w14:textId="77777777" w:rsidTr="003A2D5C">
        <w:trPr>
          <w:trHeight w:val="144"/>
          <w:tblHeader/>
        </w:trPr>
        <w:tc>
          <w:tcPr>
            <w:tcW w:w="720" w:type="dxa"/>
            <w:vAlign w:val="center"/>
          </w:tcPr>
          <w:p w14:paraId="6867B474"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vAlign w:val="center"/>
          </w:tcPr>
          <w:p w14:paraId="6867B475"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867B476" w14:textId="2B2D121A" w:rsidR="00434BBF" w:rsidRDefault="00434BBF" w:rsidP="00434BBF">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6F4AD0">
              <w:rPr>
                <w:sz w:val="20"/>
                <w:szCs w:val="20"/>
              </w:rPr>
              <w:t>°</w:t>
            </w:r>
            <w:r>
              <w:rPr>
                <w:rFonts w:asciiTheme="minorHAnsi" w:hAnsiTheme="minorHAnsi"/>
                <w:sz w:val="20"/>
                <w:szCs w:val="20"/>
              </w:rPr>
              <w:t>F</w:t>
            </w:r>
            <w:r w:rsidRPr="00B36001">
              <w:rPr>
                <w:sz w:val="20"/>
                <w:szCs w:val="20"/>
              </w:rPr>
              <w:t xml:space="preserve"> ( 5.6</w:t>
            </w:r>
            <w:r w:rsidR="006F4AD0">
              <w:rPr>
                <w:sz w:val="20"/>
                <w:szCs w:val="20"/>
              </w:rPr>
              <w:t>°</w:t>
            </w:r>
            <w:r>
              <w:rPr>
                <w:rFonts w:asciiTheme="minorHAnsi" w:hAnsiTheme="minorHAnsi"/>
                <w:sz w:val="20"/>
                <w:szCs w:val="20"/>
              </w:rPr>
              <w:t>C</w:t>
            </w:r>
            <w:r w:rsidRPr="00B36001">
              <w:rPr>
                <w:sz w:val="20"/>
                <w:szCs w:val="20"/>
              </w:rPr>
              <w:t>) above the initial temperature of the water in the pipe</w:t>
            </w:r>
          </w:p>
          <w:p w14:paraId="6867B477" w14:textId="6A931246" w:rsidR="00434BBF" w:rsidRDefault="00434BBF" w:rsidP="006F4AD0">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102</w:t>
            </w:r>
            <w:r w:rsidR="006F4AD0">
              <w:rPr>
                <w:sz w:val="20"/>
                <w:szCs w:val="20"/>
              </w:rPr>
              <w:t>°</w:t>
            </w:r>
            <w:r>
              <w:rPr>
                <w:rFonts w:asciiTheme="minorHAnsi" w:hAnsiTheme="minorHAnsi"/>
                <w:sz w:val="20"/>
                <w:szCs w:val="20"/>
              </w:rPr>
              <w:t>F</w:t>
            </w:r>
            <w:r w:rsidRPr="00B36001">
              <w:rPr>
                <w:sz w:val="20"/>
                <w:szCs w:val="20"/>
              </w:rPr>
              <w:t xml:space="preserve"> (38.9</w:t>
            </w:r>
            <w:r w:rsidR="006F4AD0">
              <w:rPr>
                <w:sz w:val="20"/>
                <w:szCs w:val="20"/>
              </w:rPr>
              <w:t>°</w:t>
            </w:r>
            <w:r>
              <w:rPr>
                <w:rFonts w:asciiTheme="minorHAnsi" w:hAnsiTheme="minorHAnsi"/>
                <w:sz w:val="20"/>
                <w:szCs w:val="20"/>
              </w:rPr>
              <w:t>C</w:t>
            </w:r>
            <w:r w:rsidRPr="00B36001">
              <w:rPr>
                <w:sz w:val="20"/>
                <w:szCs w:val="20"/>
              </w:rPr>
              <w:t>).</w:t>
            </w:r>
          </w:p>
        </w:tc>
      </w:tr>
      <w:tr w:rsidR="00434BBF" w:rsidRPr="000C1AEF" w14:paraId="6867B47B" w14:textId="77777777" w:rsidTr="003A2D5C">
        <w:trPr>
          <w:trHeight w:val="144"/>
          <w:tblHeader/>
        </w:trPr>
        <w:tc>
          <w:tcPr>
            <w:tcW w:w="720" w:type="dxa"/>
            <w:vAlign w:val="center"/>
          </w:tcPr>
          <w:p w14:paraId="6867B479"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vAlign w:val="center"/>
          </w:tcPr>
          <w:p w14:paraId="6867B47A"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34BBF" w:rsidRPr="000C1AEF" w14:paraId="6867B481" w14:textId="77777777" w:rsidTr="003A2D5C">
        <w:trPr>
          <w:trHeight w:val="144"/>
          <w:tblHeader/>
        </w:trPr>
        <w:tc>
          <w:tcPr>
            <w:tcW w:w="720" w:type="dxa"/>
            <w:vAlign w:val="center"/>
          </w:tcPr>
          <w:p w14:paraId="6867B47C"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vAlign w:val="center"/>
          </w:tcPr>
          <w:p w14:paraId="6867B47D"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867B47E" w14:textId="77777777" w:rsidR="00434BBF" w:rsidRDefault="00434BBF" w:rsidP="003A2D5C">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w:t>
            </w:r>
            <w:r w:rsidR="003A2D5C">
              <w:rPr>
                <w:sz w:val="20"/>
                <w:szCs w:val="20"/>
              </w:rPr>
              <w:t xml:space="preserve">; </w:t>
            </w:r>
            <w:r w:rsidRPr="00B36001">
              <w:rPr>
                <w:sz w:val="20"/>
                <w:szCs w:val="20"/>
              </w:rPr>
              <w:t>or</w:t>
            </w:r>
          </w:p>
          <w:p w14:paraId="6867B47F" w14:textId="77777777" w:rsidR="00434BBF" w:rsidRDefault="00434BBF" w:rsidP="003A2D5C">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3A2D5C">
              <w:rPr>
                <w:sz w:val="20"/>
                <w:szCs w:val="20"/>
              </w:rPr>
              <w:t>;</w:t>
            </w:r>
            <w:r w:rsidRPr="00B36001">
              <w:rPr>
                <w:sz w:val="20"/>
                <w:szCs w:val="20"/>
              </w:rPr>
              <w:t xml:space="preserve"> or</w:t>
            </w:r>
          </w:p>
          <w:p w14:paraId="6867B480" w14:textId="77777777" w:rsidR="00434BBF" w:rsidRDefault="00434BBF" w:rsidP="003A2D5C">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3A2D5C">
              <w:rPr>
                <w:sz w:val="20"/>
                <w:szCs w:val="20"/>
              </w:rPr>
              <w:t>-</w:t>
            </w:r>
            <w:r w:rsidRPr="00B36001">
              <w:rPr>
                <w:sz w:val="20"/>
                <w:szCs w:val="20"/>
              </w:rPr>
              <w:t>sensor shall be installed in an accessible location at the end of supply portion of the hot water distribution line (typically under a sink).</w:t>
            </w:r>
          </w:p>
        </w:tc>
      </w:tr>
      <w:tr w:rsidR="00434BBF" w:rsidRPr="000C1AEF" w14:paraId="6867B484" w14:textId="77777777" w:rsidTr="003A2D5C">
        <w:trPr>
          <w:trHeight w:val="144"/>
          <w:tblHeader/>
        </w:trPr>
        <w:tc>
          <w:tcPr>
            <w:tcW w:w="720" w:type="dxa"/>
            <w:vAlign w:val="center"/>
          </w:tcPr>
          <w:p w14:paraId="6867B482"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vAlign w:val="center"/>
          </w:tcPr>
          <w:p w14:paraId="6867B483"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34BBF" w:rsidRPr="000C1AEF" w14:paraId="6867B487" w14:textId="77777777" w:rsidTr="003A2D5C">
        <w:trPr>
          <w:trHeight w:val="144"/>
          <w:tblHeader/>
        </w:trPr>
        <w:tc>
          <w:tcPr>
            <w:tcW w:w="720" w:type="dxa"/>
            <w:vAlign w:val="center"/>
          </w:tcPr>
          <w:p w14:paraId="6867B485" w14:textId="77777777" w:rsidR="00434BBF" w:rsidRDefault="00434BBF" w:rsidP="00434B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vAlign w:val="center"/>
          </w:tcPr>
          <w:p w14:paraId="6867B486" w14:textId="2731028A" w:rsidR="00434BBF" w:rsidRDefault="00434BBF" w:rsidP="006F4AD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Pr>
                <w:sz w:val="20"/>
                <w:szCs w:val="20"/>
              </w:rPr>
              <w:t xml:space="preserve">each control </w:t>
            </w:r>
            <w:r w:rsidRPr="00B36001">
              <w:rPr>
                <w:sz w:val="20"/>
                <w:szCs w:val="20"/>
              </w:rPr>
              <w:t>ha</w:t>
            </w:r>
            <w:r>
              <w:rPr>
                <w:sz w:val="20"/>
                <w:szCs w:val="20"/>
              </w:rPr>
              <w:t>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sidR="006F4AD0">
              <w:rPr>
                <w:sz w:val="20"/>
                <w:szCs w:val="20"/>
              </w:rPr>
              <w:t>;</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434BBF" w:rsidRPr="0093694E" w14:paraId="6867B490" w14:textId="77777777" w:rsidTr="003A2D5C">
        <w:trPr>
          <w:trHeight w:val="144"/>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867B48F" w14:textId="77777777" w:rsidR="00434BBF" w:rsidRPr="0079399B" w:rsidRDefault="00434BBF" w:rsidP="0079399B">
            <w:pPr>
              <w:keepNext/>
              <w:spacing w:after="0" w:line="240" w:lineRule="auto"/>
              <w:rPr>
                <w:rFonts w:asciiTheme="minorHAnsi" w:hAnsiTheme="minorHAnsi" w:cs="Arial"/>
                <w:b/>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91" w14:textId="77777777" w:rsidR="00434BBF" w:rsidRPr="00B721E1" w:rsidRDefault="00434BBF" w:rsidP="0079399B">
      <w:pPr>
        <w:suppressAutoHyphens/>
        <w:spacing w:after="0" w:line="240" w:lineRule="auto"/>
        <w:ind w:left="446"/>
        <w:rPr>
          <w:rFonts w:asciiTheme="minorHAnsi" w:hAnsiTheme="minorHAnsi"/>
          <w:b/>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3896"/>
      </w:tblGrid>
      <w:tr w:rsidR="00087A32" w:rsidRPr="006D2E42" w14:paraId="6867B494" w14:textId="77777777" w:rsidTr="003A2D5C">
        <w:trPr>
          <w:trHeight w:val="144"/>
        </w:trPr>
        <w:tc>
          <w:tcPr>
            <w:tcW w:w="14616" w:type="dxa"/>
            <w:gridSpan w:val="2"/>
            <w:tcBorders>
              <w:bottom w:val="single" w:sz="4" w:space="0" w:color="000000"/>
            </w:tcBorders>
            <w:vAlign w:val="center"/>
          </w:tcPr>
          <w:p w14:paraId="6867B492" w14:textId="77777777" w:rsidR="00434BBF" w:rsidRDefault="00434BBF" w:rsidP="00434BBF">
            <w:pPr>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 control</w:t>
            </w:r>
            <w:r w:rsidRPr="00E215C5">
              <w:rPr>
                <w:rFonts w:asciiTheme="minorHAnsi" w:hAnsiTheme="minorHAnsi"/>
                <w:b/>
                <w:sz w:val="20"/>
                <w:szCs w:val="20"/>
              </w:rPr>
              <w:t xml:space="preserve"> Recirculation</w:t>
            </w:r>
            <w:r>
              <w:rPr>
                <w:rFonts w:asciiTheme="minorHAnsi" w:hAnsiTheme="minorHAnsi"/>
                <w:b/>
                <w:sz w:val="20"/>
                <w:szCs w:val="20"/>
              </w:rPr>
              <w:t xml:space="preserve"> Systems</w:t>
            </w:r>
            <w:r w:rsidR="00932091">
              <w:rPr>
                <w:rFonts w:asciiTheme="minorHAnsi" w:hAnsiTheme="minorHAnsi"/>
                <w:b/>
                <w:sz w:val="20"/>
                <w:szCs w:val="20"/>
              </w:rPr>
              <w:t xml:space="preserve"> </w:t>
            </w:r>
            <w:r w:rsidR="00932091" w:rsidRPr="00494508">
              <w:rPr>
                <w:rFonts w:asciiTheme="minorHAnsi" w:hAnsiTheme="minorHAnsi"/>
                <w:b/>
                <w:sz w:val="20"/>
                <w:szCs w:val="20"/>
              </w:rPr>
              <w:t>Requirements</w:t>
            </w:r>
          </w:p>
          <w:p w14:paraId="6867B493" w14:textId="47261EF6" w:rsidR="00087A32" w:rsidRDefault="00932091" w:rsidP="007939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6F4AD0">
              <w:rPr>
                <w:rFonts w:asciiTheme="minorHAnsi" w:hAnsiTheme="minorHAnsi"/>
                <w:sz w:val="20"/>
                <w:szCs w:val="20"/>
              </w:rPr>
              <w:t>.</w:t>
            </w:r>
          </w:p>
        </w:tc>
      </w:tr>
      <w:tr w:rsidR="00087A32" w14:paraId="6867B497" w14:textId="77777777" w:rsidTr="003A2D5C">
        <w:trPr>
          <w:trHeight w:val="144"/>
          <w:tblHeader/>
        </w:trPr>
        <w:tc>
          <w:tcPr>
            <w:tcW w:w="720" w:type="dxa"/>
            <w:vAlign w:val="center"/>
          </w:tcPr>
          <w:p w14:paraId="6867B495" w14:textId="77777777" w:rsidR="00087A32" w:rsidRDefault="00087A32" w:rsidP="00083F4F">
            <w:pPr>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vAlign w:val="center"/>
          </w:tcPr>
          <w:p w14:paraId="6867B496" w14:textId="77777777" w:rsidR="00087A32" w:rsidRPr="00524AB7" w:rsidDel="00524AB7" w:rsidRDefault="00087A32" w:rsidP="00087A32">
            <w:pPr>
              <w:autoSpaceDE w:val="0"/>
              <w:autoSpaceDN w:val="0"/>
              <w:adjustRightInd w:val="0"/>
              <w:spacing w:after="0" w:line="240" w:lineRule="auto"/>
              <w:rPr>
                <w:rFonts w:asciiTheme="minorHAnsi" w:hAnsiTheme="minorHAnsi"/>
                <w:sz w:val="20"/>
                <w:szCs w:val="20"/>
              </w:rPr>
            </w:pPr>
            <w:r w:rsidRPr="00FF432D">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087A32" w:rsidRPr="0093694E" w14:paraId="6867B499" w14:textId="77777777" w:rsidTr="003A2D5C">
        <w:trPr>
          <w:trHeight w:val="144"/>
        </w:trPr>
        <w:tc>
          <w:tcPr>
            <w:tcW w:w="14616" w:type="dxa"/>
            <w:gridSpan w:val="2"/>
            <w:tcBorders>
              <w:top w:val="single" w:sz="4" w:space="0" w:color="000000"/>
              <w:left w:val="single" w:sz="4" w:space="0" w:color="000000"/>
              <w:bottom w:val="single" w:sz="4" w:space="0" w:color="000000"/>
              <w:right w:val="single" w:sz="4" w:space="0" w:color="000000"/>
            </w:tcBorders>
            <w:vAlign w:val="center"/>
          </w:tcPr>
          <w:p w14:paraId="6867B498" w14:textId="77777777" w:rsidR="00087A32" w:rsidRPr="0079399B" w:rsidRDefault="00087A32" w:rsidP="0079399B">
            <w:pPr>
              <w:spacing w:after="0" w:line="240" w:lineRule="auto"/>
              <w:rPr>
                <w:rFonts w:asciiTheme="minorHAnsi" w:hAnsiTheme="minorHAnsi" w:cs="Arial"/>
                <w:b/>
                <w:sz w:val="20"/>
                <w:szCs w:val="20"/>
              </w:rPr>
            </w:pPr>
            <w:r w:rsidRPr="0079399B">
              <w:rPr>
                <w:rFonts w:asciiTheme="minorHAnsi" w:hAnsiTheme="minorHAnsi" w:cs="Arial"/>
                <w:b/>
                <w:sz w:val="20"/>
                <w:szCs w:val="20"/>
              </w:rPr>
              <w:t xml:space="preserve">The responsible person’s signature on this compliance document affirms that all applicable requirements in this table have been met.  </w:t>
            </w:r>
          </w:p>
        </w:tc>
      </w:tr>
    </w:tbl>
    <w:p w14:paraId="6867B49A" w14:textId="77777777" w:rsidR="0079399B" w:rsidRPr="00B721E1" w:rsidRDefault="0079399B">
      <w:pPr>
        <w:spacing w:after="0" w:line="240" w:lineRule="auto"/>
        <w:rPr>
          <w:rFonts w:asciiTheme="minorHAnsi" w:hAnsiTheme="minorHAnsi"/>
          <w:b/>
          <w:sz w:val="20"/>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
        <w:gridCol w:w="699"/>
        <w:gridCol w:w="6349"/>
        <w:gridCol w:w="359"/>
        <w:gridCol w:w="3388"/>
        <w:gridCol w:w="3748"/>
        <w:gridCol w:w="52"/>
      </w:tblGrid>
      <w:tr w:rsidR="00D44EA5" w:rsidRPr="002332EE" w14:paraId="6867B49D" w14:textId="77777777" w:rsidTr="00083F4F">
        <w:trPr>
          <w:trHeight w:val="144"/>
        </w:trPr>
        <w:tc>
          <w:tcPr>
            <w:tcW w:w="14616" w:type="dxa"/>
            <w:gridSpan w:val="7"/>
          </w:tcPr>
          <w:p w14:paraId="6867B49B" w14:textId="434FD3A9" w:rsidR="00453E30" w:rsidRDefault="00434BBF" w:rsidP="00B66D27">
            <w:pPr>
              <w:spacing w:after="0" w:line="240" w:lineRule="auto"/>
              <w:rPr>
                <w:rFonts w:asciiTheme="minorHAnsi" w:hAnsiTheme="minorHAnsi"/>
                <w:b/>
                <w:sz w:val="20"/>
                <w:szCs w:val="20"/>
              </w:rPr>
            </w:pPr>
            <w:r>
              <w:rPr>
                <w:rFonts w:asciiTheme="minorHAnsi" w:hAnsiTheme="minorHAnsi"/>
                <w:b/>
                <w:sz w:val="20"/>
                <w:szCs w:val="20"/>
              </w:rPr>
              <w:t>I</w:t>
            </w:r>
            <w:r w:rsidR="00D44EA5">
              <w:rPr>
                <w:rFonts w:asciiTheme="minorHAnsi" w:hAnsiTheme="minorHAnsi"/>
                <w:b/>
                <w:sz w:val="20"/>
                <w:szCs w:val="20"/>
              </w:rPr>
              <w:t xml:space="preserve">. </w:t>
            </w:r>
            <w:r w:rsidR="006A61F3" w:rsidRPr="00B721E1">
              <w:rPr>
                <w:rFonts w:asciiTheme="minorHAnsi" w:hAnsiTheme="minorHAnsi" w:cs="Arial"/>
                <w:b/>
                <w:sz w:val="20"/>
                <w:szCs w:val="20"/>
              </w:rPr>
              <w:t>HERS</w:t>
            </w:r>
            <w:r w:rsidR="0004192D">
              <w:rPr>
                <w:rFonts w:asciiTheme="minorHAnsi" w:hAnsiTheme="minorHAnsi" w:cs="Arial"/>
                <w:b/>
                <w:sz w:val="20"/>
                <w:szCs w:val="20"/>
              </w:rPr>
              <w:t>-</w:t>
            </w:r>
            <w:r w:rsidR="006A61F3" w:rsidRPr="00B721E1">
              <w:rPr>
                <w:rFonts w:asciiTheme="minorHAnsi" w:hAnsiTheme="minorHAnsi" w:cs="Arial"/>
                <w:b/>
                <w:sz w:val="20"/>
                <w:szCs w:val="20"/>
              </w:rPr>
              <w:t>Verified Multiple Recirculation Loops for DHW Systems Serving Multiple Dwelling Units Requirements</w:t>
            </w:r>
          </w:p>
          <w:p w14:paraId="6867B49C" w14:textId="1C7EB14A" w:rsidR="0017718F" w:rsidRPr="00B721E1" w:rsidRDefault="0017718F" w:rsidP="00B66D27">
            <w:pPr>
              <w:spacing w:after="0" w:line="240" w:lineRule="auto"/>
              <w:rPr>
                <w:rFonts w:asciiTheme="minorHAnsi" w:hAnsiTheme="minorHAnsi" w:cs="Arial"/>
                <w:sz w:val="20"/>
                <w:szCs w:val="20"/>
              </w:rPr>
            </w:pPr>
            <w:r w:rsidRPr="00B721E1">
              <w:rPr>
                <w:rFonts w:asciiTheme="minorHAnsi" w:hAnsiTheme="minorHAnsi"/>
                <w:sz w:val="20"/>
                <w:szCs w:val="20"/>
              </w:rPr>
              <w:t>All distribution systems listed on this form shall comply with these requirements</w:t>
            </w:r>
            <w:r w:rsidR="006F4AD0">
              <w:rPr>
                <w:rFonts w:asciiTheme="minorHAnsi" w:hAnsiTheme="minorHAnsi"/>
                <w:sz w:val="20"/>
                <w:szCs w:val="20"/>
              </w:rPr>
              <w:t>.</w:t>
            </w:r>
          </w:p>
        </w:tc>
      </w:tr>
      <w:tr w:rsidR="00A02EBA" w:rsidRPr="002332EE" w14:paraId="6867B4A0" w14:textId="77777777" w:rsidTr="00083F4F">
        <w:trPr>
          <w:trHeight w:val="144"/>
        </w:trPr>
        <w:tc>
          <w:tcPr>
            <w:tcW w:w="720" w:type="dxa"/>
            <w:gridSpan w:val="2"/>
            <w:vAlign w:val="center"/>
          </w:tcPr>
          <w:p w14:paraId="6867B49E" w14:textId="77777777" w:rsidR="00A02EBA" w:rsidRPr="002332EE" w:rsidRDefault="003217C3" w:rsidP="00B66D27">
            <w:pPr>
              <w:spacing w:after="0" w:line="240" w:lineRule="auto"/>
              <w:jc w:val="center"/>
              <w:rPr>
                <w:rFonts w:asciiTheme="minorHAnsi" w:hAnsiTheme="minorHAnsi" w:cs="TimesNewRomanPS-BoldMT"/>
                <w:bCs/>
                <w:sz w:val="20"/>
                <w:szCs w:val="20"/>
              </w:rPr>
            </w:pPr>
            <w:r>
              <w:rPr>
                <w:rFonts w:asciiTheme="minorHAnsi" w:hAnsiTheme="minorHAnsi" w:cs="TimesNewRomanPS-BoldMT"/>
                <w:bCs/>
                <w:sz w:val="20"/>
                <w:szCs w:val="20"/>
              </w:rPr>
              <w:t>0</w:t>
            </w:r>
            <w:r w:rsidR="00A02EBA" w:rsidRPr="002332EE">
              <w:rPr>
                <w:rFonts w:asciiTheme="minorHAnsi" w:hAnsiTheme="minorHAnsi" w:cs="TimesNewRomanPS-BoldMT"/>
                <w:bCs/>
                <w:sz w:val="20"/>
                <w:szCs w:val="20"/>
              </w:rPr>
              <w:t>1</w:t>
            </w:r>
          </w:p>
        </w:tc>
        <w:tc>
          <w:tcPr>
            <w:tcW w:w="13896" w:type="dxa"/>
            <w:gridSpan w:val="5"/>
            <w:vAlign w:val="center"/>
          </w:tcPr>
          <w:p w14:paraId="6867B49F" w14:textId="77777777" w:rsidR="00A02EBA" w:rsidRPr="00337A1D" w:rsidRDefault="00A02EBA" w:rsidP="00B66D27">
            <w:pPr>
              <w:spacing w:after="0" w:line="240" w:lineRule="auto"/>
              <w:rPr>
                <w:rFonts w:asciiTheme="minorHAnsi" w:hAnsiTheme="minorHAnsi" w:cs="Arial"/>
                <w:b/>
                <w:sz w:val="20"/>
                <w:szCs w:val="20"/>
              </w:rPr>
            </w:pPr>
            <w:r w:rsidRPr="00337A1D">
              <w:rPr>
                <w:rFonts w:asciiTheme="minorHAnsi" w:hAnsiTheme="minorHAnsi" w:cs="Arial"/>
                <w:sz w:val="20"/>
                <w:szCs w:val="20"/>
              </w:rPr>
              <w:t>All buildings with 8 or more dwelling units have a</w:t>
            </w:r>
            <w:r w:rsidRPr="00337A1D">
              <w:rPr>
                <w:rFonts w:asciiTheme="minorHAnsi" w:hAnsiTheme="minorHAnsi" w:cs="Arial"/>
                <w:b/>
                <w:sz w:val="20"/>
                <w:szCs w:val="20"/>
              </w:rPr>
              <w:t xml:space="preserve"> minimum</w:t>
            </w:r>
            <w:r w:rsidRPr="00337A1D">
              <w:rPr>
                <w:rFonts w:asciiTheme="minorHAnsi" w:hAnsiTheme="minorHAnsi" w:cs="Arial"/>
                <w:sz w:val="20"/>
                <w:szCs w:val="20"/>
              </w:rPr>
              <w:t xml:space="preserve"> </w:t>
            </w:r>
            <w:r w:rsidR="00EF3C80">
              <w:rPr>
                <w:rFonts w:asciiTheme="minorHAnsi" w:hAnsiTheme="minorHAnsi" w:cs="Arial"/>
                <w:sz w:val="20"/>
                <w:szCs w:val="20"/>
              </w:rPr>
              <w:t xml:space="preserve">of </w:t>
            </w:r>
            <w:r w:rsidRPr="00337A1D">
              <w:rPr>
                <w:rFonts w:asciiTheme="minorHAnsi" w:hAnsiTheme="minorHAnsi" w:cs="Arial"/>
                <w:sz w:val="20"/>
                <w:szCs w:val="20"/>
              </w:rPr>
              <w:t>2 recirculation loops.</w:t>
            </w:r>
          </w:p>
        </w:tc>
      </w:tr>
      <w:tr w:rsidR="00A02EBA" w:rsidRPr="002332EE" w14:paraId="6867B4A3" w14:textId="77777777" w:rsidTr="00083F4F">
        <w:trPr>
          <w:trHeight w:val="144"/>
        </w:trPr>
        <w:tc>
          <w:tcPr>
            <w:tcW w:w="720" w:type="dxa"/>
            <w:gridSpan w:val="2"/>
            <w:vAlign w:val="center"/>
          </w:tcPr>
          <w:p w14:paraId="6867B4A1" w14:textId="77777777" w:rsidR="00A02EBA" w:rsidRPr="002332EE" w:rsidRDefault="003217C3" w:rsidP="00B66D27">
            <w:pPr>
              <w:spacing w:after="0" w:line="240" w:lineRule="auto"/>
              <w:jc w:val="center"/>
              <w:rPr>
                <w:rFonts w:asciiTheme="minorHAnsi" w:hAnsiTheme="minorHAnsi" w:cs="TimesNewRomanPS-BoldMT"/>
                <w:bCs/>
                <w:sz w:val="20"/>
                <w:szCs w:val="20"/>
              </w:rPr>
            </w:pPr>
            <w:r>
              <w:rPr>
                <w:rFonts w:asciiTheme="minorHAnsi" w:hAnsiTheme="minorHAnsi" w:cs="TimesNewRomanPS-BoldMT"/>
                <w:bCs/>
                <w:sz w:val="20"/>
                <w:szCs w:val="20"/>
              </w:rPr>
              <w:t>0</w:t>
            </w:r>
            <w:r w:rsidR="00A02EBA">
              <w:rPr>
                <w:rFonts w:asciiTheme="minorHAnsi" w:hAnsiTheme="minorHAnsi" w:cs="TimesNewRomanPS-BoldMT"/>
                <w:bCs/>
                <w:sz w:val="20"/>
                <w:szCs w:val="20"/>
              </w:rPr>
              <w:t>2</w:t>
            </w:r>
          </w:p>
        </w:tc>
        <w:tc>
          <w:tcPr>
            <w:tcW w:w="13896" w:type="dxa"/>
            <w:gridSpan w:val="5"/>
            <w:vAlign w:val="center"/>
          </w:tcPr>
          <w:p w14:paraId="6867B4A2" w14:textId="77777777" w:rsidR="00A02EBA" w:rsidRPr="00337A1D" w:rsidRDefault="00A02EBA" w:rsidP="00B721E1">
            <w:pPr>
              <w:spacing w:after="0" w:line="240" w:lineRule="auto"/>
              <w:rPr>
                <w:rFonts w:asciiTheme="minorHAnsi" w:hAnsiTheme="minorHAnsi" w:cs="TimesNewRomanPS-BoldMT"/>
                <w:bCs/>
                <w:sz w:val="20"/>
                <w:szCs w:val="20"/>
              </w:rPr>
            </w:pPr>
            <w:r w:rsidRPr="00337A1D">
              <w:rPr>
                <w:rFonts w:asciiTheme="minorHAnsi" w:hAnsiTheme="minorHAnsi" w:cs="Arial"/>
                <w:sz w:val="20"/>
                <w:szCs w:val="20"/>
              </w:rPr>
              <w:t>Each loop roughly serves the same number of dwellings.</w:t>
            </w:r>
          </w:p>
        </w:tc>
      </w:tr>
      <w:tr w:rsidR="009E1D9B" w:rsidRPr="002332EE" w14:paraId="6867B4A5" w14:textId="77777777" w:rsidTr="00083F4F">
        <w:trPr>
          <w:trHeight w:val="144"/>
        </w:trPr>
        <w:tc>
          <w:tcPr>
            <w:tcW w:w="14616" w:type="dxa"/>
            <w:gridSpan w:val="7"/>
            <w:vAlign w:val="center"/>
          </w:tcPr>
          <w:p w14:paraId="6867B4A4" w14:textId="77777777" w:rsidR="009E1D9B" w:rsidRPr="00216198" w:rsidRDefault="009E1D9B" w:rsidP="00B66D27">
            <w:pPr>
              <w:spacing w:after="0" w:line="240" w:lineRule="auto"/>
              <w:rPr>
                <w:rFonts w:asciiTheme="minorHAnsi" w:hAnsiTheme="minorHAnsi"/>
                <w:sz w:val="20"/>
                <w:szCs w:val="20"/>
              </w:rPr>
            </w:pPr>
            <w:r w:rsidRPr="00216198">
              <w:rPr>
                <w:b/>
                <w:sz w:val="20"/>
                <w:szCs w:val="20"/>
              </w:rPr>
              <w:t xml:space="preserve">The responsible person’s signature on this compliance document affirms that all applicable requirements in this table have been met.  </w:t>
            </w:r>
          </w:p>
        </w:tc>
      </w:tr>
      <w:tr w:rsidR="009B7BB1" w:rsidRPr="009B7BB1" w14:paraId="6867B4A7"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206"/>
        </w:trPr>
        <w:tc>
          <w:tcPr>
            <w:tcW w:w="14543" w:type="dxa"/>
            <w:gridSpan w:val="5"/>
            <w:vAlign w:val="center"/>
          </w:tcPr>
          <w:p w14:paraId="6867B4A6" w14:textId="77777777" w:rsidR="009B7BB1" w:rsidRPr="009B7BB1" w:rsidRDefault="009B7BB1" w:rsidP="009B7BB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B7BB1">
              <w:rPr>
                <w:rFonts w:asciiTheme="minorHAnsi" w:eastAsia="Times New Roman" w:hAnsiTheme="minorHAnsi" w:cs="Arial"/>
                <w:b/>
                <w:caps/>
                <w:sz w:val="18"/>
                <w:szCs w:val="18"/>
              </w:rPr>
              <w:t>Documentation Author's Declaration Statement</w:t>
            </w:r>
          </w:p>
        </w:tc>
      </w:tr>
      <w:tr w:rsidR="009B7BB1" w:rsidRPr="009B7BB1" w14:paraId="6867B4A9"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206"/>
        </w:trPr>
        <w:tc>
          <w:tcPr>
            <w:tcW w:w="14543" w:type="dxa"/>
            <w:gridSpan w:val="5"/>
            <w:vAlign w:val="center"/>
          </w:tcPr>
          <w:p w14:paraId="6867B4A8" w14:textId="77777777" w:rsidR="009B7BB1" w:rsidRPr="009B7BB1" w:rsidRDefault="009B7BB1" w:rsidP="009B7BB1">
            <w:pPr>
              <w:keepNext/>
              <w:numPr>
                <w:ilvl w:val="0"/>
                <w:numId w:val="9"/>
              </w:numPr>
              <w:spacing w:after="0" w:line="240" w:lineRule="auto"/>
              <w:ind w:left="360" w:hanging="270"/>
              <w:rPr>
                <w:rFonts w:asciiTheme="minorHAnsi" w:eastAsia="Times New Roman" w:hAnsiTheme="minorHAnsi"/>
                <w:sz w:val="18"/>
                <w:szCs w:val="18"/>
              </w:rPr>
            </w:pPr>
            <w:r w:rsidRPr="009B7BB1">
              <w:rPr>
                <w:rFonts w:asciiTheme="minorHAnsi" w:eastAsia="Times New Roman" w:hAnsiTheme="minorHAnsi"/>
                <w:sz w:val="18"/>
                <w:szCs w:val="18"/>
              </w:rPr>
              <w:t>I certify that this Certificate of Installation documentation is accurate and complete.</w:t>
            </w:r>
          </w:p>
        </w:tc>
      </w:tr>
      <w:tr w:rsidR="009B7BB1" w:rsidRPr="009B7BB1" w14:paraId="6867B4AC"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360"/>
        </w:trPr>
        <w:tc>
          <w:tcPr>
            <w:tcW w:w="7407" w:type="dxa"/>
            <w:gridSpan w:val="3"/>
          </w:tcPr>
          <w:p w14:paraId="6867B4AA"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Name:</w:t>
            </w:r>
          </w:p>
        </w:tc>
        <w:tc>
          <w:tcPr>
            <w:tcW w:w="7136" w:type="dxa"/>
            <w:gridSpan w:val="2"/>
          </w:tcPr>
          <w:p w14:paraId="6867B4AB"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Signature:</w:t>
            </w:r>
          </w:p>
        </w:tc>
      </w:tr>
      <w:tr w:rsidR="009B7BB1" w:rsidRPr="009B7BB1" w14:paraId="6867B4AF"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360"/>
        </w:trPr>
        <w:tc>
          <w:tcPr>
            <w:tcW w:w="7407" w:type="dxa"/>
            <w:gridSpan w:val="3"/>
          </w:tcPr>
          <w:p w14:paraId="6867B4AD"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Company Name:</w:t>
            </w:r>
          </w:p>
        </w:tc>
        <w:tc>
          <w:tcPr>
            <w:tcW w:w="7136" w:type="dxa"/>
            <w:gridSpan w:val="2"/>
          </w:tcPr>
          <w:p w14:paraId="6867B4AE"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Date Signed:</w:t>
            </w:r>
          </w:p>
        </w:tc>
      </w:tr>
      <w:tr w:rsidR="009B7BB1" w:rsidRPr="009B7BB1" w14:paraId="6867B4B2"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360"/>
        </w:trPr>
        <w:tc>
          <w:tcPr>
            <w:tcW w:w="7407" w:type="dxa"/>
            <w:gridSpan w:val="3"/>
          </w:tcPr>
          <w:p w14:paraId="6867B4B0"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Address:</w:t>
            </w:r>
          </w:p>
        </w:tc>
        <w:tc>
          <w:tcPr>
            <w:tcW w:w="7136" w:type="dxa"/>
            <w:gridSpan w:val="2"/>
          </w:tcPr>
          <w:p w14:paraId="6867B4B1" w14:textId="3BBCE562"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CEA/HERS Certification Identification (</w:t>
            </w:r>
            <w:r w:rsidR="006A61F3">
              <w:rPr>
                <w:rFonts w:asciiTheme="minorHAnsi" w:eastAsia="Times New Roman" w:hAnsiTheme="minorHAnsi"/>
                <w:sz w:val="14"/>
                <w:szCs w:val="14"/>
              </w:rPr>
              <w:t>i</w:t>
            </w:r>
            <w:r w:rsidRPr="009B7BB1">
              <w:rPr>
                <w:rFonts w:asciiTheme="minorHAnsi" w:eastAsia="Times New Roman" w:hAnsiTheme="minorHAnsi"/>
                <w:sz w:val="14"/>
                <w:szCs w:val="14"/>
              </w:rPr>
              <w:t>f applicable):</w:t>
            </w:r>
          </w:p>
        </w:tc>
      </w:tr>
      <w:tr w:rsidR="009B7BB1" w:rsidRPr="009B7BB1" w14:paraId="6867B4B5"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gridAfter w:val="1"/>
          <w:wBefore w:w="21" w:type="dxa"/>
          <w:wAfter w:w="52" w:type="dxa"/>
          <w:trHeight w:val="360"/>
        </w:trPr>
        <w:tc>
          <w:tcPr>
            <w:tcW w:w="7407" w:type="dxa"/>
            <w:gridSpan w:val="3"/>
          </w:tcPr>
          <w:p w14:paraId="6867B4B3"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City/State/Zip:</w:t>
            </w:r>
          </w:p>
        </w:tc>
        <w:tc>
          <w:tcPr>
            <w:tcW w:w="7136" w:type="dxa"/>
            <w:gridSpan w:val="2"/>
          </w:tcPr>
          <w:p w14:paraId="6867B4B4" w14:textId="77777777" w:rsidR="009B7BB1" w:rsidRPr="009B7BB1" w:rsidRDefault="009B7BB1" w:rsidP="009B7BB1">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Phone:</w:t>
            </w:r>
          </w:p>
        </w:tc>
      </w:tr>
      <w:tr w:rsidR="009B7BB1" w:rsidRPr="009B7BB1" w14:paraId="6867B4B7"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Before w:val="1"/>
          <w:gridAfter w:val="1"/>
          <w:wBefore w:w="21" w:type="dxa"/>
          <w:wAfter w:w="52" w:type="dxa"/>
          <w:trHeight w:val="296"/>
        </w:trPr>
        <w:tc>
          <w:tcPr>
            <w:tcW w:w="14543" w:type="dxa"/>
            <w:gridSpan w:val="5"/>
            <w:vAlign w:val="center"/>
          </w:tcPr>
          <w:p w14:paraId="6867B4B6" w14:textId="77777777" w:rsidR="009B7BB1" w:rsidRPr="009B7BB1" w:rsidRDefault="009B7BB1" w:rsidP="009B7BB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9B7BB1">
              <w:rPr>
                <w:rFonts w:asciiTheme="minorHAnsi" w:eastAsia="Times New Roman" w:hAnsiTheme="minorHAnsi" w:cs="Arial"/>
                <w:b/>
                <w:caps/>
                <w:sz w:val="18"/>
                <w:szCs w:val="18"/>
              </w:rPr>
              <w:t xml:space="preserve">Responsible Person's Declaration statement  </w:t>
            </w:r>
          </w:p>
        </w:tc>
      </w:tr>
      <w:tr w:rsidR="009B7BB1" w:rsidRPr="009B7BB1" w14:paraId="6867B4BF"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Before w:val="1"/>
          <w:gridAfter w:val="1"/>
          <w:wBefore w:w="21" w:type="dxa"/>
          <w:wAfter w:w="52" w:type="dxa"/>
          <w:trHeight w:val="504"/>
        </w:trPr>
        <w:tc>
          <w:tcPr>
            <w:tcW w:w="14543" w:type="dxa"/>
            <w:gridSpan w:val="5"/>
          </w:tcPr>
          <w:p w14:paraId="117626F9" w14:textId="77777777" w:rsidR="00200A46" w:rsidRPr="00200A46" w:rsidRDefault="00200A46" w:rsidP="00200A46">
            <w:pPr>
              <w:pStyle w:val="Heading3"/>
              <w:numPr>
                <w:ilvl w:val="0"/>
                <w:numId w:val="0"/>
              </w:numPr>
              <w:spacing w:before="60"/>
              <w:ind w:right="86"/>
              <w:rPr>
                <w:rFonts w:asciiTheme="minorHAnsi" w:hAnsiTheme="minorHAnsi"/>
                <w:caps/>
                <w:sz w:val="18"/>
                <w:szCs w:val="18"/>
              </w:rPr>
            </w:pPr>
            <w:r w:rsidRPr="00200A46">
              <w:rPr>
                <w:rFonts w:asciiTheme="minorHAnsi" w:hAnsiTheme="minorHAnsi"/>
                <w:sz w:val="18"/>
                <w:szCs w:val="18"/>
              </w:rPr>
              <w:t xml:space="preserve">I certify the following under penalty of perjury, under the laws of the State of California: </w:t>
            </w:r>
          </w:p>
          <w:p w14:paraId="7CC1D646" w14:textId="77777777" w:rsidR="00200A46" w:rsidRPr="00200A46" w:rsidRDefault="00200A46" w:rsidP="00200A46">
            <w:pPr>
              <w:pStyle w:val="Heading3"/>
              <w:numPr>
                <w:ilvl w:val="0"/>
                <w:numId w:val="16"/>
              </w:numPr>
              <w:tabs>
                <w:tab w:val="left" w:pos="-2600"/>
              </w:tabs>
              <w:spacing w:before="0"/>
              <w:ind w:right="90"/>
              <w:rPr>
                <w:rFonts w:asciiTheme="minorHAnsi" w:hAnsiTheme="minorHAnsi"/>
                <w:caps/>
                <w:sz w:val="18"/>
                <w:szCs w:val="18"/>
              </w:rPr>
            </w:pPr>
            <w:r w:rsidRPr="00200A46">
              <w:rPr>
                <w:rFonts w:asciiTheme="minorHAnsi" w:hAnsiTheme="minorHAnsi"/>
                <w:sz w:val="18"/>
                <w:szCs w:val="18"/>
              </w:rPr>
              <w:t xml:space="preserve">The information provided on this Certificate of Installation is true and correct. </w:t>
            </w:r>
          </w:p>
          <w:p w14:paraId="334647FF" w14:textId="77777777" w:rsidR="00200A46" w:rsidRPr="00200A46" w:rsidRDefault="00200A46" w:rsidP="00200A46">
            <w:pPr>
              <w:pStyle w:val="Heading3"/>
              <w:numPr>
                <w:ilvl w:val="0"/>
                <w:numId w:val="16"/>
              </w:numPr>
              <w:tabs>
                <w:tab w:val="left" w:pos="-2600"/>
              </w:tabs>
              <w:spacing w:before="0"/>
              <w:ind w:right="90"/>
              <w:rPr>
                <w:rFonts w:asciiTheme="minorHAnsi" w:hAnsiTheme="minorHAnsi"/>
                <w:caps/>
                <w:sz w:val="18"/>
                <w:szCs w:val="22"/>
              </w:rPr>
            </w:pPr>
            <w:r w:rsidRPr="00200A46">
              <w:rPr>
                <w:rFonts w:asciiTheme="minorHAnsi" w:hAnsiTheme="minorHAnsi"/>
                <w:snapToGrid w:val="0"/>
                <w:sz w:val="18"/>
                <w:szCs w:val="18"/>
              </w:rPr>
              <w:t xml:space="preserve">I am either: a) a responsible person eligible under Division 3 of the Business and Professions Code </w:t>
            </w:r>
            <w:r w:rsidRPr="00200A46">
              <w:rPr>
                <w:rFonts w:asciiTheme="minorHAnsi" w:hAnsiTheme="minorHAnsi"/>
                <w:sz w:val="18"/>
                <w:szCs w:val="18"/>
              </w:rPr>
              <w:t xml:space="preserve">in the applicable classification to accept responsibility for the system design, construction, or installation </w:t>
            </w:r>
            <w:r w:rsidRPr="00200A46">
              <w:rPr>
                <w:rFonts w:asciiTheme="minorHAnsi" w:hAnsiTheme="minorHAnsi"/>
                <w:snapToGrid w:val="0"/>
                <w:sz w:val="18"/>
                <w:szCs w:val="18"/>
              </w:rPr>
              <w:t xml:space="preserve">of features, materials, components, or manufactured devices </w:t>
            </w:r>
            <w:r w:rsidRPr="00200A46">
              <w:rPr>
                <w:rFonts w:asciiTheme="minorHAnsi" w:hAnsiTheme="minorHAnsi"/>
                <w:sz w:val="18"/>
                <w:szCs w:val="18"/>
              </w:rPr>
              <w:t xml:space="preserve">for the scope of work identified on this Certificate of Installation </w:t>
            </w:r>
            <w:r w:rsidRPr="00200A46">
              <w:rPr>
                <w:rFonts w:asciiTheme="minorHAnsi" w:hAnsiTheme="minorHAnsi"/>
                <w:snapToGrid w:val="0"/>
                <w:sz w:val="18"/>
                <w:szCs w:val="18"/>
              </w:rPr>
              <w:t>and attest to the declarations in this statement</w:t>
            </w:r>
            <w:r w:rsidRPr="00200A46">
              <w:rPr>
                <w:rFonts w:asciiTheme="minorHAnsi" w:hAnsiTheme="minorHAnsi"/>
                <w:sz w:val="18"/>
                <w:szCs w:val="18"/>
              </w:rPr>
              <w:t>, or b) I am an authorized representative of the responsible person and attest to the declarations in this statement on the responsible person’s behalf</w:t>
            </w:r>
            <w:r w:rsidRPr="00200A46">
              <w:rPr>
                <w:rFonts w:asciiTheme="minorHAnsi" w:eastAsia="Calibri" w:hAnsiTheme="minorHAnsi"/>
                <w:sz w:val="18"/>
                <w:szCs w:val="18"/>
              </w:rPr>
              <w:t>.</w:t>
            </w:r>
          </w:p>
          <w:p w14:paraId="2A44D230" w14:textId="77777777" w:rsidR="00200A46" w:rsidRPr="00200A46" w:rsidRDefault="00200A46" w:rsidP="00200A46">
            <w:pPr>
              <w:keepNext/>
              <w:numPr>
                <w:ilvl w:val="0"/>
                <w:numId w:val="16"/>
              </w:numPr>
              <w:autoSpaceDE w:val="0"/>
              <w:autoSpaceDN w:val="0"/>
              <w:adjustRightInd w:val="0"/>
              <w:spacing w:after="0" w:line="240" w:lineRule="auto"/>
              <w:ind w:right="90"/>
              <w:rPr>
                <w:rFonts w:asciiTheme="minorHAnsi" w:hAnsiTheme="minorHAnsi"/>
                <w:sz w:val="18"/>
                <w:szCs w:val="18"/>
              </w:rPr>
            </w:pPr>
            <w:r w:rsidRPr="00200A46">
              <w:rPr>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00A46">
              <w:rPr>
                <w:rFonts w:cs="TimesNewRomanPSMT"/>
                <w:sz w:val="18"/>
                <w:szCs w:val="18"/>
              </w:rPr>
              <w:t>.</w:t>
            </w:r>
          </w:p>
          <w:p w14:paraId="2D403908" w14:textId="77777777" w:rsidR="00200A46" w:rsidRPr="00200A46" w:rsidRDefault="00200A46" w:rsidP="00200A46">
            <w:pPr>
              <w:pStyle w:val="ListParagraph"/>
              <w:keepNext/>
              <w:numPr>
                <w:ilvl w:val="0"/>
                <w:numId w:val="16"/>
              </w:numPr>
              <w:autoSpaceDE w:val="0"/>
              <w:autoSpaceDN w:val="0"/>
              <w:adjustRightInd w:val="0"/>
              <w:spacing w:after="0" w:line="240" w:lineRule="auto"/>
              <w:rPr>
                <w:rFonts w:asciiTheme="minorHAnsi" w:hAnsiTheme="minorHAnsi"/>
                <w:sz w:val="18"/>
                <w:szCs w:val="20"/>
              </w:rPr>
            </w:pPr>
            <w:r w:rsidRPr="00200A4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67B4BE" w14:textId="04DCBBD7" w:rsidR="009B7BB1" w:rsidRPr="009B7BB1" w:rsidRDefault="00200A46" w:rsidP="00B721E1">
            <w:pPr>
              <w:keepNext/>
              <w:numPr>
                <w:ilvl w:val="0"/>
                <w:numId w:val="8"/>
              </w:numPr>
              <w:autoSpaceDE w:val="0"/>
              <w:autoSpaceDN w:val="0"/>
              <w:adjustRightInd w:val="0"/>
              <w:spacing w:after="0" w:line="240" w:lineRule="auto"/>
              <w:contextualSpacing/>
              <w:rPr>
                <w:rFonts w:asciiTheme="minorHAnsi" w:eastAsia="Times New Roman" w:hAnsiTheme="minorHAnsi"/>
                <w:b/>
                <w:sz w:val="20"/>
                <w:szCs w:val="20"/>
              </w:rPr>
            </w:pPr>
            <w:r w:rsidRPr="00200A46">
              <w:rPr>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9B7BB1" w:rsidRPr="009B7BB1" w14:paraId="6867B4C2"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Pr>
          <w:p w14:paraId="6867B4C0" w14:textId="77777777" w:rsidR="009B7BB1" w:rsidRPr="009B7BB1" w:rsidRDefault="009B7BB1" w:rsidP="009B7BB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Responsible Builder/Installer Name:</w:t>
            </w:r>
          </w:p>
        </w:tc>
        <w:tc>
          <w:tcPr>
            <w:tcW w:w="7495" w:type="dxa"/>
            <w:gridSpan w:val="3"/>
          </w:tcPr>
          <w:p w14:paraId="6867B4C1" w14:textId="77777777" w:rsidR="009B7BB1" w:rsidRPr="009B7BB1" w:rsidRDefault="009B7BB1" w:rsidP="009B7BB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Responsible Builder/Installer Signature:</w:t>
            </w:r>
          </w:p>
        </w:tc>
      </w:tr>
      <w:tr w:rsidR="009B7BB1" w:rsidRPr="009B7BB1" w14:paraId="6867B4C5"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Borders>
              <w:top w:val="single" w:sz="4" w:space="0" w:color="auto"/>
              <w:left w:val="single" w:sz="4" w:space="0" w:color="auto"/>
              <w:bottom w:val="single" w:sz="4" w:space="0" w:color="auto"/>
              <w:right w:val="single" w:sz="4" w:space="0" w:color="auto"/>
            </w:tcBorders>
          </w:tcPr>
          <w:p w14:paraId="6867B4C3" w14:textId="58B8B379"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Company Name: (Installing Subcontractor or General Contractor or Builder/Owner)</w:t>
            </w:r>
          </w:p>
        </w:tc>
        <w:tc>
          <w:tcPr>
            <w:tcW w:w="7495" w:type="dxa"/>
            <w:gridSpan w:val="3"/>
            <w:tcBorders>
              <w:top w:val="single" w:sz="4" w:space="0" w:color="auto"/>
              <w:left w:val="single" w:sz="4" w:space="0" w:color="auto"/>
              <w:bottom w:val="single" w:sz="4" w:space="0" w:color="auto"/>
              <w:right w:val="single" w:sz="4" w:space="0" w:color="auto"/>
            </w:tcBorders>
          </w:tcPr>
          <w:p w14:paraId="6867B4C4"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Position With Company (Title):</w:t>
            </w:r>
          </w:p>
        </w:tc>
      </w:tr>
      <w:tr w:rsidR="009B7BB1" w:rsidRPr="009B7BB1" w14:paraId="6867B4C8"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Borders>
              <w:top w:val="single" w:sz="4" w:space="0" w:color="auto"/>
              <w:left w:val="single" w:sz="4" w:space="0" w:color="auto"/>
              <w:bottom w:val="single" w:sz="4" w:space="0" w:color="auto"/>
              <w:right w:val="single" w:sz="4" w:space="0" w:color="auto"/>
            </w:tcBorders>
          </w:tcPr>
          <w:p w14:paraId="6867B4C6"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Address:</w:t>
            </w:r>
          </w:p>
        </w:tc>
        <w:tc>
          <w:tcPr>
            <w:tcW w:w="7495" w:type="dxa"/>
            <w:gridSpan w:val="3"/>
            <w:tcBorders>
              <w:top w:val="single" w:sz="4" w:space="0" w:color="auto"/>
              <w:left w:val="single" w:sz="4" w:space="0" w:color="auto"/>
              <w:bottom w:val="single" w:sz="4" w:space="0" w:color="auto"/>
              <w:right w:val="single" w:sz="4" w:space="0" w:color="auto"/>
            </w:tcBorders>
          </w:tcPr>
          <w:p w14:paraId="6867B4C7"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CSLB License:</w:t>
            </w:r>
          </w:p>
        </w:tc>
      </w:tr>
      <w:tr w:rsidR="009B7BB1" w:rsidRPr="009B7BB1" w14:paraId="6867B4CC"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Borders>
              <w:top w:val="single" w:sz="4" w:space="0" w:color="auto"/>
              <w:left w:val="single" w:sz="4" w:space="0" w:color="auto"/>
              <w:bottom w:val="single" w:sz="4" w:space="0" w:color="auto"/>
              <w:right w:val="single" w:sz="4" w:space="0" w:color="auto"/>
            </w:tcBorders>
          </w:tcPr>
          <w:p w14:paraId="6867B4C9"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6867B4CA" w14:textId="1148AE6D"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Phone</w:t>
            </w:r>
            <w:r w:rsidR="006A61F3">
              <w:rPr>
                <w:rFonts w:asciiTheme="minorHAnsi" w:eastAsia="Times New Roman" w:hAnsiTheme="minorHAnsi"/>
                <w:sz w:val="14"/>
                <w:szCs w:val="14"/>
              </w:rPr>
              <w:t>:</w:t>
            </w:r>
          </w:p>
        </w:tc>
        <w:tc>
          <w:tcPr>
            <w:tcW w:w="3748" w:type="dxa"/>
            <w:tcBorders>
              <w:top w:val="single" w:sz="4" w:space="0" w:color="auto"/>
              <w:left w:val="single" w:sz="4" w:space="0" w:color="auto"/>
              <w:bottom w:val="single" w:sz="4" w:space="0" w:color="auto"/>
              <w:right w:val="single" w:sz="4" w:space="0" w:color="auto"/>
            </w:tcBorders>
          </w:tcPr>
          <w:p w14:paraId="6867B4CB"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Date Signed:</w:t>
            </w:r>
          </w:p>
        </w:tc>
      </w:tr>
      <w:tr w:rsidR="009B7BB1" w:rsidRPr="009B7BB1" w14:paraId="6867B4CF" w14:textId="77777777" w:rsidTr="00083F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gridAfter w:val="1"/>
          <w:wBefore w:w="21" w:type="dxa"/>
          <w:wAfter w:w="52" w:type="dxa"/>
          <w:trHeight w:val="360"/>
        </w:trPr>
        <w:tc>
          <w:tcPr>
            <w:tcW w:w="7048" w:type="dxa"/>
            <w:gridSpan w:val="2"/>
            <w:tcBorders>
              <w:top w:val="single" w:sz="4" w:space="0" w:color="auto"/>
              <w:left w:val="single" w:sz="4" w:space="0" w:color="auto"/>
              <w:bottom w:val="single" w:sz="4" w:space="0" w:color="auto"/>
              <w:right w:val="single" w:sz="4" w:space="0" w:color="auto"/>
            </w:tcBorders>
          </w:tcPr>
          <w:p w14:paraId="6867B4CD"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Third Party Quality Control Program (TPQCP) Status:</w:t>
            </w:r>
          </w:p>
        </w:tc>
        <w:tc>
          <w:tcPr>
            <w:tcW w:w="7495" w:type="dxa"/>
            <w:gridSpan w:val="3"/>
            <w:tcBorders>
              <w:top w:val="single" w:sz="4" w:space="0" w:color="auto"/>
              <w:left w:val="single" w:sz="4" w:space="0" w:color="auto"/>
              <w:bottom w:val="single" w:sz="4" w:space="0" w:color="auto"/>
              <w:right w:val="single" w:sz="4" w:space="0" w:color="auto"/>
            </w:tcBorders>
          </w:tcPr>
          <w:p w14:paraId="6867B4CE" w14:textId="77777777" w:rsidR="009B7BB1" w:rsidRPr="009B7BB1" w:rsidRDefault="009B7BB1" w:rsidP="009B7BB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 xml:space="preserve">Name of TPQCP (if applicable): </w:t>
            </w:r>
          </w:p>
        </w:tc>
      </w:tr>
    </w:tbl>
    <w:p w14:paraId="6867B4D0" w14:textId="77777777" w:rsidR="00452DFA" w:rsidRDefault="00452DFA" w:rsidP="00452DFA">
      <w:pPr>
        <w:ind w:hanging="677"/>
        <w:rPr>
          <w:rFonts w:asciiTheme="minorHAnsi" w:hAnsiTheme="minorHAnsi"/>
        </w:rPr>
      </w:pPr>
    </w:p>
    <w:p w14:paraId="6867B4D1" w14:textId="77777777" w:rsidR="002332EE" w:rsidRDefault="002332EE" w:rsidP="002332EE">
      <w:pPr>
        <w:ind w:hanging="677"/>
        <w:rPr>
          <w:rFonts w:asciiTheme="minorHAnsi" w:hAnsiTheme="minorHAnsi"/>
        </w:rPr>
      </w:pPr>
    </w:p>
    <w:p w14:paraId="6867B4D2" w14:textId="77777777" w:rsidR="00C65571" w:rsidRDefault="00C65571"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C65571" w:rsidSect="000261EF">
          <w:headerReference w:type="even" r:id="rId9"/>
          <w:headerReference w:type="default" r:id="rId10"/>
          <w:footerReference w:type="default" r:id="rId11"/>
          <w:headerReference w:type="first" r:id="rId12"/>
          <w:pgSz w:w="15840" w:h="12240" w:orient="landscape"/>
          <w:pgMar w:top="720" w:right="720" w:bottom="720" w:left="720" w:header="432" w:footer="432" w:gutter="0"/>
          <w:cols w:space="720"/>
          <w:docGrid w:linePitch="360"/>
        </w:sectPr>
      </w:pPr>
    </w:p>
    <w:p w14:paraId="6867B4D3" w14:textId="203EE4C4" w:rsidR="003627FB" w:rsidRDefault="003627FB" w:rsidP="00B721E1">
      <w:pPr>
        <w:spacing w:after="60" w:line="240" w:lineRule="auto"/>
        <w:jc w:val="center"/>
        <w:rPr>
          <w:rFonts w:asciiTheme="minorHAnsi" w:hAnsiTheme="minorHAnsi" w:cs="Arial"/>
          <w:b/>
          <w:sz w:val="20"/>
          <w:szCs w:val="20"/>
        </w:rPr>
      </w:pPr>
      <w:r>
        <w:rPr>
          <w:rFonts w:asciiTheme="minorHAnsi" w:hAnsiTheme="minorHAnsi" w:cs="Arial"/>
          <w:b/>
          <w:sz w:val="20"/>
          <w:szCs w:val="20"/>
        </w:rPr>
        <w:t>CF2R-PLB-21</w:t>
      </w:r>
      <w:r w:rsidR="004E2F5B">
        <w:rPr>
          <w:rFonts w:asciiTheme="minorHAnsi" w:hAnsiTheme="minorHAnsi" w:cs="Arial"/>
          <w:b/>
          <w:sz w:val="20"/>
          <w:szCs w:val="20"/>
        </w:rPr>
        <w:t>-H</w:t>
      </w:r>
      <w:r w:rsidR="006A61F3">
        <w:rPr>
          <w:rFonts w:asciiTheme="minorHAnsi" w:hAnsiTheme="minorHAnsi" w:cs="Arial"/>
          <w:b/>
          <w:sz w:val="20"/>
          <w:szCs w:val="20"/>
        </w:rPr>
        <w:t xml:space="preserve"> User Instructions</w:t>
      </w:r>
    </w:p>
    <w:p w14:paraId="50F707E2" w14:textId="77777777" w:rsidR="006A61F3" w:rsidRDefault="006A61F3" w:rsidP="00B721E1">
      <w:pPr>
        <w:spacing w:after="60" w:line="240" w:lineRule="auto"/>
        <w:jc w:val="center"/>
        <w:rPr>
          <w:rFonts w:asciiTheme="minorHAnsi" w:hAnsiTheme="minorHAnsi" w:cs="Arial"/>
          <w:b/>
          <w:sz w:val="20"/>
          <w:szCs w:val="20"/>
        </w:rPr>
      </w:pPr>
    </w:p>
    <w:p w14:paraId="6867B4D4" w14:textId="77777777" w:rsidR="004E2F5B" w:rsidRDefault="004E2F5B" w:rsidP="004E2F5B">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20"/>
          <w:szCs w:val="20"/>
        </w:rPr>
      </w:pPr>
      <w:r w:rsidRPr="009304DE">
        <w:rPr>
          <w:rFonts w:asciiTheme="minorHAnsi" w:hAnsiTheme="minorHAnsi" w:cs="Arial"/>
          <w:b/>
          <w:sz w:val="20"/>
          <w:szCs w:val="20"/>
        </w:rPr>
        <w:t xml:space="preserve">A. </w:t>
      </w:r>
      <w:r>
        <w:rPr>
          <w:rFonts w:asciiTheme="minorHAnsi" w:hAnsiTheme="minorHAnsi" w:cs="Arial"/>
          <w:b/>
          <w:sz w:val="20"/>
          <w:szCs w:val="20"/>
        </w:rPr>
        <w:t>Design Central Water Heating Systems Information</w:t>
      </w:r>
    </w:p>
    <w:p w14:paraId="6867B4D5" w14:textId="1E3B2C52" w:rsidR="004E2F5B" w:rsidRDefault="004E2F5B" w:rsidP="004E2F5B">
      <w:pPr>
        <w:keepNext/>
        <w:spacing w:after="0" w:line="240" w:lineRule="auto"/>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6867B4D6" w14:textId="77777777" w:rsidR="004E2F5B" w:rsidRDefault="004E2F5B" w:rsidP="004E2F5B">
      <w:pPr>
        <w:keepNext/>
        <w:spacing w:after="0" w:line="240" w:lineRule="auto"/>
        <w:rPr>
          <w:rFonts w:asciiTheme="minorHAnsi" w:hAnsiTheme="minorHAnsi"/>
          <w:sz w:val="20"/>
          <w:szCs w:val="20"/>
        </w:rPr>
      </w:pPr>
    </w:p>
    <w:p w14:paraId="6867B4D7" w14:textId="77777777" w:rsidR="004E2F5B" w:rsidRDefault="004E2F5B" w:rsidP="004E2F5B">
      <w:pPr>
        <w:keepNext/>
        <w:spacing w:after="0" w:line="240" w:lineRule="auto"/>
        <w:rPr>
          <w:rFonts w:asciiTheme="minorHAnsi" w:hAnsiTheme="minorHAnsi"/>
          <w:sz w:val="20"/>
          <w:szCs w:val="20"/>
        </w:rPr>
      </w:pPr>
      <w:r w:rsidRPr="007D0483">
        <w:rPr>
          <w:rFonts w:asciiTheme="minorHAnsi" w:hAnsiTheme="minorHAnsi" w:cs="Arial"/>
          <w:b/>
          <w:sz w:val="20"/>
          <w:szCs w:val="20"/>
        </w:rPr>
        <w:t>B. Installed Central Water Heating Systems Information</w:t>
      </w:r>
    </w:p>
    <w:p w14:paraId="6867B4D8" w14:textId="27DB04F4" w:rsidR="004E2F5B" w:rsidRDefault="004E2F5B" w:rsidP="004E2F5B">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6867B4DA" w14:textId="5F200481" w:rsidR="004E2F5B" w:rsidRPr="00473781" w:rsidRDefault="004E2F5B" w:rsidP="004E2F5B">
      <w:pPr>
        <w:keepNext/>
        <w:spacing w:after="0" w:line="240" w:lineRule="auto"/>
        <w:ind w:left="720" w:hanging="450"/>
        <w:rPr>
          <w:rFonts w:asciiTheme="minorHAnsi" w:hAnsiTheme="minorHAnsi"/>
          <w:sz w:val="20"/>
          <w:szCs w:val="20"/>
        </w:rPr>
      </w:pPr>
      <w:r>
        <w:rPr>
          <w:rFonts w:asciiTheme="minorHAnsi" w:hAnsiTheme="minorHAnsi"/>
          <w:sz w:val="20"/>
          <w:szCs w:val="20"/>
        </w:rPr>
        <w:t>01 Water Heating System ID or Name – Reference information from CF1R</w:t>
      </w:r>
      <w:r w:rsidR="00857196">
        <w:rPr>
          <w:rFonts w:asciiTheme="minorHAnsi" w:hAnsiTheme="minorHAnsi"/>
          <w:sz w:val="20"/>
          <w:szCs w:val="20"/>
        </w:rPr>
        <w:t>.</w:t>
      </w:r>
    </w:p>
    <w:p w14:paraId="6867B4DB" w14:textId="6A59A3F9"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CF1R. The different kinds of water heating system type are DHW or Combined Hydronic</w:t>
      </w:r>
      <w:r w:rsidR="00857196">
        <w:rPr>
          <w:rFonts w:asciiTheme="minorHAnsi" w:hAnsiTheme="minorHAnsi"/>
          <w:sz w:val="20"/>
          <w:szCs w:val="20"/>
        </w:rPr>
        <w:t>.</w:t>
      </w:r>
    </w:p>
    <w:p w14:paraId="6867B4DC" w14:textId="1A568BCB" w:rsidR="004E2F5B" w:rsidRPr="00473781" w:rsidRDefault="004E2F5B" w:rsidP="004E2F5B">
      <w:pPr>
        <w:keepNext/>
        <w:spacing w:after="0" w:line="240" w:lineRule="auto"/>
        <w:ind w:left="540" w:hanging="270"/>
        <w:rPr>
          <w:rFonts w:asciiTheme="minorHAnsi" w:hAnsiTheme="minorHAnsi"/>
          <w:sz w:val="20"/>
          <w:szCs w:val="20"/>
        </w:rPr>
      </w:pPr>
      <w:r w:rsidRPr="00473781">
        <w:rPr>
          <w:rFonts w:asciiTheme="minorHAnsi" w:hAnsiTheme="minorHAnsi"/>
          <w:sz w:val="20"/>
          <w:szCs w:val="20"/>
        </w:rPr>
        <w:t>03</w:t>
      </w:r>
      <w:r>
        <w:rPr>
          <w:rFonts w:asciiTheme="minorHAnsi" w:hAnsiTheme="minorHAnsi"/>
          <w:sz w:val="20"/>
          <w:szCs w:val="20"/>
        </w:rPr>
        <w:t xml:space="preserve"> Water Heater Type – Information from CF1R. The different kinds of water heaters are </w:t>
      </w:r>
      <w:r w:rsidRPr="00916D89">
        <w:rPr>
          <w:rFonts w:asciiTheme="minorHAnsi" w:hAnsiTheme="minorHAnsi"/>
          <w:sz w:val="20"/>
          <w:szCs w:val="20"/>
        </w:rPr>
        <w:t>Large</w:t>
      </w:r>
      <w:ins w:id="0" w:author="Shewmaker, Michael@Energy" w:date="2017-12-20T10:20:00Z">
        <w:r w:rsidR="00C2575C">
          <w:rPr>
            <w:rFonts w:asciiTheme="minorHAnsi" w:hAnsiTheme="minorHAnsi"/>
            <w:sz w:val="20"/>
            <w:szCs w:val="20"/>
          </w:rPr>
          <w:t>/Commercial</w:t>
        </w:r>
      </w:ins>
      <w:r w:rsidRPr="00916D89">
        <w:rPr>
          <w:rFonts w:asciiTheme="minorHAnsi" w:hAnsiTheme="minorHAnsi"/>
          <w:sz w:val="20"/>
          <w:szCs w:val="20"/>
        </w:rPr>
        <w:t xml:space="preserve"> Storage, Small</w:t>
      </w:r>
      <w:ins w:id="1" w:author="Shewmaker, Michael@Energy" w:date="2017-12-20T10:20:00Z">
        <w:r w:rsidR="00C2575C">
          <w:rPr>
            <w:rFonts w:asciiTheme="minorHAnsi" w:hAnsiTheme="minorHAnsi"/>
            <w:sz w:val="20"/>
            <w:szCs w:val="20"/>
          </w:rPr>
          <w:t>/Consumer</w:t>
        </w:r>
      </w:ins>
      <w:r w:rsidRPr="00916D89">
        <w:rPr>
          <w:rFonts w:asciiTheme="minorHAnsi" w:hAnsiTheme="minorHAnsi"/>
          <w:sz w:val="20"/>
          <w:szCs w:val="20"/>
        </w:rPr>
        <w:t xml:space="preserve"> Storage,</w:t>
      </w:r>
      <w:ins w:id="2" w:author="Shewmaker, Michael@Energy" w:date="2017-12-20T10:20:00Z">
        <w:r w:rsidR="00C2575C">
          <w:rPr>
            <w:rFonts w:asciiTheme="minorHAnsi" w:hAnsiTheme="minorHAnsi"/>
            <w:sz w:val="20"/>
            <w:szCs w:val="20"/>
          </w:rPr>
          <w:t xml:space="preserve"> Residential-Duty Commercial Storage,</w:t>
        </w:r>
      </w:ins>
      <w:r w:rsidRPr="00916D89">
        <w:rPr>
          <w:rFonts w:asciiTheme="minorHAnsi" w:hAnsiTheme="minorHAnsi"/>
          <w:sz w:val="20"/>
          <w:szCs w:val="20"/>
        </w:rPr>
        <w:t xml:space="preserve"> Heat Pump, Boiler, Large</w:t>
      </w:r>
      <w:ins w:id="3" w:author="Shewmaker, Michael@Energy" w:date="2017-12-20T10:20:00Z">
        <w:r w:rsidR="00C2575C">
          <w:rPr>
            <w:rFonts w:asciiTheme="minorHAnsi" w:hAnsiTheme="minorHAnsi"/>
            <w:sz w:val="20"/>
            <w:szCs w:val="20"/>
          </w:rPr>
          <w:t>/Commercial</w:t>
        </w:r>
      </w:ins>
      <w:r w:rsidRPr="00916D89">
        <w:rPr>
          <w:rFonts w:asciiTheme="minorHAnsi" w:hAnsiTheme="minorHAnsi"/>
          <w:sz w:val="20"/>
          <w:szCs w:val="20"/>
        </w:rPr>
        <w:t xml:space="preserve"> Instantaneous, Small</w:t>
      </w:r>
      <w:ins w:id="4" w:author="Shewmaker, Michael@Energy" w:date="2017-12-20T10:20:00Z">
        <w:r w:rsidR="00C2575C">
          <w:rPr>
            <w:rFonts w:asciiTheme="minorHAnsi" w:hAnsiTheme="minorHAnsi"/>
            <w:sz w:val="20"/>
            <w:szCs w:val="20"/>
          </w:rPr>
          <w:t>/Consumer</w:t>
        </w:r>
      </w:ins>
      <w:r w:rsidRPr="00916D89">
        <w:rPr>
          <w:rFonts w:asciiTheme="minorHAnsi" w:hAnsiTheme="minorHAnsi"/>
          <w:sz w:val="20"/>
          <w:szCs w:val="20"/>
        </w:rPr>
        <w:t xml:space="preserve"> Instantaneous</w:t>
      </w:r>
      <w:ins w:id="5" w:author="Shewmaker, Michael@Energy" w:date="2017-12-20T10:20:00Z">
        <w:r w:rsidR="00C2575C">
          <w:rPr>
            <w:rFonts w:asciiTheme="minorHAnsi" w:hAnsiTheme="minorHAnsi"/>
            <w:sz w:val="20"/>
            <w:szCs w:val="20"/>
          </w:rPr>
          <w:t>, Residential-Duty Commercial Instantaneous</w:t>
        </w:r>
      </w:ins>
      <w:r w:rsidRPr="00916D89">
        <w:rPr>
          <w:rFonts w:asciiTheme="minorHAnsi" w:hAnsiTheme="minorHAnsi"/>
          <w:sz w:val="20"/>
          <w:szCs w:val="20"/>
        </w:rPr>
        <w:t xml:space="preserve"> or Indirect</w:t>
      </w:r>
      <w:r w:rsidR="00857196">
        <w:rPr>
          <w:rFonts w:asciiTheme="minorHAnsi" w:hAnsiTheme="minorHAnsi"/>
          <w:sz w:val="20"/>
          <w:szCs w:val="20"/>
        </w:rPr>
        <w:t>.</w:t>
      </w:r>
    </w:p>
    <w:p w14:paraId="6867B4DD" w14:textId="3E4D3858"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CF1R</w:t>
      </w:r>
      <w:r w:rsidR="00857196">
        <w:rPr>
          <w:rFonts w:asciiTheme="minorHAnsi" w:hAnsiTheme="minorHAnsi"/>
          <w:sz w:val="20"/>
          <w:szCs w:val="20"/>
        </w:rPr>
        <w:t>.</w:t>
      </w:r>
    </w:p>
    <w:p w14:paraId="6867B4DE" w14:textId="33775C90"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05</w:t>
      </w:r>
      <w:r>
        <w:rPr>
          <w:rFonts w:asciiTheme="minorHAnsi" w:hAnsiTheme="minorHAnsi"/>
          <w:sz w:val="20"/>
          <w:szCs w:val="20"/>
        </w:rPr>
        <w:t xml:space="preserve"> Water Heater Storage Volume (gal) – User input. Value may be N/A if </w:t>
      </w:r>
      <w:r w:rsidR="000D2771">
        <w:rPr>
          <w:rFonts w:asciiTheme="minorHAnsi" w:hAnsiTheme="minorHAnsi"/>
          <w:sz w:val="20"/>
          <w:szCs w:val="20"/>
        </w:rPr>
        <w:t>water heater type is instantaneous with zero storage.</w:t>
      </w:r>
      <w:r>
        <w:rPr>
          <w:rFonts w:asciiTheme="minorHAnsi" w:hAnsiTheme="minorHAnsi"/>
          <w:sz w:val="20"/>
          <w:szCs w:val="20"/>
        </w:rPr>
        <w:t xml:space="preserve">  </w:t>
      </w:r>
    </w:p>
    <w:p w14:paraId="6867B4DF" w14:textId="0526DCEE"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CF1R. The different kinds of fuel types are natural gas, propane, oil, or electricity.</w:t>
      </w:r>
    </w:p>
    <w:p w14:paraId="6867B4E0" w14:textId="3EF6370E"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CF1R. For natural gas, propane and oil fuel type the input type is Btu/Hr. For electric the input type is kW</w:t>
      </w:r>
      <w:r w:rsidR="00857196">
        <w:rPr>
          <w:rFonts w:asciiTheme="minorHAnsi" w:hAnsiTheme="minorHAnsi"/>
          <w:sz w:val="20"/>
          <w:szCs w:val="20"/>
        </w:rPr>
        <w:t>.</w:t>
      </w:r>
    </w:p>
    <w:p w14:paraId="6867B4E1" w14:textId="06AAEE74"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Numerical value of the rated input. Must be equal to or less than value indicated on the CF1R</w:t>
      </w:r>
      <w:r w:rsidR="00857196">
        <w:rPr>
          <w:rFonts w:asciiTheme="minorHAnsi" w:hAnsiTheme="minorHAnsi"/>
          <w:sz w:val="20"/>
          <w:szCs w:val="20"/>
        </w:rPr>
        <w:t>.</w:t>
      </w:r>
    </w:p>
    <w:p w14:paraId="6867B4E2" w14:textId="24BB4F3C"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CF1R. Different efficiency types are Energy Factor, AFUE, </w:t>
      </w:r>
      <w:ins w:id="6" w:author="Shewmaker, Michael@Energy" w:date="2017-12-21T08:56:00Z">
        <w:r w:rsidR="00A446F1">
          <w:rPr>
            <w:rFonts w:asciiTheme="minorHAnsi" w:hAnsiTheme="minorHAnsi"/>
            <w:sz w:val="20"/>
            <w:szCs w:val="20"/>
          </w:rPr>
          <w:t xml:space="preserve">UEF </w:t>
        </w:r>
      </w:ins>
      <w:r>
        <w:rPr>
          <w:rFonts w:asciiTheme="minorHAnsi" w:hAnsiTheme="minorHAnsi"/>
          <w:sz w:val="20"/>
          <w:szCs w:val="20"/>
        </w:rPr>
        <w:t>and Thermal Efficiency</w:t>
      </w:r>
      <w:r w:rsidR="00857196">
        <w:rPr>
          <w:rFonts w:asciiTheme="minorHAnsi" w:hAnsiTheme="minorHAnsi"/>
          <w:sz w:val="20"/>
          <w:szCs w:val="20"/>
        </w:rPr>
        <w:t>.</w:t>
      </w:r>
    </w:p>
    <w:p w14:paraId="6867B4E3" w14:textId="6C713A30"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Numerical value of the Heating Efficiency. Must be equal to or higher efficiency than value indicated on the CF1R</w:t>
      </w:r>
      <w:r w:rsidR="00857196">
        <w:rPr>
          <w:rFonts w:asciiTheme="minorHAnsi" w:hAnsiTheme="minorHAnsi"/>
          <w:sz w:val="20"/>
          <w:szCs w:val="20"/>
        </w:rPr>
        <w:t>.</w:t>
      </w:r>
    </w:p>
    <w:p w14:paraId="6867B4E4" w14:textId="7220CBD7"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Must be equal to or less than value indicated on the CF1R. Value may be N/A if CF1R value is N/A.  </w:t>
      </w:r>
    </w:p>
    <w:p w14:paraId="6867B4E5" w14:textId="77CD7F5C"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12</w:t>
      </w:r>
      <w:r>
        <w:rPr>
          <w:rFonts w:asciiTheme="minorHAnsi" w:hAnsiTheme="minorHAnsi"/>
          <w:sz w:val="20"/>
          <w:szCs w:val="20"/>
        </w:rPr>
        <w:t xml:space="preserve"> Exterior Insul. R-Value – User input. Must be equal to or higher than value indicated on the CF1R. Value may be N/A if CF1R value is N/A.  </w:t>
      </w:r>
    </w:p>
    <w:p w14:paraId="6867B4E6" w14:textId="219BDF97"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CF1R</w:t>
      </w:r>
      <w:r w:rsidR="00857196">
        <w:rPr>
          <w:rFonts w:asciiTheme="minorHAnsi" w:hAnsiTheme="minorHAnsi"/>
          <w:sz w:val="20"/>
          <w:szCs w:val="20"/>
        </w:rPr>
        <w:t>.</w:t>
      </w:r>
    </w:p>
    <w:p w14:paraId="6867B4E7" w14:textId="73DD5E5F" w:rsidR="004E2F5B" w:rsidRPr="00473781" w:rsidRDefault="004E2F5B" w:rsidP="004E2F5B">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CF1R</w:t>
      </w:r>
      <w:r w:rsidR="00857196">
        <w:rPr>
          <w:rFonts w:asciiTheme="minorHAnsi" w:hAnsiTheme="minorHAnsi"/>
          <w:sz w:val="20"/>
          <w:szCs w:val="20"/>
        </w:rPr>
        <w:t>.</w:t>
      </w:r>
    </w:p>
    <w:p w14:paraId="6867B4E8"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6867B4E9"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C. </w:t>
      </w:r>
      <w:r>
        <w:rPr>
          <w:rFonts w:asciiTheme="minorHAnsi" w:hAnsiTheme="minorHAnsi" w:cs="Arial"/>
          <w:b/>
          <w:sz w:val="20"/>
          <w:szCs w:val="20"/>
        </w:rPr>
        <w:t>Installed Water Heater Manufacturer Information</w:t>
      </w:r>
    </w:p>
    <w:p w14:paraId="6867B4EA" w14:textId="0A1A6D7E"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857196">
        <w:rPr>
          <w:rFonts w:asciiTheme="minorHAnsi" w:hAnsiTheme="minorHAnsi" w:cs="Arial"/>
          <w:sz w:val="20"/>
          <w:szCs w:val="20"/>
        </w:rPr>
        <w:t>.</w:t>
      </w:r>
    </w:p>
    <w:p w14:paraId="6867B4EC" w14:textId="0E7A5D66"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01</w:t>
      </w:r>
      <w:r>
        <w:rPr>
          <w:rFonts w:asciiTheme="minorHAnsi" w:hAnsiTheme="minorHAnsi"/>
          <w:sz w:val="20"/>
          <w:szCs w:val="20"/>
        </w:rPr>
        <w:t xml:space="preserve"> Water Heating System ID or Name – Reference information from CF1R.</w:t>
      </w:r>
    </w:p>
    <w:p w14:paraId="6867B4ED" w14:textId="5B4FD18E"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6867B4EE" w14:textId="20270DC1"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6867B4EF" w14:textId="77777777" w:rsidR="004E2F5B" w:rsidRPr="001E74F2"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
    <w:p w14:paraId="6867B4F0" w14:textId="5C5DD9E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b/>
          <w:sz w:val="20"/>
          <w:szCs w:val="20"/>
        </w:rPr>
        <w:t>D</w:t>
      </w:r>
      <w:r w:rsidRPr="006D2E42">
        <w:rPr>
          <w:rFonts w:asciiTheme="minorHAnsi" w:hAnsiTheme="minorHAnsi"/>
          <w:b/>
          <w:sz w:val="20"/>
          <w:szCs w:val="20"/>
        </w:rPr>
        <w:t xml:space="preserve">. </w:t>
      </w:r>
      <w:r w:rsidR="006A61F3" w:rsidRPr="00B721E1">
        <w:rPr>
          <w:rFonts w:asciiTheme="minorHAnsi" w:hAnsiTheme="minorHAnsi" w:cs="Arial"/>
          <w:b/>
          <w:sz w:val="20"/>
          <w:szCs w:val="20"/>
        </w:rPr>
        <w:t xml:space="preserve">HERS Verification Requirements for all Central Domestic </w:t>
      </w:r>
      <w:r w:rsidR="00AB3FD8" w:rsidRPr="00B721E1">
        <w:rPr>
          <w:rFonts w:asciiTheme="minorHAnsi" w:hAnsiTheme="minorHAnsi" w:cs="Arial"/>
          <w:b/>
          <w:sz w:val="20"/>
          <w:szCs w:val="20"/>
        </w:rPr>
        <w:t>Hot Water Recirculation Systems</w:t>
      </w:r>
    </w:p>
    <w:p w14:paraId="6867B4F1" w14:textId="075DC15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w:t>
      </w:r>
      <w:r w:rsidR="00857196">
        <w:rPr>
          <w:rFonts w:asciiTheme="minorHAnsi" w:hAnsiTheme="minorHAnsi" w:cs="Arial"/>
          <w:sz w:val="20"/>
          <w:szCs w:val="20"/>
        </w:rPr>
        <w:t>i</w:t>
      </w:r>
      <w:r>
        <w:rPr>
          <w:rFonts w:asciiTheme="minorHAnsi" w:hAnsiTheme="minorHAnsi" w:cs="Arial"/>
          <w:sz w:val="20"/>
          <w:szCs w:val="20"/>
        </w:rPr>
        <w:t xml:space="preserve">n this table are met. </w:t>
      </w:r>
    </w:p>
    <w:p w14:paraId="6867B4F2"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867B4F3" w14:textId="3F9CE1A1"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9E63DF">
        <w:rPr>
          <w:rFonts w:asciiTheme="minorHAnsi" w:hAnsiTheme="minorHAnsi" w:cs="Arial"/>
          <w:b/>
          <w:sz w:val="20"/>
          <w:szCs w:val="20"/>
        </w:rPr>
        <w:t xml:space="preserve">E. </w:t>
      </w:r>
      <w:r w:rsidRPr="00E215C5">
        <w:rPr>
          <w:rFonts w:asciiTheme="minorHAnsi" w:hAnsiTheme="minorHAnsi"/>
          <w:b/>
          <w:sz w:val="20"/>
          <w:szCs w:val="20"/>
        </w:rPr>
        <w:t>Multiple Dwelling Units – Recirculation Temperature Modulation Control</w:t>
      </w:r>
      <w:r w:rsidRPr="006D2E42">
        <w:rPr>
          <w:rFonts w:asciiTheme="minorHAnsi" w:hAnsiTheme="minorHAnsi" w:cs="Arial"/>
          <w:sz w:val="20"/>
          <w:szCs w:val="20"/>
        </w:rPr>
        <w:t xml:space="preserve"> </w:t>
      </w:r>
      <w:r w:rsidRPr="00494508">
        <w:rPr>
          <w:rFonts w:asciiTheme="minorHAnsi" w:hAnsiTheme="minorHAnsi"/>
          <w:b/>
          <w:sz w:val="20"/>
          <w:szCs w:val="20"/>
        </w:rPr>
        <w:t>Requirements</w:t>
      </w:r>
    </w:p>
    <w:p w14:paraId="6867B4F4" w14:textId="425AE2C7" w:rsidR="004E2F5B" w:rsidRPr="009E63DF"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 Temperature Modulation Control</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857196">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857196">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7E6763B1" w14:textId="77777777" w:rsidR="006A61F3" w:rsidRDefault="006A61F3">
      <w:pPr>
        <w:spacing w:after="0" w:line="240" w:lineRule="auto"/>
        <w:rPr>
          <w:rFonts w:asciiTheme="minorHAnsi" w:hAnsiTheme="minorHAnsi"/>
          <w:b/>
          <w:sz w:val="20"/>
          <w:szCs w:val="20"/>
        </w:rPr>
      </w:pPr>
      <w:r>
        <w:rPr>
          <w:rFonts w:asciiTheme="minorHAnsi" w:hAnsiTheme="minorHAnsi"/>
          <w:b/>
          <w:sz w:val="20"/>
          <w:szCs w:val="20"/>
        </w:rPr>
        <w:br w:type="page"/>
      </w:r>
    </w:p>
    <w:p w14:paraId="6867B4F6" w14:textId="77777777" w:rsidR="004E2F5B" w:rsidRDefault="004E2F5B" w:rsidP="004E2F5B">
      <w:pPr>
        <w:keepNext/>
        <w:spacing w:after="0" w:line="240" w:lineRule="auto"/>
        <w:rPr>
          <w:rFonts w:asciiTheme="minorHAnsi" w:hAnsiTheme="minorHAnsi" w:cs="Arial"/>
          <w:sz w:val="20"/>
          <w:szCs w:val="20"/>
        </w:rPr>
      </w:pPr>
      <w:r>
        <w:rPr>
          <w:rFonts w:asciiTheme="minorHAnsi" w:hAnsiTheme="minorHAnsi"/>
          <w:b/>
          <w:sz w:val="20"/>
          <w:szCs w:val="20"/>
        </w:rPr>
        <w:t>F</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Continuous Monitoring Systems</w:t>
      </w:r>
      <w:r w:rsidRPr="008144F0">
        <w:rPr>
          <w:rFonts w:asciiTheme="minorHAnsi" w:hAnsiTheme="minorHAnsi"/>
          <w:b/>
          <w:sz w:val="20"/>
          <w:szCs w:val="20"/>
        </w:rPr>
        <w:t xml:space="preserve"> Requirements</w:t>
      </w:r>
    </w:p>
    <w:p w14:paraId="6867B4F7" w14:textId="202D2E11" w:rsidR="004E2F5B" w:rsidRPr="009E63DF"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Recirculation</w:t>
      </w:r>
      <w:r>
        <w:rPr>
          <w:rFonts w:asciiTheme="minorHAnsi" w:hAnsiTheme="minorHAnsi" w:cs="Arial"/>
          <w:b/>
          <w:sz w:val="20"/>
          <w:szCs w:val="20"/>
        </w:rPr>
        <w:t xml:space="preserve"> </w:t>
      </w:r>
      <w:r w:rsidRPr="00E215C5">
        <w:rPr>
          <w:rFonts w:asciiTheme="minorHAnsi" w:hAnsiTheme="minorHAnsi"/>
          <w:b/>
          <w:sz w:val="20"/>
          <w:szCs w:val="20"/>
        </w:rPr>
        <w:t>Continuous Monitoring Systems</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857196">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 HERS rater must ensure the requirements </w:t>
      </w:r>
      <w:r w:rsidR="00857196">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6867B4F8"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867B4F9" w14:textId="77777777" w:rsidR="004E2F5B" w:rsidRDefault="004E2F5B" w:rsidP="004E2F5B">
      <w:pPr>
        <w:keepNext/>
        <w:spacing w:after="0" w:line="240" w:lineRule="auto"/>
        <w:rPr>
          <w:rFonts w:asciiTheme="minorHAnsi" w:hAnsiTheme="minorHAnsi" w:cs="Arial"/>
          <w:sz w:val="20"/>
          <w:szCs w:val="20"/>
        </w:rPr>
      </w:pPr>
      <w:r>
        <w:rPr>
          <w:rFonts w:asciiTheme="minorHAnsi" w:hAnsiTheme="minorHAnsi"/>
          <w:b/>
          <w:sz w:val="20"/>
          <w:szCs w:val="20"/>
        </w:rPr>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8144F0">
        <w:rPr>
          <w:rFonts w:asciiTheme="minorHAnsi" w:hAnsiTheme="minorHAnsi"/>
          <w:b/>
          <w:sz w:val="20"/>
          <w:szCs w:val="20"/>
        </w:rPr>
        <w:t xml:space="preserve"> Requirements</w:t>
      </w:r>
    </w:p>
    <w:p w14:paraId="6867B4FA" w14:textId="7D089229" w:rsidR="004E2F5B" w:rsidRPr="009E63DF"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Pr>
          <w:rFonts w:asciiTheme="minorHAnsi" w:hAnsiTheme="minorHAnsi" w:cs="Arial"/>
          <w:b/>
          <w:sz w:val="20"/>
          <w:szCs w:val="20"/>
        </w:rPr>
        <w:t>Demand Recirculation.</w:t>
      </w:r>
      <w:r w:rsidRPr="009E63DF">
        <w:rPr>
          <w:rFonts w:asciiTheme="minorHAnsi" w:hAnsiTheme="minorHAnsi" w:cs="Arial"/>
          <w:sz w:val="20"/>
          <w:szCs w:val="20"/>
        </w:rPr>
        <w:t xml:space="preserve"> In</w:t>
      </w:r>
      <w:r>
        <w:rPr>
          <w:rFonts w:asciiTheme="minorHAnsi" w:hAnsiTheme="minorHAnsi" w:cs="Arial"/>
          <w:sz w:val="20"/>
          <w:szCs w:val="20"/>
        </w:rPr>
        <w:t xml:space="preserve"> additional the mandatory requirements in Table D, the HERS rater must ensure the requirements </w:t>
      </w:r>
      <w:r w:rsidRPr="009E63DF">
        <w:rPr>
          <w:rFonts w:asciiTheme="minorHAnsi" w:hAnsiTheme="minorHAnsi" w:cs="Arial"/>
          <w:sz w:val="20"/>
          <w:szCs w:val="20"/>
        </w:rPr>
        <w:t>on</w:t>
      </w:r>
      <w:r>
        <w:rPr>
          <w:rFonts w:asciiTheme="minorHAnsi" w:hAnsiTheme="minorHAnsi" w:cs="Arial"/>
          <w:sz w:val="20"/>
          <w:szCs w:val="20"/>
        </w:rPr>
        <w:t xml:space="preserve"> this table are met.  </w:t>
      </w:r>
    </w:p>
    <w:p w14:paraId="6867B4FB"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p>
    <w:p w14:paraId="6867B4FC" w14:textId="77777777" w:rsidR="004E2F5B" w:rsidRDefault="004E2F5B" w:rsidP="004E2F5B">
      <w:pPr>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 Control</w:t>
      </w:r>
      <w:r w:rsidRPr="00E215C5">
        <w:rPr>
          <w:rFonts w:asciiTheme="minorHAnsi" w:hAnsiTheme="minorHAnsi"/>
          <w:b/>
          <w:sz w:val="20"/>
          <w:szCs w:val="20"/>
        </w:rPr>
        <w:t xml:space="preserve"> Recirculation</w:t>
      </w:r>
      <w:r>
        <w:rPr>
          <w:rFonts w:asciiTheme="minorHAnsi" w:hAnsiTheme="minorHAnsi"/>
          <w:b/>
          <w:sz w:val="20"/>
          <w:szCs w:val="20"/>
        </w:rPr>
        <w:t xml:space="preserve"> Systems Requirements</w:t>
      </w:r>
    </w:p>
    <w:p w14:paraId="6867B4FD" w14:textId="2797C9E1" w:rsidR="004E2F5B" w:rsidRPr="009E63DF"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A13 and B13 as </w:t>
      </w:r>
      <w:r w:rsidRPr="009E63DF">
        <w:rPr>
          <w:rFonts w:asciiTheme="minorHAnsi" w:hAnsiTheme="minorHAnsi" w:cs="Arial"/>
          <w:b/>
          <w:sz w:val="20"/>
          <w:szCs w:val="20"/>
        </w:rPr>
        <w:t>Non-</w:t>
      </w:r>
      <w:r>
        <w:rPr>
          <w:rFonts w:asciiTheme="minorHAnsi" w:hAnsiTheme="minorHAnsi" w:cs="Arial"/>
          <w:b/>
          <w:sz w:val="20"/>
          <w:szCs w:val="20"/>
        </w:rPr>
        <w:t>Demand Control Recirculation Systems.</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857196">
        <w:rPr>
          <w:rFonts w:asciiTheme="minorHAnsi" w:hAnsiTheme="minorHAnsi" w:cs="Arial"/>
          <w:sz w:val="20"/>
          <w:szCs w:val="20"/>
        </w:rPr>
        <w:t xml:space="preserve"> to</w:t>
      </w:r>
      <w:r>
        <w:rPr>
          <w:rFonts w:asciiTheme="minorHAnsi" w:hAnsiTheme="minorHAnsi" w:cs="Arial"/>
          <w:sz w:val="20"/>
          <w:szCs w:val="20"/>
        </w:rPr>
        <w:t xml:space="preserve"> the mandatory requirements in Table D, the</w:t>
      </w:r>
      <w:r w:rsidRPr="00100B5E">
        <w:rPr>
          <w:rFonts w:asciiTheme="minorHAnsi" w:hAnsiTheme="minorHAnsi" w:cs="Arial"/>
          <w:sz w:val="20"/>
          <w:szCs w:val="20"/>
        </w:rPr>
        <w:t xml:space="preserve"> </w:t>
      </w:r>
      <w:r>
        <w:rPr>
          <w:rFonts w:asciiTheme="minorHAnsi" w:hAnsiTheme="minorHAnsi" w:cs="Arial"/>
          <w:sz w:val="20"/>
          <w:szCs w:val="20"/>
        </w:rPr>
        <w:t xml:space="preserve">HERS rater must ensure the requirements </w:t>
      </w:r>
      <w:r w:rsidR="00857196">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6867B4FE" w14:textId="77777777"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6867B4FF" w14:textId="656DCAD7" w:rsidR="004E2F5B" w:rsidRPr="00B721E1" w:rsidRDefault="004E2F5B" w:rsidP="00B721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 xml:space="preserve">I. </w:t>
      </w:r>
      <w:r w:rsidR="00AB3FD8" w:rsidRPr="00B721E1">
        <w:rPr>
          <w:rFonts w:asciiTheme="minorHAnsi" w:hAnsiTheme="minorHAnsi" w:cs="Arial"/>
          <w:b/>
          <w:sz w:val="20"/>
          <w:szCs w:val="20"/>
        </w:rPr>
        <w:t>HERS Verified Multiple Recirculation Loops for DHW Systems Serving Multiple Dwelling Units Requirements</w:t>
      </w:r>
    </w:p>
    <w:p w14:paraId="6867B500" w14:textId="052885E0" w:rsidR="004E2F5B" w:rsidRDefault="004E2F5B" w:rsidP="004E2F5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sz w:val="20"/>
          <w:szCs w:val="20"/>
        </w:rPr>
      </w:pPr>
      <w:r w:rsidRPr="00212DB3">
        <w:rPr>
          <w:rFonts w:asciiTheme="minorHAnsi" w:hAnsiTheme="minorHAnsi"/>
          <w:sz w:val="20"/>
          <w:szCs w:val="20"/>
        </w:rPr>
        <w:t>This table</w:t>
      </w:r>
      <w:r>
        <w:rPr>
          <w:rFonts w:asciiTheme="minorHAnsi" w:hAnsiTheme="minorHAnsi"/>
          <w:sz w:val="20"/>
          <w:szCs w:val="20"/>
        </w:rPr>
        <w:t xml:space="preserve"> applies to all systems identified on this </w:t>
      </w:r>
      <w:r w:rsidR="00857196">
        <w:rPr>
          <w:rFonts w:asciiTheme="minorHAnsi" w:hAnsiTheme="minorHAnsi"/>
          <w:sz w:val="20"/>
          <w:szCs w:val="20"/>
        </w:rPr>
        <w:t>compliance document</w:t>
      </w:r>
      <w:r>
        <w:rPr>
          <w:rFonts w:asciiTheme="minorHAnsi" w:hAnsiTheme="minorHAnsi"/>
          <w:sz w:val="20"/>
          <w:szCs w:val="20"/>
        </w:rPr>
        <w:t xml:space="preserve">. </w:t>
      </w:r>
      <w:r w:rsidRPr="00452DFA">
        <w:rPr>
          <w:rFonts w:asciiTheme="minorHAnsi" w:hAnsiTheme="minorHAnsi" w:cs="Arial"/>
          <w:sz w:val="20"/>
          <w:szCs w:val="20"/>
        </w:rPr>
        <w:t>This measure requires on site HERS verification that at least two central recirculation loops are included in the system design. This credit is available to buildings with 8 or more units. The recirculation loops must be relatively equal in length and supply approximately the same number of dwelling units.</w:t>
      </w:r>
    </w:p>
    <w:p w14:paraId="6867B501" w14:textId="77777777" w:rsidR="004E2F5B" w:rsidRDefault="004E2F5B" w:rsidP="00A374A5">
      <w:pPr>
        <w:spacing w:after="60" w:line="240" w:lineRule="auto"/>
        <w:rPr>
          <w:rFonts w:asciiTheme="minorHAnsi" w:hAnsiTheme="minorHAnsi" w:cs="Arial"/>
          <w:b/>
          <w:sz w:val="20"/>
          <w:szCs w:val="20"/>
        </w:rPr>
      </w:pPr>
    </w:p>
    <w:p w14:paraId="6867B502" w14:textId="77777777" w:rsidR="00A374A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sectPr w:rsidR="00A374A5" w:rsidSect="000261EF">
          <w:headerReference w:type="even" r:id="rId13"/>
          <w:headerReference w:type="default" r:id="rId14"/>
          <w:footerReference w:type="default" r:id="rId15"/>
          <w:headerReference w:type="first" r:id="rId16"/>
          <w:pgSz w:w="15840" w:h="12240" w:orient="landscape"/>
          <w:pgMar w:top="720" w:right="720" w:bottom="720" w:left="720" w:header="576" w:footer="576" w:gutter="0"/>
          <w:pgNumType w:start="1"/>
          <w:cols w:space="720"/>
          <w:docGrid w:linePitch="360"/>
        </w:sectPr>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BF2B18" w:rsidRPr="0082211E" w14:paraId="6867B50A" w14:textId="77777777" w:rsidTr="00857196">
        <w:trPr>
          <w:cantSplit/>
          <w:trHeight w:val="1677"/>
        </w:trPr>
        <w:tc>
          <w:tcPr>
            <w:tcW w:w="14598" w:type="dxa"/>
            <w:gridSpan w:val="14"/>
            <w:tcBorders>
              <w:top w:val="single" w:sz="4" w:space="0" w:color="auto"/>
              <w:left w:val="single" w:sz="4" w:space="0" w:color="auto"/>
              <w:bottom w:val="single" w:sz="4" w:space="0" w:color="auto"/>
              <w:right w:val="single" w:sz="4" w:space="0" w:color="auto"/>
            </w:tcBorders>
          </w:tcPr>
          <w:p w14:paraId="6867B503" w14:textId="77777777" w:rsidR="00BF2B18" w:rsidRPr="00B721E1" w:rsidRDefault="00BF2B18" w:rsidP="00BF2B18">
            <w:pPr>
              <w:keepNext/>
              <w:spacing w:after="0" w:line="240" w:lineRule="auto"/>
              <w:rPr>
                <w:b/>
                <w:sz w:val="20"/>
              </w:rPr>
            </w:pPr>
            <w:r w:rsidRPr="00B721E1">
              <w:rPr>
                <w:b/>
                <w:sz w:val="20"/>
              </w:rPr>
              <w:t xml:space="preserve">A. Design HERS Verified Central Water Heating Systems Information </w:t>
            </w:r>
          </w:p>
          <w:p w14:paraId="6867B504" w14:textId="77777777" w:rsidR="00BF2B18" w:rsidRPr="0002006B" w:rsidRDefault="00BF2B18" w:rsidP="00BF2B18">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6867B505" w14:textId="77777777" w:rsidR="0017718F" w:rsidRDefault="00BF2B18" w:rsidP="00BF2B18">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 xml:space="preserve">&lt;&lt;require one row of data for each </w:t>
            </w:r>
            <w:r>
              <w:rPr>
                <w:sz w:val="18"/>
                <w:szCs w:val="18"/>
              </w:rPr>
              <w:t>Central Water Heating</w:t>
            </w:r>
            <w:r w:rsidRPr="00FB4BFD">
              <w:rPr>
                <w:sz w:val="18"/>
                <w:szCs w:val="18"/>
              </w:rPr>
              <w:t xml:space="preserve"> System </w:t>
            </w:r>
            <w:r w:rsidR="0017718F">
              <w:rPr>
                <w:sz w:val="18"/>
                <w:szCs w:val="18"/>
              </w:rPr>
              <w:t xml:space="preserve">name </w:t>
            </w:r>
            <w:r>
              <w:rPr>
                <w:sz w:val="18"/>
                <w:szCs w:val="18"/>
              </w:rPr>
              <w:t>identified on the CF1R report that ha</w:t>
            </w:r>
            <w:r w:rsidR="0017718F">
              <w:rPr>
                <w:sz w:val="18"/>
                <w:szCs w:val="18"/>
              </w:rPr>
              <w:t>s</w:t>
            </w:r>
            <w:r>
              <w:rPr>
                <w:sz w:val="18"/>
                <w:szCs w:val="18"/>
              </w:rPr>
              <w:t xml:space="preserve"> a Central DHW System Distribution type</w:t>
            </w:r>
            <w:r w:rsidR="0017718F">
              <w:rPr>
                <w:sz w:val="18"/>
                <w:szCs w:val="18"/>
              </w:rPr>
              <w:t xml:space="preserve"> identified in the following list</w:t>
            </w:r>
          </w:p>
          <w:p w14:paraId="6867B506" w14:textId="065C7DD4" w:rsidR="0017718F" w:rsidRDefault="00E627C1" w:rsidP="00BF2B18">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w:t>
            </w:r>
            <w:r w:rsidR="00BF2B18" w:rsidRPr="007413F6">
              <w:rPr>
                <w:sz w:val="18"/>
                <w:szCs w:val="18"/>
              </w:rPr>
              <w:t xml:space="preserve">, or </w:t>
            </w:r>
          </w:p>
          <w:p w14:paraId="6867B507" w14:textId="2553E2EB" w:rsidR="0017718F" w:rsidRDefault="00E627C1" w:rsidP="00BF2B18">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with temperature modulationg and monitoring</w:t>
            </w:r>
            <w:r w:rsidR="00BF2B18" w:rsidRPr="007413F6">
              <w:rPr>
                <w:sz w:val="18"/>
                <w:szCs w:val="18"/>
              </w:rPr>
              <w:t xml:space="preserve">, or  </w:t>
            </w:r>
          </w:p>
          <w:p w14:paraId="6867B508" w14:textId="74667AB9" w:rsidR="000E7FC1" w:rsidRDefault="00E627C1">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Multi-family: Recirculating demand control</w:t>
            </w:r>
            <w:r w:rsidR="00BF2B18" w:rsidRPr="007413F6">
              <w:rPr>
                <w:sz w:val="18"/>
                <w:szCs w:val="18"/>
              </w:rPr>
              <w:t xml:space="preserve">, or </w:t>
            </w:r>
          </w:p>
          <w:p w14:paraId="6867B509" w14:textId="26DA15BF" w:rsidR="000E7FC1" w:rsidRDefault="00E627C1">
            <w:pPr>
              <w:keepNext/>
              <w:tabs>
                <w:tab w:val="left" w:pos="2160"/>
                <w:tab w:val="left" w:pos="2700"/>
                <w:tab w:val="left" w:pos="3420"/>
                <w:tab w:val="left" w:pos="3780"/>
                <w:tab w:val="left" w:pos="5760"/>
                <w:tab w:val="left" w:pos="7212"/>
              </w:tabs>
              <w:spacing w:after="0" w:line="240" w:lineRule="auto"/>
              <w:contextualSpacing/>
              <w:rPr>
                <w:b/>
              </w:rPr>
            </w:pPr>
            <w:r>
              <w:rPr>
                <w:sz w:val="18"/>
                <w:szCs w:val="18"/>
              </w:rPr>
              <w:t>Multi-family: Recirculating with no control (continuous pumping)</w:t>
            </w:r>
            <w:r w:rsidR="00BF2B18" w:rsidRPr="00FB4BFD">
              <w:rPr>
                <w:sz w:val="18"/>
                <w:szCs w:val="18"/>
              </w:rPr>
              <w:t>&gt;&gt;</w:t>
            </w:r>
          </w:p>
        </w:tc>
      </w:tr>
      <w:tr w:rsidR="00BF2B18" w:rsidRPr="0082211E" w14:paraId="6867B519" w14:textId="77777777" w:rsidTr="00857196">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6867B50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867B50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867B50D"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867B50E"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867B50F"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867B510"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867B511"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867B512"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867B513"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867B514"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867B515"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867B516"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4" w:space="0" w:color="auto"/>
              <w:left w:val="single" w:sz="4" w:space="0" w:color="auto"/>
              <w:bottom w:val="single" w:sz="4" w:space="0" w:color="auto"/>
              <w:right w:val="single" w:sz="4" w:space="0" w:color="auto"/>
            </w:tcBorders>
            <w:vAlign w:val="bottom"/>
          </w:tcPr>
          <w:p w14:paraId="6867B517"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4" w:space="0" w:color="auto"/>
              <w:left w:val="single" w:sz="4" w:space="0" w:color="auto"/>
              <w:bottom w:val="single" w:sz="4" w:space="0" w:color="auto"/>
              <w:right w:val="single" w:sz="4" w:space="0" w:color="auto"/>
            </w:tcBorders>
            <w:vAlign w:val="bottom"/>
          </w:tcPr>
          <w:p w14:paraId="6867B518"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F2B18" w:rsidRPr="0082211E" w14:paraId="6867B52D" w14:textId="77777777" w:rsidTr="00857196">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6867B51A"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867B51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867B51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867B51D" w14:textId="7EA488A9" w:rsidR="00BF2B18" w:rsidRPr="0082211E" w:rsidRDefault="00BF2B18" w:rsidP="00857196">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857196">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867B51E"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867B51F"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867B520"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867B521"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867B522"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867B523"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867B524"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867B525"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5AF6AE24" w14:textId="77777777" w:rsidR="0085719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867B526" w14:textId="44838BD8"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867B527"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6867B528"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tcBorders>
              <w:top w:val="single" w:sz="4" w:space="0" w:color="auto"/>
              <w:left w:val="single" w:sz="4" w:space="0" w:color="auto"/>
              <w:bottom w:val="single" w:sz="4" w:space="0" w:color="auto"/>
              <w:right w:val="single" w:sz="4" w:space="0" w:color="auto"/>
            </w:tcBorders>
            <w:vAlign w:val="bottom"/>
          </w:tcPr>
          <w:p w14:paraId="6867B529"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867B52A"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tcBorders>
              <w:top w:val="single" w:sz="4" w:space="0" w:color="auto"/>
              <w:left w:val="single" w:sz="4" w:space="0" w:color="auto"/>
              <w:bottom w:val="single" w:sz="4" w:space="0" w:color="auto"/>
              <w:right w:val="single" w:sz="4" w:space="0" w:color="auto"/>
            </w:tcBorders>
            <w:vAlign w:val="bottom"/>
          </w:tcPr>
          <w:p w14:paraId="6867B52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867B52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17718F" w:rsidRPr="0082211E" w14:paraId="6867B557" w14:textId="77777777" w:rsidTr="00857196">
        <w:trPr>
          <w:cantSplit/>
          <w:trHeight w:val="246"/>
        </w:trPr>
        <w:tc>
          <w:tcPr>
            <w:tcW w:w="1457" w:type="dxa"/>
            <w:tcBorders>
              <w:top w:val="single" w:sz="4" w:space="0" w:color="auto"/>
              <w:left w:val="single" w:sz="4" w:space="0" w:color="auto"/>
              <w:bottom w:val="single" w:sz="4" w:space="0" w:color="auto"/>
              <w:right w:val="single" w:sz="4" w:space="0" w:color="auto"/>
            </w:tcBorders>
          </w:tcPr>
          <w:p w14:paraId="6867B52E"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94508">
              <w:rPr>
                <w:rFonts w:eastAsia="Times New Roman"/>
                <w:sz w:val="14"/>
                <w:szCs w:val="14"/>
              </w:rPr>
              <w:t>&lt;&lt;reference values from CF1R (see rule in header)&gt;&gt;</w:t>
            </w:r>
          </w:p>
        </w:tc>
        <w:tc>
          <w:tcPr>
            <w:tcW w:w="1080" w:type="dxa"/>
            <w:tcBorders>
              <w:top w:val="single" w:sz="4" w:space="0" w:color="auto"/>
              <w:left w:val="single" w:sz="4" w:space="0" w:color="auto"/>
              <w:bottom w:val="single" w:sz="4" w:space="0" w:color="auto"/>
              <w:right w:val="single" w:sz="4" w:space="0" w:color="auto"/>
            </w:tcBorders>
          </w:tcPr>
          <w:p w14:paraId="6867B52F" w14:textId="77777777" w:rsidR="0017718F" w:rsidRPr="000F282C"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 xml:space="preserve">&lt;&lt;reference values from CF1R </w:t>
            </w:r>
          </w:p>
          <w:p w14:paraId="6867B530" w14:textId="77777777" w:rsidR="0017718F" w:rsidRPr="000F282C"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allowed values=</w:t>
            </w:r>
          </w:p>
          <w:p w14:paraId="6867B531" w14:textId="0E20A32F" w:rsidR="0017718F" w:rsidRPr="000F282C" w:rsidRDefault="0017718F" w:rsidP="0079399B">
            <w:pPr>
              <w:keepNext/>
              <w:tabs>
                <w:tab w:val="left" w:pos="2160"/>
                <w:tab w:val="left" w:pos="2700"/>
                <w:tab w:val="left" w:pos="3420"/>
                <w:tab w:val="left" w:pos="3780"/>
                <w:tab w:val="left" w:pos="5760"/>
                <w:tab w:val="left" w:pos="7212"/>
              </w:tabs>
              <w:spacing w:after="0"/>
              <w:rPr>
                <w:rFonts w:eastAsia="Times New Roman"/>
                <w:sz w:val="14"/>
                <w:szCs w:val="14"/>
              </w:rPr>
            </w:pPr>
            <w:r w:rsidRPr="00494508">
              <w:rPr>
                <w:rFonts w:eastAsia="Times New Roman"/>
                <w:sz w:val="14"/>
                <w:szCs w:val="14"/>
              </w:rPr>
              <w:t xml:space="preserve">DHW, </w:t>
            </w:r>
          </w:p>
          <w:p w14:paraId="6867B532" w14:textId="77777777" w:rsidR="0017718F" w:rsidRPr="000F282C"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Combined Hydronic,</w:t>
            </w:r>
          </w:p>
          <w:p w14:paraId="6867B533"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494508">
              <w:rPr>
                <w:rFonts w:eastAsia="Times New Roman"/>
                <w:sz w:val="14"/>
                <w:szCs w:val="14"/>
              </w:rPr>
              <w:t>&gt;&gt;</w:t>
            </w:r>
          </w:p>
        </w:tc>
        <w:tc>
          <w:tcPr>
            <w:tcW w:w="901" w:type="dxa"/>
            <w:tcBorders>
              <w:top w:val="single" w:sz="4" w:space="0" w:color="auto"/>
              <w:left w:val="single" w:sz="4" w:space="0" w:color="auto"/>
              <w:bottom w:val="single" w:sz="4" w:space="0" w:color="auto"/>
              <w:right w:val="single" w:sz="4" w:space="0" w:color="auto"/>
            </w:tcBorders>
          </w:tcPr>
          <w:p w14:paraId="6867B534" w14:textId="77777777" w:rsidR="0017718F" w:rsidRPr="00726561"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 xml:space="preserve">&lt;&lt;reference values from CF1R </w:t>
            </w:r>
          </w:p>
          <w:p w14:paraId="6867B535" w14:textId="77777777" w:rsidR="0017718F" w:rsidRPr="00726561"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26561">
              <w:rPr>
                <w:rFonts w:eastAsia="Times New Roman"/>
                <w:sz w:val="14"/>
                <w:szCs w:val="14"/>
              </w:rPr>
              <w:t>Allowed values =</w:t>
            </w:r>
          </w:p>
          <w:p w14:paraId="6867B536" w14:textId="0FD4BF8E" w:rsidR="0017718F" w:rsidRPr="0082211E" w:rsidRDefault="0017718F" w:rsidP="005A5C2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w:t>
            </w:r>
            <w:ins w:id="7" w:author="Michael Ken Shewmaker" w:date="2017-08-02T15:50:00Z">
              <w:r w:rsidR="005A5C2B">
                <w:rPr>
                  <w:rFonts w:eastAsia="Times New Roman"/>
                  <w:sz w:val="14"/>
                  <w:szCs w:val="14"/>
                </w:rPr>
                <w:t>,</w:t>
              </w:r>
            </w:ins>
            <w:del w:id="8" w:author="Michael Ken Shewmaker" w:date="2017-08-02T15:50:00Z">
              <w:r w:rsidRPr="00ED0648" w:rsidDel="005A5C2B">
                <w:rPr>
                  <w:rFonts w:eastAsia="Times New Roman"/>
                  <w:sz w:val="14"/>
                  <w:szCs w:val="14"/>
                </w:rPr>
                <w:delText xml:space="preserve"> or</w:delText>
              </w:r>
            </w:del>
            <w:r w:rsidRPr="00ED0648">
              <w:rPr>
                <w:rFonts w:eastAsia="Times New Roman"/>
                <w:sz w:val="14"/>
                <w:szCs w:val="14"/>
              </w:rPr>
              <w:t xml:space="preserve"> Indirect</w:t>
            </w:r>
            <w:ins w:id="9" w:author="Michael Ken Shewmaker" w:date="2017-08-02T15:49:00Z">
              <w:r w:rsidR="005A5C2B">
                <w:rPr>
                  <w:rFonts w:eastAsia="Times New Roman"/>
                  <w:sz w:val="14"/>
                  <w:szCs w:val="14"/>
                </w:rPr>
                <w:t>, Consumer Instantaneous, Commercial Instantaneous, Consumer Storage, Commercial Storage, Residential-Duty Commercial Storage, or Residential-Duty Commercial Instantaneous</w:t>
              </w:r>
            </w:ins>
            <w:r w:rsidRPr="00726561">
              <w:rPr>
                <w:rFonts w:eastAsia="Times New Roman"/>
                <w:sz w:val="14"/>
                <w:szCs w:val="14"/>
              </w:rPr>
              <w:t xml:space="preserve"> &gt;&gt;</w:t>
            </w:r>
          </w:p>
        </w:tc>
        <w:tc>
          <w:tcPr>
            <w:tcW w:w="791" w:type="dxa"/>
            <w:tcBorders>
              <w:top w:val="single" w:sz="4" w:space="0" w:color="auto"/>
              <w:left w:val="single" w:sz="4" w:space="0" w:color="auto"/>
              <w:bottom w:val="single" w:sz="4" w:space="0" w:color="auto"/>
              <w:right w:val="single" w:sz="4" w:space="0" w:color="auto"/>
            </w:tcBorders>
          </w:tcPr>
          <w:p w14:paraId="6867B537"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6867B538"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494508">
              <w:rPr>
                <w:rFonts w:eastAsia="Times New Roman"/>
                <w:sz w:val="14"/>
                <w:szCs w:val="14"/>
              </w:rPr>
              <w:t>&lt;&lt;reference values from CF1R</w:t>
            </w:r>
            <w:r w:rsidR="000D2771">
              <w:rPr>
                <w:rFonts w:eastAsia="Times New Roman"/>
                <w:sz w:val="14"/>
                <w:szCs w:val="14"/>
              </w:rPr>
              <w:t xml:space="preserve"> N/A is allowed only if Water Heater Type = Small Instantaneous or Large Instantaneous</w:t>
            </w:r>
            <w:r w:rsidRPr="00494508">
              <w:rPr>
                <w:rFonts w:eastAsia="Times New Roman"/>
                <w:sz w:val="14"/>
                <w:szCs w:val="14"/>
              </w:rPr>
              <w:t xml:space="preserve"> &gt;&gt;</w:t>
            </w:r>
          </w:p>
        </w:tc>
        <w:tc>
          <w:tcPr>
            <w:tcW w:w="792" w:type="dxa"/>
            <w:tcBorders>
              <w:top w:val="single" w:sz="4" w:space="0" w:color="auto"/>
              <w:left w:val="single" w:sz="4" w:space="0" w:color="auto"/>
              <w:bottom w:val="single" w:sz="4" w:space="0" w:color="auto"/>
              <w:right w:val="single" w:sz="4" w:space="0" w:color="auto"/>
            </w:tcBorders>
          </w:tcPr>
          <w:p w14:paraId="6867B539"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Pr>
                <w:sz w:val="18"/>
                <w:szCs w:val="18"/>
              </w:rPr>
              <w:t>&gt;&gt;</w:t>
            </w:r>
          </w:p>
        </w:tc>
        <w:tc>
          <w:tcPr>
            <w:tcW w:w="685" w:type="dxa"/>
            <w:tcBorders>
              <w:top w:val="single" w:sz="4" w:space="0" w:color="auto"/>
              <w:left w:val="single" w:sz="4" w:space="0" w:color="auto"/>
              <w:bottom w:val="single" w:sz="4" w:space="0" w:color="auto"/>
              <w:right w:val="single" w:sz="4" w:space="0" w:color="auto"/>
            </w:tcBorders>
          </w:tcPr>
          <w:p w14:paraId="6867B53A" w14:textId="0C2133B8"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r w:rsidR="000511A4">
              <w:rPr>
                <w:rFonts w:eastAsia="Times New Roman"/>
                <w:sz w:val="14"/>
                <w:szCs w:val="14"/>
              </w:rPr>
              <w:t xml:space="preserve">if A03 = Heat Pump, then result = NA; Else </w:t>
            </w:r>
            <w:r w:rsidRPr="00C74EF4">
              <w:rPr>
                <w:rFonts w:eastAsia="Times New Roman"/>
                <w:sz w:val="14"/>
                <w:szCs w:val="14"/>
              </w:rPr>
              <w:t>reference values from CF1R</w:t>
            </w:r>
            <w:r>
              <w:rPr>
                <w:rFonts w:eastAsia="Times New Roman"/>
                <w:sz w:val="14"/>
                <w:szCs w:val="14"/>
              </w:rPr>
              <w:t>.  Allowed values:</w:t>
            </w:r>
          </w:p>
          <w:p w14:paraId="6867B53B"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C74EF4">
              <w:rPr>
                <w:rFonts w:eastAsia="Times New Roman"/>
                <w:sz w:val="14"/>
                <w:szCs w:val="14"/>
              </w:rPr>
              <w:t xml:space="preserve"> &gt;&gt;</w:t>
            </w:r>
          </w:p>
        </w:tc>
        <w:tc>
          <w:tcPr>
            <w:tcW w:w="720" w:type="dxa"/>
            <w:tcBorders>
              <w:top w:val="single" w:sz="4" w:space="0" w:color="auto"/>
              <w:left w:val="single" w:sz="4" w:space="0" w:color="auto"/>
              <w:bottom w:val="single" w:sz="4" w:space="0" w:color="auto"/>
              <w:right w:val="single" w:sz="4" w:space="0" w:color="auto"/>
            </w:tcBorders>
          </w:tcPr>
          <w:p w14:paraId="6867B53C" w14:textId="70C9DDF3"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w:t>
            </w:r>
            <w:r w:rsidR="000511A4">
              <w:rPr>
                <w:rFonts w:eastAsia="Times New Roman"/>
                <w:sz w:val="14"/>
                <w:szCs w:val="14"/>
              </w:rPr>
              <w:t xml:space="preserve">if A03 = Heat Pump, then result = NA; Else </w:t>
            </w:r>
            <w:r w:rsidRPr="00C74EF4">
              <w:rPr>
                <w:rFonts w:eastAsia="Times New Roman"/>
                <w:sz w:val="14"/>
                <w:szCs w:val="14"/>
              </w:rPr>
              <w:t>reference values from CF1R &gt;</w:t>
            </w:r>
          </w:p>
        </w:tc>
        <w:tc>
          <w:tcPr>
            <w:tcW w:w="900" w:type="dxa"/>
            <w:tcBorders>
              <w:top w:val="single" w:sz="4" w:space="0" w:color="auto"/>
              <w:left w:val="single" w:sz="4" w:space="0" w:color="auto"/>
              <w:bottom w:val="single" w:sz="4" w:space="0" w:color="auto"/>
              <w:right w:val="single" w:sz="4" w:space="0" w:color="auto"/>
            </w:tcBorders>
          </w:tcPr>
          <w:p w14:paraId="6867B53D" w14:textId="77777777" w:rsidR="0017718F" w:rsidRPr="0082211E"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389E5403" w14:textId="77777777" w:rsidR="00D122C8"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82211E">
              <w:rPr>
                <w:rFonts w:eastAsia="Times New Roman"/>
                <w:sz w:val="14"/>
                <w:szCs w:val="14"/>
              </w:rPr>
              <w:t>*Thermal Efficiency</w:t>
            </w:r>
          </w:p>
          <w:p w14:paraId="6867B53E" w14:textId="6D984102" w:rsidR="0017718F" w:rsidRPr="0082211E" w:rsidRDefault="00D122C8"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*Uniform Energy Factor</w:t>
            </w:r>
            <w:r w:rsidR="0017718F">
              <w:rPr>
                <w:sz w:val="18"/>
                <w:szCs w:val="18"/>
              </w:rPr>
              <w:t>&gt;&gt;</w:t>
            </w:r>
          </w:p>
        </w:tc>
        <w:tc>
          <w:tcPr>
            <w:tcW w:w="863" w:type="dxa"/>
            <w:tcBorders>
              <w:top w:val="single" w:sz="4" w:space="0" w:color="auto"/>
              <w:left w:val="single" w:sz="4" w:space="0" w:color="auto"/>
              <w:bottom w:val="single" w:sz="4" w:space="0" w:color="auto"/>
              <w:right w:val="single" w:sz="4" w:space="0" w:color="auto"/>
            </w:tcBorders>
          </w:tcPr>
          <w:p w14:paraId="6867B53F"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74EF4">
              <w:rPr>
                <w:rFonts w:eastAsia="Times New Roman"/>
                <w:sz w:val="14"/>
                <w:szCs w:val="14"/>
              </w:rPr>
              <w:t>&lt;&lt;reference values from CF1R &gt;&gt;</w:t>
            </w:r>
          </w:p>
        </w:tc>
        <w:tc>
          <w:tcPr>
            <w:tcW w:w="792" w:type="dxa"/>
            <w:tcBorders>
              <w:top w:val="single" w:sz="4" w:space="0" w:color="auto"/>
              <w:left w:val="single" w:sz="4" w:space="0" w:color="auto"/>
              <w:bottom w:val="single" w:sz="4" w:space="0" w:color="auto"/>
              <w:right w:val="single" w:sz="4" w:space="0" w:color="auto"/>
            </w:tcBorders>
          </w:tcPr>
          <w:p w14:paraId="6867B540"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&lt;&lt;reference values from CF1R</w:t>
            </w:r>
            <w:r w:rsidR="00EE589F">
              <w:rPr>
                <w:rFonts w:eastAsia="Times New Roman"/>
                <w:sz w:val="14"/>
                <w:szCs w:val="14"/>
              </w:rPr>
              <w:t xml:space="preserve"> Values = N/A if water heater type = Small Storage, Heat Pump, Boiler, Large </w:t>
            </w:r>
            <w:r w:rsidR="00EE589F" w:rsidRPr="00ED0648">
              <w:rPr>
                <w:rFonts w:eastAsia="Times New Roman"/>
                <w:sz w:val="14"/>
                <w:szCs w:val="14"/>
              </w:rPr>
              <w:t>Instantaneous,</w:t>
            </w:r>
            <w:r w:rsidR="00EE589F">
              <w:rPr>
                <w:rFonts w:eastAsia="Times New Roman"/>
                <w:sz w:val="14"/>
                <w:szCs w:val="14"/>
              </w:rPr>
              <w:t xml:space="preserve"> </w:t>
            </w:r>
            <w:r w:rsidR="00EE589F" w:rsidRPr="00ED0648">
              <w:rPr>
                <w:rFonts w:eastAsia="Times New Roman"/>
                <w:sz w:val="14"/>
                <w:szCs w:val="14"/>
              </w:rPr>
              <w:t>Small Instantaneous</w:t>
            </w:r>
            <w:r w:rsidR="00EE589F">
              <w:rPr>
                <w:rFonts w:eastAsia="Times New Roman"/>
                <w:sz w:val="14"/>
                <w:szCs w:val="14"/>
              </w:rPr>
              <w:t xml:space="preserve"> or indirect</w:t>
            </w:r>
            <w:r w:rsidRPr="00C74EF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6867B541" w14:textId="77777777" w:rsidR="00432FA5" w:rsidRDefault="0017718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74EF4">
              <w:rPr>
                <w:rFonts w:eastAsia="Times New Roman"/>
                <w:sz w:val="14"/>
                <w:szCs w:val="14"/>
              </w:rPr>
              <w:t xml:space="preserve">&lt;&lt;reference values from CF1R </w:t>
            </w:r>
            <w:r w:rsidR="00EE589F">
              <w:rPr>
                <w:rFonts w:eastAsia="Times New Roman"/>
                <w:sz w:val="14"/>
                <w:szCs w:val="14"/>
              </w:rPr>
              <w:t xml:space="preserve">Values = N/A if water heater type = Large Storage, Small Storage, Heat Pump, Boiler, Large </w:t>
            </w:r>
            <w:r w:rsidR="00EE589F" w:rsidRPr="00ED0648">
              <w:rPr>
                <w:rFonts w:eastAsia="Times New Roman"/>
                <w:sz w:val="14"/>
                <w:szCs w:val="14"/>
              </w:rPr>
              <w:t xml:space="preserve">Instantaneous, </w:t>
            </w:r>
            <w:r w:rsidR="00EE589F">
              <w:rPr>
                <w:rFonts w:eastAsia="Times New Roman"/>
                <w:sz w:val="14"/>
                <w:szCs w:val="14"/>
              </w:rPr>
              <w:t xml:space="preserve">or </w:t>
            </w:r>
            <w:r w:rsidR="00EE589F" w:rsidRPr="00ED0648">
              <w:rPr>
                <w:rFonts w:eastAsia="Times New Roman"/>
                <w:sz w:val="14"/>
                <w:szCs w:val="14"/>
              </w:rPr>
              <w:t xml:space="preserve">Small Instantaneous </w:t>
            </w:r>
            <w:r w:rsidRPr="00C74EF4">
              <w:rPr>
                <w:rFonts w:eastAsia="Times New Roman"/>
                <w:sz w:val="14"/>
                <w:szCs w:val="14"/>
              </w:rPr>
              <w:t>&gt;&gt;</w:t>
            </w:r>
          </w:p>
        </w:tc>
        <w:tc>
          <w:tcPr>
            <w:tcW w:w="2070" w:type="dxa"/>
            <w:tcBorders>
              <w:top w:val="single" w:sz="4" w:space="0" w:color="auto"/>
              <w:left w:val="single" w:sz="4" w:space="0" w:color="auto"/>
              <w:bottom w:val="single" w:sz="4" w:space="0" w:color="auto"/>
              <w:right w:val="single" w:sz="4" w:space="0" w:color="auto"/>
            </w:tcBorders>
          </w:tcPr>
          <w:p w14:paraId="6867B542"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  Allowed values are</w:t>
            </w:r>
          </w:p>
          <w:p w14:paraId="6867B543"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44" w14:textId="2A61CA32"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96323B">
              <w:rPr>
                <w:rFonts w:eastAsia="Times New Roman"/>
                <w:sz w:val="14"/>
                <w:szCs w:val="14"/>
              </w:rPr>
              <w:t>Multi-family: Recirculating with temperature modulation;</w:t>
            </w:r>
          </w:p>
          <w:p w14:paraId="6867B545" w14:textId="77777777"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46" w14:textId="2B093838"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96323B">
              <w:rPr>
                <w:rFonts w:eastAsia="Times New Roman"/>
                <w:sz w:val="14"/>
                <w:szCs w:val="14"/>
              </w:rPr>
              <w:t>Multi-family: Recirculating with temperature modulation and monitoring;</w:t>
            </w:r>
          </w:p>
          <w:p w14:paraId="6867B547" w14:textId="77777777"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48" w14:textId="4D702BF2"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1B0A17">
              <w:rPr>
                <w:rFonts w:eastAsia="Times New Roman"/>
                <w:sz w:val="14"/>
                <w:szCs w:val="14"/>
              </w:rPr>
              <w:t xml:space="preserve"> </w:t>
            </w:r>
            <w:r w:rsidR="0096323B">
              <w:rPr>
                <w:rFonts w:eastAsia="Times New Roman"/>
                <w:sz w:val="14"/>
                <w:szCs w:val="14"/>
              </w:rPr>
              <w:t>Multi-family: Recirculating demand control;</w:t>
            </w:r>
          </w:p>
          <w:p w14:paraId="6867B549" w14:textId="77777777"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4A" w14:textId="6504B80A" w:rsidR="0017718F" w:rsidRDefault="0017718F" w:rsidP="0017718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0096323B">
              <w:rPr>
                <w:rFonts w:eastAsia="Times New Roman"/>
                <w:sz w:val="14"/>
                <w:szCs w:val="14"/>
              </w:rPr>
              <w:t>Multi-family: Recirculating with no control (continuous pumping)</w:t>
            </w:r>
          </w:p>
          <w:p w14:paraId="6867B54B"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5DE80253" w14:textId="28AE10E1" w:rsidR="00AF3A9F" w:rsidRDefault="00AF3A9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No loops or recirc pump</w:t>
            </w:r>
          </w:p>
          <w:p w14:paraId="6867B54C"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494508">
              <w:rPr>
                <w:rFonts w:eastAsia="Times New Roman"/>
                <w:sz w:val="14"/>
                <w:szCs w:val="14"/>
              </w:rPr>
              <w:t xml:space="preserve"> &gt;&gt;</w:t>
            </w:r>
          </w:p>
        </w:tc>
        <w:tc>
          <w:tcPr>
            <w:tcW w:w="1980" w:type="dxa"/>
            <w:tcBorders>
              <w:top w:val="single" w:sz="4" w:space="0" w:color="auto"/>
              <w:left w:val="single" w:sz="4" w:space="0" w:color="auto"/>
              <w:bottom w:val="single" w:sz="4" w:space="0" w:color="auto"/>
              <w:right w:val="single" w:sz="4" w:space="0" w:color="auto"/>
            </w:tcBorders>
          </w:tcPr>
          <w:p w14:paraId="6867B54D"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C74EF4">
              <w:rPr>
                <w:rFonts w:eastAsia="Times New Roman"/>
                <w:sz w:val="14"/>
                <w:szCs w:val="14"/>
              </w:rPr>
              <w:t>&lt;&lt;reference values from CF1R</w:t>
            </w:r>
            <w:r>
              <w:rPr>
                <w:rFonts w:eastAsia="Times New Roman"/>
                <w:sz w:val="14"/>
                <w:szCs w:val="14"/>
              </w:rPr>
              <w:t xml:space="preserve"> </w:t>
            </w:r>
          </w:p>
          <w:p w14:paraId="6867B54E"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Allowed values are</w:t>
            </w:r>
          </w:p>
          <w:p w14:paraId="6867B54F"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50" w14:textId="77777777" w:rsidR="0017718F" w:rsidRPr="0082211E"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*Standard Distribution System</w:t>
            </w:r>
          </w:p>
          <w:p w14:paraId="6867B551" w14:textId="77777777" w:rsidR="0017718F" w:rsidRPr="0082211E" w:rsidDel="008A0E4B" w:rsidRDefault="0017718F" w:rsidP="0079399B">
            <w:pPr>
              <w:keepNext/>
              <w:tabs>
                <w:tab w:val="left" w:pos="2160"/>
                <w:tab w:val="left" w:pos="2700"/>
                <w:tab w:val="left" w:pos="3420"/>
                <w:tab w:val="left" w:pos="3780"/>
                <w:tab w:val="left" w:pos="5760"/>
                <w:tab w:val="left" w:pos="7212"/>
              </w:tabs>
              <w:spacing w:after="0" w:line="240" w:lineRule="auto"/>
              <w:contextualSpacing/>
              <w:rPr>
                <w:del w:id="10" w:author="Shewmaker, Michael@Energy" w:date="2018-04-20T09:02:00Z"/>
                <w:rFonts w:eastAsia="Times New Roman"/>
                <w:sz w:val="14"/>
                <w:szCs w:val="14"/>
              </w:rPr>
            </w:pPr>
            <w:bookmarkStart w:id="11" w:name="_GoBack"/>
            <w:bookmarkEnd w:id="11"/>
          </w:p>
          <w:p w14:paraId="6867B552" w14:textId="77777777" w:rsidR="0017718F" w:rsidRPr="0082211E" w:rsidDel="008A0E4B" w:rsidRDefault="0017718F" w:rsidP="0079399B">
            <w:pPr>
              <w:keepNext/>
              <w:tabs>
                <w:tab w:val="left" w:pos="2160"/>
                <w:tab w:val="left" w:pos="2700"/>
                <w:tab w:val="left" w:pos="3420"/>
                <w:tab w:val="left" w:pos="3780"/>
                <w:tab w:val="left" w:pos="5760"/>
                <w:tab w:val="left" w:pos="7212"/>
              </w:tabs>
              <w:spacing w:after="0" w:line="240" w:lineRule="auto"/>
              <w:contextualSpacing/>
              <w:rPr>
                <w:del w:id="12" w:author="Shewmaker, Michael@Energy" w:date="2018-04-20T09:02:00Z"/>
                <w:rFonts w:eastAsia="Times New Roman"/>
                <w:sz w:val="14"/>
                <w:szCs w:val="14"/>
              </w:rPr>
            </w:pPr>
            <w:del w:id="13" w:author="Shewmaker, Michael@Energy" w:date="2018-04-20T09:02:00Z">
              <w:r w:rsidRPr="0082211E" w:rsidDel="008A0E4B">
                <w:rPr>
                  <w:rFonts w:eastAsia="Times New Roman"/>
                  <w:sz w:val="14"/>
                  <w:szCs w:val="14"/>
                </w:rPr>
                <w:delText>*</w:delText>
              </w:r>
              <w:r w:rsidDel="008A0E4B">
                <w:rPr>
                  <w:rFonts w:eastAsia="Times New Roman"/>
                  <w:sz w:val="14"/>
                  <w:szCs w:val="14"/>
                </w:rPr>
                <w:delText>Pipe Insulation</w:delText>
              </w:r>
            </w:del>
          </w:p>
          <w:p w14:paraId="6867B553" w14:textId="77777777" w:rsidR="0017718F" w:rsidRPr="0082211E"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54"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82211E">
              <w:rPr>
                <w:rFonts w:eastAsia="Times New Roman"/>
                <w:sz w:val="14"/>
                <w:szCs w:val="14"/>
              </w:rPr>
              <w:t>*</w:t>
            </w:r>
            <w:r>
              <w:rPr>
                <w:rFonts w:eastAsia="Times New Roman"/>
                <w:sz w:val="14"/>
                <w:szCs w:val="14"/>
              </w:rPr>
              <w:t>HERS-Verified Pipe Insulation</w:t>
            </w:r>
          </w:p>
          <w:p w14:paraId="6867B555"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867B556"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C74EF4">
              <w:rPr>
                <w:rFonts w:eastAsia="Times New Roman"/>
                <w:sz w:val="14"/>
                <w:szCs w:val="14"/>
              </w:rPr>
              <w:t xml:space="preserve"> &gt;&gt;</w:t>
            </w:r>
          </w:p>
        </w:tc>
      </w:tr>
      <w:tr w:rsidR="0017718F" w:rsidRPr="0082211E" w14:paraId="6867B566" w14:textId="77777777" w:rsidTr="00857196">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6867B558"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559"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55A"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55B"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5C"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5D"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55E"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55F"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560"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561"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62"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563"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564"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565"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567" w14:textId="77777777" w:rsidR="00A374A5" w:rsidRDefault="00A374A5"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BF2B18" w:rsidRPr="0082211E" w14:paraId="6867B56A" w14:textId="77777777" w:rsidTr="00857196">
        <w:trPr>
          <w:cantSplit/>
          <w:trHeight w:val="453"/>
        </w:trPr>
        <w:tc>
          <w:tcPr>
            <w:tcW w:w="14598" w:type="dxa"/>
            <w:gridSpan w:val="14"/>
            <w:tcBorders>
              <w:top w:val="single" w:sz="4" w:space="0" w:color="auto"/>
              <w:left w:val="single" w:sz="4" w:space="0" w:color="auto"/>
              <w:bottom w:val="single" w:sz="4" w:space="0" w:color="auto"/>
              <w:right w:val="single" w:sz="4" w:space="0" w:color="auto"/>
            </w:tcBorders>
          </w:tcPr>
          <w:p w14:paraId="6867B568" w14:textId="77777777" w:rsidR="00BF2B18" w:rsidRPr="00B721E1" w:rsidRDefault="00BF2B18" w:rsidP="00BF2B18">
            <w:pPr>
              <w:keepNext/>
              <w:spacing w:after="0" w:line="240" w:lineRule="auto"/>
              <w:rPr>
                <w:b/>
                <w:sz w:val="20"/>
              </w:rPr>
            </w:pPr>
            <w:r w:rsidRPr="00B721E1">
              <w:rPr>
                <w:b/>
                <w:sz w:val="20"/>
              </w:rPr>
              <w:t xml:space="preserve">B. Installed HERS Verified Central Water Heating Systems Information </w:t>
            </w:r>
          </w:p>
          <w:p w14:paraId="6867B569" w14:textId="1520EFC9" w:rsidR="00BF2B18" w:rsidRPr="0082211E" w:rsidRDefault="00BF2B18" w:rsidP="00567D26">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w:t>
            </w:r>
            <w:r w:rsidR="00567D26">
              <w:rPr>
                <w:sz w:val="18"/>
                <w:szCs w:val="18"/>
              </w:rPr>
              <w:t xml:space="preserve"> listed</w:t>
            </w:r>
            <w:r w:rsidRPr="00FB4BFD">
              <w:rPr>
                <w:sz w:val="18"/>
                <w:szCs w:val="18"/>
              </w:rPr>
              <w:t xml:space="preserve"> in Section </w:t>
            </w:r>
            <w:r w:rsidR="00567D26">
              <w:rPr>
                <w:sz w:val="18"/>
                <w:szCs w:val="18"/>
              </w:rPr>
              <w:t>A</w:t>
            </w:r>
            <w:r w:rsidRPr="00FB4BFD">
              <w:rPr>
                <w:sz w:val="18"/>
                <w:szCs w:val="18"/>
              </w:rPr>
              <w:t>&gt;&gt;</w:t>
            </w:r>
          </w:p>
        </w:tc>
      </w:tr>
      <w:tr w:rsidR="00BF2B18" w:rsidRPr="0082211E" w14:paraId="6867B579" w14:textId="77777777" w:rsidTr="00857196">
        <w:trPr>
          <w:cantSplit/>
          <w:trHeight w:val="277"/>
        </w:trPr>
        <w:tc>
          <w:tcPr>
            <w:tcW w:w="1457" w:type="dxa"/>
            <w:tcBorders>
              <w:top w:val="single" w:sz="4" w:space="0" w:color="auto"/>
              <w:left w:val="single" w:sz="4" w:space="0" w:color="auto"/>
              <w:bottom w:val="single" w:sz="4" w:space="0" w:color="auto"/>
              <w:right w:val="single" w:sz="4" w:space="0" w:color="auto"/>
            </w:tcBorders>
            <w:vAlign w:val="bottom"/>
          </w:tcPr>
          <w:p w14:paraId="6867B56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867B56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867B56D"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4" w:space="0" w:color="auto"/>
              <w:left w:val="single" w:sz="4" w:space="0" w:color="auto"/>
              <w:bottom w:val="single" w:sz="4" w:space="0" w:color="auto"/>
              <w:right w:val="single" w:sz="4" w:space="0" w:color="auto"/>
            </w:tcBorders>
            <w:vAlign w:val="bottom"/>
          </w:tcPr>
          <w:p w14:paraId="6867B56E"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867B56F"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867B570"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867B571"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867B572"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867B573"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867B574"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867B575"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867B576"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6867B577"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6867B578"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F2B18" w:rsidRPr="0082211E" w14:paraId="6867B58D" w14:textId="77777777" w:rsidTr="00857196">
        <w:trPr>
          <w:cantSplit/>
          <w:trHeight w:val="492"/>
        </w:trPr>
        <w:tc>
          <w:tcPr>
            <w:tcW w:w="1457" w:type="dxa"/>
            <w:tcBorders>
              <w:top w:val="single" w:sz="4" w:space="0" w:color="auto"/>
              <w:left w:val="single" w:sz="4" w:space="0" w:color="auto"/>
              <w:bottom w:val="single" w:sz="4" w:space="0" w:color="auto"/>
              <w:right w:val="single" w:sz="4" w:space="0" w:color="auto"/>
            </w:tcBorders>
            <w:vAlign w:val="bottom"/>
          </w:tcPr>
          <w:p w14:paraId="6867B57A"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867B57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867B57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tcBorders>
              <w:top w:val="single" w:sz="4" w:space="0" w:color="auto"/>
              <w:left w:val="single" w:sz="4" w:space="0" w:color="auto"/>
              <w:bottom w:val="single" w:sz="4" w:space="0" w:color="auto"/>
              <w:right w:val="single" w:sz="4" w:space="0" w:color="auto"/>
            </w:tcBorders>
            <w:vAlign w:val="bottom"/>
          </w:tcPr>
          <w:p w14:paraId="6867B57D" w14:textId="091BB4A2" w:rsidR="00BF2B18" w:rsidRPr="0082211E" w:rsidRDefault="00BF2B18" w:rsidP="00857196">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857196">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867B57E"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867B57F"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867B580"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867B581"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867B582"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867B583"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867B584"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867B585"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32FEFA3D" w14:textId="77777777" w:rsidR="0085719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867B586" w14:textId="7AD2BE76"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867B587"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6867B588"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6867B589"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867B58A"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6867B58B"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867B58C" w14:textId="77777777" w:rsidR="00BF2B18" w:rsidRPr="0082211E"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17718F" w:rsidRPr="0082211E" w14:paraId="6867B5A5" w14:textId="77777777" w:rsidTr="00857196">
        <w:trPr>
          <w:cantSplit/>
          <w:trHeight w:val="246"/>
        </w:trPr>
        <w:tc>
          <w:tcPr>
            <w:tcW w:w="1457" w:type="dxa"/>
            <w:tcBorders>
              <w:top w:val="single" w:sz="4" w:space="0" w:color="auto"/>
              <w:left w:val="single" w:sz="4" w:space="0" w:color="auto"/>
              <w:bottom w:val="single" w:sz="4" w:space="0" w:color="auto"/>
              <w:right w:val="single" w:sz="4" w:space="0" w:color="auto"/>
            </w:tcBorders>
          </w:tcPr>
          <w:p w14:paraId="6867B58E" w14:textId="77777777" w:rsidR="0017718F" w:rsidRPr="00CD2C84"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t xml:space="preserve">&lt;&lt;reference value from </w:t>
            </w:r>
            <w:r>
              <w:rPr>
                <w:rFonts w:eastAsia="Times New Roman"/>
                <w:sz w:val="14"/>
                <w:szCs w:val="14"/>
              </w:rPr>
              <w:t>A</w:t>
            </w:r>
            <w:r w:rsidRPr="001B0A17">
              <w:rPr>
                <w:rFonts w:eastAsia="Times New Roman"/>
                <w:sz w:val="14"/>
                <w:szCs w:val="14"/>
              </w:rPr>
              <w:t>01&gt;&gt;</w:t>
            </w:r>
          </w:p>
        </w:tc>
        <w:tc>
          <w:tcPr>
            <w:tcW w:w="1080" w:type="dxa"/>
            <w:tcBorders>
              <w:top w:val="single" w:sz="4" w:space="0" w:color="auto"/>
              <w:left w:val="single" w:sz="4" w:space="0" w:color="auto"/>
              <w:bottom w:val="single" w:sz="4" w:space="0" w:color="auto"/>
              <w:right w:val="single" w:sz="4" w:space="0" w:color="auto"/>
            </w:tcBorders>
          </w:tcPr>
          <w:p w14:paraId="6867B58F"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A02&gt;&gt;</w:t>
            </w:r>
          </w:p>
          <w:p w14:paraId="6867B590"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867B591"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867B592" w14:textId="77777777" w:rsidR="0017718F" w:rsidRPr="00CD2C84"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Borders>
              <w:top w:val="single" w:sz="4" w:space="0" w:color="auto"/>
              <w:left w:val="single" w:sz="4" w:space="0" w:color="auto"/>
              <w:bottom w:val="single" w:sz="4" w:space="0" w:color="auto"/>
              <w:right w:val="single" w:sz="4" w:space="0" w:color="auto"/>
            </w:tcBorders>
          </w:tcPr>
          <w:p w14:paraId="6867B593"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A03&gt;&gt;</w:t>
            </w:r>
          </w:p>
          <w:p w14:paraId="6867B594"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Borders>
              <w:top w:val="single" w:sz="4" w:space="0" w:color="auto"/>
              <w:left w:val="single" w:sz="4" w:space="0" w:color="auto"/>
              <w:bottom w:val="single" w:sz="4" w:space="0" w:color="auto"/>
              <w:right w:val="single" w:sz="4" w:space="0" w:color="auto"/>
            </w:tcBorders>
          </w:tcPr>
          <w:p w14:paraId="6867B595"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A04&gt;&gt;</w:t>
            </w:r>
          </w:p>
          <w:p w14:paraId="6867B596"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867B597" w14:textId="77777777" w:rsidR="0079399B" w:rsidRDefault="0017718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r w:rsidRPr="0082211E">
              <w:rPr>
                <w:rFonts w:eastAsia="Times New Roman"/>
                <w:sz w:val="14"/>
                <w:szCs w:val="14"/>
              </w:rPr>
              <w:t>user enter number xx.x</w:t>
            </w:r>
            <w:r w:rsidR="00387B5D">
              <w:rPr>
                <w:rFonts w:eastAsia="Times New Roman"/>
                <w:sz w:val="14"/>
                <w:szCs w:val="14"/>
              </w:rPr>
              <w:t>. Value may be N/A if CF1R value is N/A</w:t>
            </w:r>
            <w:r w:rsidR="00387B5D" w:rsidRPr="0082211E">
              <w:rPr>
                <w:rFonts w:eastAsia="Times New Roman"/>
                <w:sz w:val="14"/>
                <w:szCs w:val="14"/>
              </w:rPr>
              <w:t xml:space="preserve"> </w:t>
            </w:r>
            <w:r w:rsidRPr="0082211E">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867B598"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A06&gt;&gt;</w:t>
            </w:r>
          </w:p>
          <w:p w14:paraId="6867B599"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867B59A" w14:textId="0B54B7C1" w:rsidR="0017718F" w:rsidRPr="000D1C4B"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0D1C4B">
              <w:rPr>
                <w:rFonts w:eastAsia="Times New Roman"/>
                <w:sz w:val="14"/>
                <w:szCs w:val="14"/>
              </w:rPr>
              <w:t>&lt;&lt;</w:t>
            </w:r>
            <w:r w:rsidR="000511A4" w:rsidRPr="000D1C4B">
              <w:rPr>
                <w:rFonts w:eastAsia="Times New Roman"/>
                <w:sz w:val="14"/>
                <w:szCs w:val="14"/>
              </w:rPr>
              <w:t xml:space="preserve">if B03 = Heat Pump, then result = NA; Else </w:t>
            </w:r>
            <w:r w:rsidRPr="000D1C4B">
              <w:rPr>
                <w:rFonts w:eastAsia="Times New Roman"/>
                <w:sz w:val="14"/>
                <w:szCs w:val="14"/>
              </w:rPr>
              <w:t>reference value from A07&gt;&gt;</w:t>
            </w:r>
          </w:p>
          <w:p w14:paraId="6867B59B" w14:textId="77777777" w:rsidR="0017718F" w:rsidRPr="000D1C4B"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7ABC557" w14:textId="77777777" w:rsidR="00235C4F" w:rsidRPr="003D35D1" w:rsidRDefault="00235C4F" w:rsidP="00235C4F">
            <w:pPr>
              <w:spacing w:after="0"/>
              <w:rPr>
                <w:ins w:id="14" w:author="Shewmaker, Michael@Energy" w:date="2018-03-29T11:24:00Z"/>
                <w:rFonts w:eastAsia="Times New Roman"/>
                <w:sz w:val="14"/>
                <w:szCs w:val="14"/>
              </w:rPr>
            </w:pPr>
            <w:ins w:id="15" w:author="Shewmaker, Michael@Energy" w:date="2018-03-29T11:24:00Z">
              <w:r w:rsidRPr="003D35D1">
                <w:rPr>
                  <w:rFonts w:eastAsia="Times New Roman"/>
                  <w:sz w:val="14"/>
                  <w:szCs w:val="14"/>
                </w:rPr>
                <w:t>&lt;&lt;User input value which must pass the following range tests:</w:t>
              </w:r>
            </w:ins>
          </w:p>
          <w:p w14:paraId="43BE836E" w14:textId="77777777" w:rsidR="00235C4F" w:rsidRPr="003D35D1" w:rsidRDefault="00235C4F" w:rsidP="00235C4F">
            <w:pPr>
              <w:spacing w:after="0"/>
              <w:rPr>
                <w:ins w:id="16" w:author="Shewmaker, Michael@Energy" w:date="2018-03-29T11:24:00Z"/>
                <w:rFonts w:eastAsia="Times New Roman"/>
                <w:sz w:val="14"/>
                <w:szCs w:val="14"/>
              </w:rPr>
            </w:pPr>
            <w:ins w:id="17" w:author="Shewmaker, Michael@Energy" w:date="2018-03-29T11:24:00Z">
              <w:r w:rsidRPr="003D35D1">
                <w:rPr>
                  <w:rFonts w:eastAsia="Times New Roman"/>
                  <w:sz w:val="14"/>
                  <w:szCs w:val="14"/>
                </w:rPr>
                <w:t>If B06 = Natural Gas or Propane, then</w:t>
              </w:r>
            </w:ins>
          </w:p>
          <w:p w14:paraId="7EC4F138" w14:textId="77777777" w:rsidR="00235C4F" w:rsidRPr="003D35D1" w:rsidRDefault="00235C4F" w:rsidP="00235C4F">
            <w:pPr>
              <w:spacing w:after="0"/>
              <w:rPr>
                <w:ins w:id="18" w:author="Shewmaker, Michael@Energy" w:date="2018-03-29T11:24:00Z"/>
                <w:rFonts w:eastAsia="Times New Roman"/>
                <w:sz w:val="14"/>
                <w:szCs w:val="14"/>
              </w:rPr>
            </w:pPr>
            <w:ins w:id="19" w:author="Shewmaker, Michael@Energy" w:date="2018-03-29T11:24:00Z">
              <w:r w:rsidRPr="003D35D1">
                <w:rPr>
                  <w:rFonts w:eastAsia="Times New Roman"/>
                  <w:sz w:val="14"/>
                  <w:szCs w:val="14"/>
                </w:rPr>
                <w:t>If B03 = Large Storage</w:t>
              </w:r>
              <w:r>
                <w:rPr>
                  <w:rFonts w:eastAsia="Times New Roman"/>
                  <w:sz w:val="14"/>
                  <w:szCs w:val="14"/>
                </w:rPr>
                <w:t xml:space="preserve"> </w:t>
              </w:r>
              <w:r w:rsidRPr="001471F0">
                <w:rPr>
                  <w:rFonts w:eastAsia="Times New Roman"/>
                  <w:color w:val="FF0000"/>
                  <w:sz w:val="14"/>
                  <w:szCs w:val="14"/>
                  <w:u w:val="single"/>
                </w:rPr>
                <w:t>or Commercial Storage</w:t>
              </w:r>
              <w:r w:rsidRPr="003D35D1">
                <w:rPr>
                  <w:rFonts w:eastAsia="Times New Roman"/>
                  <w:sz w:val="14"/>
                  <w:szCs w:val="14"/>
                </w:rPr>
                <w:t>, then value must be &gt; 75,000 Btu/hr;</w:t>
              </w:r>
            </w:ins>
          </w:p>
          <w:p w14:paraId="6466DE83" w14:textId="77777777" w:rsidR="00235C4F" w:rsidRPr="003D35D1" w:rsidRDefault="00235C4F" w:rsidP="00235C4F">
            <w:pPr>
              <w:spacing w:after="0"/>
              <w:rPr>
                <w:ins w:id="20" w:author="Shewmaker, Michael@Energy" w:date="2018-03-29T11:24:00Z"/>
                <w:rFonts w:eastAsia="Times New Roman"/>
                <w:sz w:val="14"/>
                <w:szCs w:val="14"/>
              </w:rPr>
            </w:pPr>
            <w:ins w:id="21" w:author="Shewmaker, Michael@Energy" w:date="2018-03-29T11:24:00Z">
              <w:r w:rsidRPr="003D35D1">
                <w:rPr>
                  <w:rFonts w:eastAsia="Times New Roman"/>
                  <w:sz w:val="14"/>
                  <w:szCs w:val="14"/>
                </w:rPr>
                <w:t>If B03 = Small Storage</w:t>
              </w:r>
              <w:r>
                <w:rPr>
                  <w:rFonts w:eastAsia="Times New Roman"/>
                  <w:sz w:val="14"/>
                  <w:szCs w:val="14"/>
                </w:rPr>
                <w:t xml:space="preserve"> </w:t>
              </w:r>
              <w:r w:rsidRPr="001471F0">
                <w:rPr>
                  <w:rFonts w:eastAsia="Times New Roman"/>
                  <w:color w:val="FF0000"/>
                  <w:sz w:val="14"/>
                  <w:szCs w:val="14"/>
                  <w:u w:val="single"/>
                </w:rPr>
                <w:t>or Consumer Storage</w:t>
              </w:r>
              <w:r w:rsidRPr="003D35D1">
                <w:rPr>
                  <w:rFonts w:eastAsia="Times New Roman"/>
                  <w:sz w:val="14"/>
                  <w:szCs w:val="14"/>
                </w:rPr>
                <w:t>, then value must be ≤ 75,000 Btu/hr;</w:t>
              </w:r>
            </w:ins>
          </w:p>
          <w:p w14:paraId="59733A74" w14:textId="77777777" w:rsidR="00235C4F" w:rsidRPr="003D35D1" w:rsidRDefault="00235C4F" w:rsidP="00235C4F">
            <w:pPr>
              <w:spacing w:after="0"/>
              <w:rPr>
                <w:ins w:id="22" w:author="Shewmaker, Michael@Energy" w:date="2018-03-29T11:24:00Z"/>
                <w:rFonts w:eastAsia="Times New Roman"/>
                <w:sz w:val="14"/>
                <w:szCs w:val="14"/>
              </w:rPr>
            </w:pPr>
            <w:ins w:id="23" w:author="Shewmaker, Michael@Energy" w:date="2018-03-29T11:24:00Z">
              <w:r w:rsidRPr="003D35D1">
                <w:rPr>
                  <w:rFonts w:eastAsia="Times New Roman"/>
                  <w:sz w:val="14"/>
                  <w:szCs w:val="14"/>
                </w:rPr>
                <w:t>If B03 = Large Instant</w:t>
              </w:r>
              <w:r>
                <w:rPr>
                  <w:rFonts w:eastAsia="Times New Roman"/>
                  <w:sz w:val="14"/>
                  <w:szCs w:val="14"/>
                </w:rPr>
                <w:t xml:space="preserve"> </w:t>
              </w:r>
              <w:r w:rsidRPr="001471F0">
                <w:rPr>
                  <w:rFonts w:eastAsia="Times New Roman"/>
                  <w:color w:val="FF0000"/>
                  <w:sz w:val="14"/>
                  <w:szCs w:val="14"/>
                  <w:u w:val="single"/>
                </w:rPr>
                <w:t>or Commercial Instant</w:t>
              </w:r>
              <w:r w:rsidRPr="003D35D1">
                <w:rPr>
                  <w:rFonts w:eastAsia="Times New Roman"/>
                  <w:sz w:val="14"/>
                  <w:szCs w:val="14"/>
                </w:rPr>
                <w:t>, then value must be &gt; 200,000 Btu/hr;</w:t>
              </w:r>
            </w:ins>
          </w:p>
          <w:p w14:paraId="34965F70" w14:textId="77777777" w:rsidR="00235C4F" w:rsidRDefault="00235C4F" w:rsidP="00235C4F">
            <w:pPr>
              <w:spacing w:after="0"/>
              <w:rPr>
                <w:ins w:id="24" w:author="Shewmaker, Michael@Energy" w:date="2018-03-29T11:24:00Z"/>
                <w:rFonts w:eastAsia="Times New Roman"/>
                <w:sz w:val="14"/>
                <w:szCs w:val="14"/>
              </w:rPr>
            </w:pPr>
            <w:ins w:id="25" w:author="Shewmaker, Michael@Energy" w:date="2018-03-29T11:24:00Z">
              <w:r>
                <w:rPr>
                  <w:rFonts w:eastAsia="Times New Roman"/>
                  <w:sz w:val="14"/>
                  <w:szCs w:val="14"/>
                </w:rPr>
                <w:t>I</w:t>
              </w:r>
              <w:r w:rsidRPr="003D35D1">
                <w:rPr>
                  <w:rFonts w:eastAsia="Times New Roman"/>
                  <w:sz w:val="14"/>
                  <w:szCs w:val="14"/>
                </w:rPr>
                <w:t>f B03 = Small Instant</w:t>
              </w:r>
              <w:r>
                <w:rPr>
                  <w:rFonts w:eastAsia="Times New Roman"/>
                  <w:sz w:val="14"/>
                  <w:szCs w:val="14"/>
                </w:rPr>
                <w:t xml:space="preserve"> </w:t>
              </w:r>
              <w:r w:rsidRPr="00DC61E1">
                <w:rPr>
                  <w:rFonts w:eastAsia="Times New Roman"/>
                  <w:color w:val="FF0000"/>
                  <w:sz w:val="14"/>
                  <w:szCs w:val="14"/>
                  <w:u w:val="single"/>
                </w:rPr>
                <w:t>or Consumer Instant</w:t>
              </w:r>
              <w:r w:rsidRPr="003D35D1">
                <w:rPr>
                  <w:rFonts w:eastAsia="Times New Roman"/>
                  <w:sz w:val="14"/>
                  <w:szCs w:val="14"/>
                </w:rPr>
                <w:t>, then value must be ≤ 200,000 Btu/hr;</w:t>
              </w:r>
            </w:ins>
          </w:p>
          <w:p w14:paraId="07D829BA" w14:textId="77777777" w:rsidR="00235C4F" w:rsidRPr="001471F0" w:rsidRDefault="00235C4F" w:rsidP="00235C4F">
            <w:pPr>
              <w:spacing w:after="0"/>
              <w:rPr>
                <w:ins w:id="26" w:author="Shewmaker, Michael@Energy" w:date="2018-03-29T11:24:00Z"/>
                <w:rFonts w:eastAsia="Times New Roman"/>
                <w:sz w:val="14"/>
                <w:szCs w:val="14"/>
                <w:u w:val="single"/>
              </w:rPr>
            </w:pPr>
            <w:ins w:id="27" w:author="Shewmaker, Michael@Energy" w:date="2018-03-29T11:24:00Z">
              <w:r w:rsidRPr="001471F0">
                <w:rPr>
                  <w:rFonts w:eastAsia="Times New Roman"/>
                  <w:color w:val="FF0000"/>
                  <w:sz w:val="14"/>
                  <w:szCs w:val="14"/>
                  <w:u w:val="single"/>
                </w:rPr>
                <w:t xml:space="preserve">Else if B03 = Residential-Duty Commercial Storage, then value must be ≤ </w:t>
              </w:r>
              <w:r>
                <w:rPr>
                  <w:rFonts w:eastAsia="Times New Roman"/>
                  <w:color w:val="FF0000"/>
                  <w:sz w:val="14"/>
                  <w:szCs w:val="14"/>
                  <w:u w:val="single"/>
                </w:rPr>
                <w:t>105</w:t>
              </w:r>
              <w:r w:rsidRPr="001471F0">
                <w:rPr>
                  <w:rFonts w:eastAsia="Times New Roman"/>
                  <w:color w:val="FF0000"/>
                  <w:sz w:val="14"/>
                  <w:szCs w:val="14"/>
                  <w:u w:val="single"/>
                </w:rPr>
                <w:t>,000 Btu/hr;</w:t>
              </w:r>
            </w:ins>
          </w:p>
          <w:p w14:paraId="0AC5767A" w14:textId="77777777" w:rsidR="00235C4F" w:rsidRPr="003D35D1" w:rsidRDefault="00235C4F" w:rsidP="00235C4F">
            <w:pPr>
              <w:spacing w:after="0"/>
              <w:rPr>
                <w:ins w:id="28" w:author="Shewmaker, Michael@Energy" w:date="2018-03-29T11:24:00Z"/>
                <w:rFonts w:eastAsia="Times New Roman"/>
                <w:sz w:val="14"/>
                <w:szCs w:val="14"/>
              </w:rPr>
            </w:pPr>
            <w:ins w:id="29" w:author="Shewmaker, Michael@Energy" w:date="2018-03-29T11:24:00Z">
              <w:r w:rsidRPr="003D35D1">
                <w:rPr>
                  <w:rFonts w:eastAsia="Times New Roman"/>
                  <w:sz w:val="14"/>
                  <w:szCs w:val="14"/>
                </w:rPr>
                <w:t>Else if B06 = Electricity, then</w:t>
              </w:r>
            </w:ins>
          </w:p>
          <w:p w14:paraId="545ED8BF" w14:textId="77777777" w:rsidR="00235C4F" w:rsidRPr="003D35D1" w:rsidRDefault="00235C4F" w:rsidP="00235C4F">
            <w:pPr>
              <w:spacing w:after="0"/>
              <w:rPr>
                <w:ins w:id="30" w:author="Shewmaker, Michael@Energy" w:date="2018-03-29T11:24:00Z"/>
                <w:rFonts w:eastAsia="Times New Roman"/>
                <w:sz w:val="14"/>
                <w:szCs w:val="14"/>
              </w:rPr>
            </w:pPr>
            <w:ins w:id="31" w:author="Shewmaker, Michael@Energy" w:date="2018-03-29T11:24:00Z">
              <w:r w:rsidRPr="003D35D1">
                <w:rPr>
                  <w:rFonts w:eastAsia="Times New Roman"/>
                  <w:sz w:val="14"/>
                  <w:szCs w:val="14"/>
                </w:rPr>
                <w:tab/>
                <w:t>If B03 = Large Storage or Large Instant</w:t>
              </w:r>
              <w:r w:rsidRPr="001471F0">
                <w:rPr>
                  <w:rFonts w:eastAsia="Times New Roman"/>
                  <w:color w:val="FF0000"/>
                  <w:sz w:val="14"/>
                  <w:szCs w:val="14"/>
                </w:rPr>
                <w:t xml:space="preserve"> </w:t>
              </w:r>
              <w:r w:rsidRPr="001471F0">
                <w:rPr>
                  <w:rFonts w:eastAsia="Times New Roman"/>
                  <w:color w:val="FF0000"/>
                  <w:sz w:val="14"/>
                  <w:szCs w:val="14"/>
                  <w:u w:val="single"/>
                </w:rPr>
                <w:t>or Commercial Storage or Commercial Instant</w:t>
              </w:r>
              <w:r w:rsidRPr="003D35D1">
                <w:rPr>
                  <w:rFonts w:eastAsia="Times New Roman"/>
                  <w:sz w:val="14"/>
                  <w:szCs w:val="14"/>
                </w:rPr>
                <w:t>, then value must be &gt; 12 kW;</w:t>
              </w:r>
            </w:ins>
          </w:p>
          <w:p w14:paraId="55ADFA97" w14:textId="77777777" w:rsidR="00235C4F" w:rsidRDefault="00235C4F" w:rsidP="00235C4F">
            <w:pPr>
              <w:spacing w:after="0"/>
              <w:rPr>
                <w:ins w:id="32" w:author="Shewmaker, Michael@Energy" w:date="2018-03-29T11:24:00Z"/>
                <w:rFonts w:eastAsia="Times New Roman"/>
                <w:sz w:val="14"/>
                <w:szCs w:val="14"/>
              </w:rPr>
            </w:pPr>
            <w:ins w:id="33" w:author="Shewmaker, Michael@Energy" w:date="2018-03-29T11:24:00Z">
              <w:r>
                <w:rPr>
                  <w:rFonts w:eastAsia="Times New Roman"/>
                  <w:sz w:val="14"/>
                  <w:szCs w:val="14"/>
                </w:rPr>
                <w:tab/>
              </w:r>
              <w:r w:rsidRPr="003D35D1">
                <w:rPr>
                  <w:rFonts w:eastAsia="Times New Roman"/>
                  <w:sz w:val="14"/>
                  <w:szCs w:val="14"/>
                </w:rPr>
                <w:t>If B03 = Small Storage or Small Instant</w:t>
              </w:r>
              <w:r>
                <w:rPr>
                  <w:rFonts w:eastAsia="Times New Roman"/>
                  <w:sz w:val="14"/>
                  <w:szCs w:val="14"/>
                </w:rPr>
                <w:t xml:space="preserve"> </w:t>
              </w:r>
              <w:r w:rsidRPr="001471F0">
                <w:rPr>
                  <w:rFonts w:eastAsia="Times New Roman"/>
                  <w:color w:val="FF0000"/>
                  <w:sz w:val="14"/>
                  <w:szCs w:val="14"/>
                  <w:u w:val="single"/>
                </w:rPr>
                <w:t>or Consumer Storage or Consumer Instant</w:t>
              </w:r>
              <w:r>
                <w:rPr>
                  <w:rFonts w:eastAsia="Times New Roman"/>
                  <w:color w:val="FF0000"/>
                  <w:sz w:val="14"/>
                  <w:szCs w:val="14"/>
                  <w:u w:val="single"/>
                </w:rPr>
                <w:t xml:space="preserve"> or Heat Pump</w:t>
              </w:r>
              <w:r w:rsidRPr="003D35D1">
                <w:rPr>
                  <w:rFonts w:eastAsia="Times New Roman"/>
                  <w:sz w:val="14"/>
                  <w:szCs w:val="14"/>
                </w:rPr>
                <w:t>, then value must be ≤ 12 kW;</w:t>
              </w:r>
            </w:ins>
          </w:p>
          <w:p w14:paraId="0E735F94" w14:textId="77777777" w:rsidR="00235C4F" w:rsidRPr="001471F0" w:rsidRDefault="00235C4F" w:rsidP="00235C4F">
            <w:pPr>
              <w:spacing w:after="0"/>
              <w:rPr>
                <w:ins w:id="34" w:author="Shewmaker, Michael@Energy" w:date="2018-03-29T11:24:00Z"/>
                <w:rFonts w:eastAsia="Times New Roman"/>
                <w:sz w:val="14"/>
                <w:szCs w:val="14"/>
                <w:u w:val="single"/>
              </w:rPr>
            </w:pPr>
            <w:ins w:id="35" w:author="Shewmaker, Michael@Energy" w:date="2018-03-29T11:24:00Z">
              <w:r>
                <w:rPr>
                  <w:rFonts w:eastAsia="Times New Roman"/>
                  <w:sz w:val="14"/>
                  <w:szCs w:val="14"/>
                </w:rPr>
                <w:tab/>
              </w:r>
              <w:r w:rsidRPr="001471F0">
                <w:rPr>
                  <w:rFonts w:eastAsia="Times New Roman"/>
                  <w:color w:val="FF0000"/>
                  <w:sz w:val="14"/>
                  <w:szCs w:val="14"/>
                  <w:u w:val="single"/>
                </w:rPr>
                <w:t>Else if B03 = Residential-Duty Commercial Instantaneous, then value must be ≤ 58.6 kW;</w:t>
              </w:r>
            </w:ins>
          </w:p>
          <w:p w14:paraId="7B2679BE" w14:textId="77777777" w:rsidR="00235C4F" w:rsidRPr="003D35D1" w:rsidRDefault="00235C4F" w:rsidP="00235C4F">
            <w:pPr>
              <w:spacing w:after="0"/>
              <w:rPr>
                <w:ins w:id="36" w:author="Shewmaker, Michael@Energy" w:date="2018-03-29T11:24:00Z"/>
                <w:rFonts w:eastAsia="Times New Roman"/>
                <w:sz w:val="14"/>
                <w:szCs w:val="14"/>
              </w:rPr>
            </w:pPr>
            <w:ins w:id="37" w:author="Shewmaker, Michael@Energy" w:date="2018-03-29T11:24:00Z">
              <w:r w:rsidRPr="003D35D1">
                <w:rPr>
                  <w:rFonts w:eastAsia="Times New Roman"/>
                  <w:sz w:val="14"/>
                  <w:szCs w:val="14"/>
                </w:rPr>
                <w:t>End If</w:t>
              </w:r>
            </w:ins>
          </w:p>
          <w:p w14:paraId="0E196B15" w14:textId="77777777" w:rsidR="00235C4F" w:rsidRDefault="00235C4F" w:rsidP="00235C4F">
            <w:pPr>
              <w:rPr>
                <w:ins w:id="38" w:author="Shewmaker, Michael@Energy" w:date="2018-03-29T11:24:00Z"/>
              </w:rPr>
            </w:pPr>
            <w:ins w:id="39" w:author="Shewmaker, Michael@Energy" w:date="2018-03-29T11:24:00Z">
              <w:r w:rsidRPr="003D35D1">
                <w:rPr>
                  <w:rFonts w:eastAsia="Times New Roman"/>
                  <w:sz w:val="14"/>
                  <w:szCs w:val="14"/>
                </w:rPr>
                <w:t>If the value passes range test, it is stored in WaterHeaterElectricFiredRatedInput, if B06 = Electricity. Otherwise the value is stored in WaterHeaterGasFiredRatedInput&gt;&gt;</w:t>
              </w:r>
            </w:ins>
          </w:p>
          <w:p w14:paraId="6867B59C" w14:textId="1A23541D" w:rsidR="0017718F" w:rsidRPr="000D1C4B" w:rsidRDefault="0017718F" w:rsidP="00D0224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867B59D" w14:textId="77777777" w:rsidR="0017718F" w:rsidRDefault="0017718F" w:rsidP="0079399B">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A09&gt;&gt;</w:t>
            </w:r>
          </w:p>
          <w:p w14:paraId="6867B59E"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867B59F"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009F35A4">
              <w:rPr>
                <w:rFonts w:eastAsia="Times New Roman"/>
                <w:sz w:val="14"/>
                <w:szCs w:val="14"/>
              </w:rPr>
              <w:t>;</w:t>
            </w:r>
            <w:r>
              <w:rPr>
                <w:rFonts w:eastAsia="Times New Roman"/>
                <w:sz w:val="14"/>
                <w:szCs w:val="14"/>
              </w:rPr>
              <w:t xml:space="preserve"> </w:t>
            </w:r>
            <w:r w:rsidR="009F35A4">
              <w:rPr>
                <w:rFonts w:eastAsia="Times New Roman"/>
                <w:sz w:val="14"/>
                <w:szCs w:val="14"/>
              </w:rPr>
              <w:t xml:space="preserve">check value </w:t>
            </w:r>
            <w:r w:rsidRPr="00CD2C84">
              <w:rPr>
                <w:rFonts w:eastAsia="Times New Roman"/>
                <w:sz w:val="14"/>
                <w:szCs w:val="14"/>
              </w:rPr>
              <w:t xml:space="preserve">must be </w:t>
            </w:r>
            <w:r w:rsidRPr="001B0A17">
              <w:rPr>
                <w:rFonts w:eastAsia="Times New Roman"/>
                <w:sz w:val="14"/>
                <w:szCs w:val="14"/>
              </w:rPr>
              <w:t xml:space="preserve">≥ </w:t>
            </w:r>
            <w:r w:rsidRPr="00CD2C84">
              <w:rPr>
                <w:rFonts w:eastAsia="Times New Roman"/>
                <w:sz w:val="14"/>
                <w:szCs w:val="14"/>
              </w:rPr>
              <w:t xml:space="preserve">value in </w:t>
            </w:r>
            <w:r>
              <w:rPr>
                <w:rFonts w:eastAsia="Times New Roman"/>
                <w:sz w:val="14"/>
                <w:szCs w:val="14"/>
              </w:rPr>
              <w:t>A10</w:t>
            </w:r>
            <w:r w:rsidRPr="00CD2C84">
              <w:rPr>
                <w:rFonts w:eastAsia="Times New Roman"/>
                <w:sz w:val="14"/>
                <w:szCs w:val="14"/>
              </w:rPr>
              <w:t xml:space="preserve"> </w:t>
            </w:r>
            <w:r w:rsidR="009F35A4">
              <w:rPr>
                <w:rFonts w:eastAsia="Times New Roman"/>
                <w:sz w:val="14"/>
                <w:szCs w:val="14"/>
              </w:rPr>
              <w:t>to comply, else flag non-compliant values and do not allow the doc to be registered</w:t>
            </w:r>
            <w:r w:rsidR="009F35A4" w:rsidRPr="00CD2C84">
              <w:rPr>
                <w:rFonts w:eastAsia="Times New Roman"/>
                <w:sz w:val="14"/>
                <w:szCs w:val="14"/>
              </w:rPr>
              <w:t xml:space="preserve"> </w:t>
            </w:r>
            <w:r w:rsidRPr="00CD2C84">
              <w:rPr>
                <w:rFonts w:eastAsia="Times New Roman"/>
                <w:sz w:val="14"/>
                <w:szCs w:val="14"/>
              </w:rPr>
              <w:t>&gt;&gt;</w:t>
            </w:r>
          </w:p>
        </w:tc>
        <w:tc>
          <w:tcPr>
            <w:tcW w:w="792" w:type="dxa"/>
            <w:tcBorders>
              <w:top w:val="single" w:sz="4" w:space="0" w:color="auto"/>
              <w:left w:val="single" w:sz="4" w:space="0" w:color="auto"/>
              <w:bottom w:val="single" w:sz="4" w:space="0" w:color="auto"/>
              <w:right w:val="single" w:sz="4" w:space="0" w:color="auto"/>
            </w:tcBorders>
          </w:tcPr>
          <w:p w14:paraId="6867B5A0"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value</w:t>
            </w:r>
            <w:r w:rsidR="005303B4">
              <w:rPr>
                <w:rFonts w:eastAsia="Times New Roman"/>
                <w:sz w:val="14"/>
                <w:szCs w:val="14"/>
              </w:rPr>
              <w:t>; check value</w:t>
            </w:r>
            <w:r>
              <w:rPr>
                <w:rFonts w:eastAsia="Times New Roman"/>
                <w:sz w:val="14"/>
                <w:szCs w:val="14"/>
              </w:rPr>
              <w:t xml:space="preserve"> </w:t>
            </w:r>
            <w:r w:rsidRPr="00CD2C84">
              <w:rPr>
                <w:rFonts w:eastAsia="Times New Roman"/>
                <w:sz w:val="14"/>
                <w:szCs w:val="14"/>
              </w:rPr>
              <w:t xml:space="preserve">must be ≤ value in </w:t>
            </w:r>
            <w:r>
              <w:rPr>
                <w:rFonts w:eastAsia="Times New Roman"/>
                <w:sz w:val="14"/>
                <w:szCs w:val="14"/>
              </w:rPr>
              <w:t>A11</w:t>
            </w:r>
            <w:r w:rsidR="005303B4">
              <w:rPr>
                <w:rFonts w:eastAsia="Times New Roman"/>
                <w:sz w:val="14"/>
                <w:szCs w:val="14"/>
              </w:rPr>
              <w:t>to comply else flag non-compliant values and do not allow the doc to be registered</w:t>
            </w:r>
            <w:r w:rsidR="00387B5D">
              <w:rPr>
                <w:rFonts w:eastAsia="Times New Roman"/>
                <w:sz w:val="14"/>
                <w:szCs w:val="14"/>
              </w:rPr>
              <w:t>. Value may be N/A if CF1R value is N/A</w:t>
            </w:r>
            <w:r w:rsidRPr="00CD2C84">
              <w:rPr>
                <w:rFonts w:eastAsia="Times New Roman"/>
                <w:sz w:val="14"/>
                <w:szCs w:val="14"/>
              </w:rPr>
              <w:t xml:space="preserve"> &gt;&gt;</w:t>
            </w:r>
          </w:p>
        </w:tc>
        <w:tc>
          <w:tcPr>
            <w:tcW w:w="775" w:type="dxa"/>
            <w:tcBorders>
              <w:top w:val="single" w:sz="4" w:space="0" w:color="auto"/>
              <w:left w:val="single" w:sz="4" w:space="0" w:color="auto"/>
              <w:bottom w:val="single" w:sz="4" w:space="0" w:color="auto"/>
              <w:right w:val="single" w:sz="4" w:space="0" w:color="auto"/>
            </w:tcBorders>
          </w:tcPr>
          <w:p w14:paraId="6867B5A1" w14:textId="2B9B9DDB" w:rsidR="00453E30" w:rsidRDefault="0017718F" w:rsidP="005303B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sidR="005303B4">
              <w:rPr>
                <w:rFonts w:eastAsia="Times New Roman"/>
                <w:sz w:val="14"/>
                <w:szCs w:val="14"/>
              </w:rPr>
              <w:t xml:space="preserve"> </w:t>
            </w:r>
            <w:r>
              <w:rPr>
                <w:rFonts w:eastAsia="Times New Roman"/>
                <w:sz w:val="14"/>
                <w:szCs w:val="14"/>
              </w:rPr>
              <w:t>value</w:t>
            </w:r>
            <w:r w:rsidR="005303B4">
              <w:rPr>
                <w:rFonts w:eastAsia="Times New Roman"/>
                <w:sz w:val="14"/>
                <w:szCs w:val="14"/>
              </w:rPr>
              <w:t>;</w:t>
            </w:r>
            <w:r>
              <w:rPr>
                <w:rFonts w:eastAsia="Times New Roman"/>
                <w:sz w:val="14"/>
                <w:szCs w:val="14"/>
              </w:rPr>
              <w:t xml:space="preserve"> </w:t>
            </w:r>
            <w:r w:rsidRPr="00CD2C84">
              <w:rPr>
                <w:rFonts w:eastAsia="Times New Roman"/>
                <w:sz w:val="14"/>
                <w:szCs w:val="14"/>
              </w:rPr>
              <w:t xml:space="preserve"> </w:t>
            </w:r>
            <w:r w:rsidR="005303B4">
              <w:rPr>
                <w:rFonts w:eastAsia="Times New Roman"/>
                <w:sz w:val="14"/>
                <w:szCs w:val="14"/>
              </w:rPr>
              <w:t xml:space="preserve">check value </w:t>
            </w:r>
            <w:r w:rsidRPr="00CD2C84">
              <w:rPr>
                <w:rFonts w:eastAsia="Times New Roman"/>
                <w:sz w:val="14"/>
                <w:szCs w:val="14"/>
              </w:rPr>
              <w:t xml:space="preserve">must be ≥ value in </w:t>
            </w:r>
            <w:r>
              <w:rPr>
                <w:rFonts w:eastAsia="Times New Roman"/>
                <w:sz w:val="14"/>
                <w:szCs w:val="14"/>
              </w:rPr>
              <w:t>A12</w:t>
            </w:r>
            <w:r w:rsidR="005303B4">
              <w:rPr>
                <w:rFonts w:eastAsia="Times New Roman"/>
                <w:sz w:val="14"/>
                <w:szCs w:val="14"/>
              </w:rPr>
              <w:t xml:space="preserve"> to comply else flag non-compliant values and do not allow the doc to be registered</w:t>
            </w:r>
            <w:r w:rsidR="00387B5D">
              <w:rPr>
                <w:rFonts w:eastAsia="Times New Roman"/>
                <w:sz w:val="14"/>
                <w:szCs w:val="14"/>
              </w:rPr>
              <w:t>. Value may be N/A if CF1R value is N/A</w:t>
            </w:r>
            <w:r w:rsidRPr="00CD2C84">
              <w:rPr>
                <w:rFonts w:eastAsia="Times New Roman"/>
                <w:sz w:val="14"/>
                <w:szCs w:val="14"/>
              </w:rPr>
              <w:t>&gt;&gt;</w:t>
            </w:r>
          </w:p>
        </w:tc>
        <w:tc>
          <w:tcPr>
            <w:tcW w:w="1980" w:type="dxa"/>
            <w:tcBorders>
              <w:top w:val="single" w:sz="4" w:space="0" w:color="auto"/>
              <w:left w:val="single" w:sz="4" w:space="0" w:color="auto"/>
              <w:bottom w:val="single" w:sz="4" w:space="0" w:color="auto"/>
              <w:right w:val="single" w:sz="4" w:space="0" w:color="auto"/>
            </w:tcBorders>
          </w:tcPr>
          <w:p w14:paraId="6867B5A2"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A13&gt;&gt;</w:t>
            </w:r>
          </w:p>
        </w:tc>
        <w:tc>
          <w:tcPr>
            <w:tcW w:w="2070" w:type="dxa"/>
            <w:tcBorders>
              <w:top w:val="single" w:sz="4" w:space="0" w:color="auto"/>
              <w:left w:val="single" w:sz="4" w:space="0" w:color="auto"/>
              <w:bottom w:val="single" w:sz="4" w:space="0" w:color="auto"/>
              <w:right w:val="single" w:sz="4" w:space="0" w:color="auto"/>
            </w:tcBorders>
          </w:tcPr>
          <w:p w14:paraId="6867B5A3" w14:textId="77777777" w:rsidR="0017718F" w:rsidRDefault="0017718F" w:rsidP="0079399B">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A14&gt;&gt;</w:t>
            </w:r>
          </w:p>
          <w:p w14:paraId="6867B5A4"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17718F" w:rsidRPr="0082211E" w14:paraId="6867B5B4" w14:textId="77777777" w:rsidTr="00857196">
        <w:trPr>
          <w:cantSplit/>
          <w:trHeight w:val="255"/>
        </w:trPr>
        <w:tc>
          <w:tcPr>
            <w:tcW w:w="1457" w:type="dxa"/>
            <w:tcBorders>
              <w:top w:val="single" w:sz="4" w:space="0" w:color="auto"/>
              <w:left w:val="single" w:sz="4" w:space="0" w:color="auto"/>
              <w:bottom w:val="single" w:sz="4" w:space="0" w:color="auto"/>
              <w:right w:val="single" w:sz="4" w:space="0" w:color="auto"/>
            </w:tcBorders>
            <w:vAlign w:val="center"/>
          </w:tcPr>
          <w:p w14:paraId="6867B5A6"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867B5A7"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867B5A8"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tcBorders>
              <w:top w:val="single" w:sz="4" w:space="0" w:color="auto"/>
              <w:left w:val="single" w:sz="4" w:space="0" w:color="auto"/>
              <w:bottom w:val="single" w:sz="4" w:space="0" w:color="auto"/>
              <w:right w:val="single" w:sz="4" w:space="0" w:color="auto"/>
            </w:tcBorders>
            <w:vAlign w:val="center"/>
          </w:tcPr>
          <w:p w14:paraId="6867B5A9"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AA"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AB"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867B5AC"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867B5AD"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867B5AE"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867B5AF"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867B5B0"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867B5B1"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867B5B2"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867B5B3" w14:textId="77777777" w:rsidR="0017718F" w:rsidRPr="0082211E" w:rsidRDefault="0017718F"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5B5" w14:textId="77777777" w:rsidR="00BF2B18" w:rsidRDefault="00BF2B18" w:rsidP="00452DF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b/>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BF2B18" w:rsidRPr="00C711C6" w14:paraId="6867B5B8" w14:textId="77777777" w:rsidTr="00857196">
        <w:trPr>
          <w:trHeight w:val="327"/>
        </w:trPr>
        <w:tc>
          <w:tcPr>
            <w:tcW w:w="8118" w:type="dxa"/>
            <w:gridSpan w:val="3"/>
            <w:tcBorders>
              <w:top w:val="single" w:sz="4" w:space="0" w:color="auto"/>
              <w:bottom w:val="single" w:sz="4" w:space="0" w:color="auto"/>
            </w:tcBorders>
            <w:vAlign w:val="center"/>
          </w:tcPr>
          <w:p w14:paraId="6867B5B6" w14:textId="77777777" w:rsidR="00BF2B18" w:rsidRDefault="00BF2B18" w:rsidP="00BF2B18">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sidRPr="00335E47">
              <w:rPr>
                <w:rFonts w:asciiTheme="minorHAnsi" w:hAnsiTheme="minorHAnsi" w:cs="Arial"/>
                <w:b/>
                <w:sz w:val="20"/>
                <w:szCs w:val="20"/>
              </w:rPr>
              <w:t xml:space="preserve">C. </w:t>
            </w:r>
            <w:r>
              <w:rPr>
                <w:rFonts w:asciiTheme="minorHAnsi" w:hAnsiTheme="minorHAnsi" w:cs="Arial"/>
                <w:b/>
                <w:sz w:val="20"/>
                <w:szCs w:val="20"/>
              </w:rPr>
              <w:t>Installed Water Heater Manufacturer Information</w:t>
            </w:r>
          </w:p>
          <w:p w14:paraId="6867B5B7"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BF2B18" w:rsidRPr="00C711C6" w14:paraId="6867B5BC" w14:textId="77777777" w:rsidTr="00857196">
        <w:trPr>
          <w:trHeight w:val="426"/>
        </w:trPr>
        <w:tc>
          <w:tcPr>
            <w:tcW w:w="1548" w:type="dxa"/>
            <w:tcBorders>
              <w:top w:val="single" w:sz="4" w:space="0" w:color="auto"/>
              <w:bottom w:val="single" w:sz="4" w:space="0" w:color="auto"/>
              <w:right w:val="single" w:sz="4" w:space="0" w:color="auto"/>
            </w:tcBorders>
            <w:vAlign w:val="bottom"/>
          </w:tcPr>
          <w:p w14:paraId="6867B5B9"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tcBorders>
              <w:top w:val="single" w:sz="4" w:space="0" w:color="auto"/>
              <w:left w:val="single" w:sz="4" w:space="0" w:color="auto"/>
              <w:bottom w:val="single" w:sz="4" w:space="0" w:color="auto"/>
              <w:right w:val="single" w:sz="4" w:space="0" w:color="auto"/>
            </w:tcBorders>
            <w:vAlign w:val="bottom"/>
          </w:tcPr>
          <w:p w14:paraId="6867B5BA"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tcBorders>
              <w:top w:val="single" w:sz="4" w:space="0" w:color="auto"/>
              <w:left w:val="single" w:sz="4" w:space="0" w:color="auto"/>
              <w:bottom w:val="single" w:sz="4" w:space="0" w:color="auto"/>
            </w:tcBorders>
            <w:vAlign w:val="bottom"/>
          </w:tcPr>
          <w:p w14:paraId="6867B5BB"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BF2B18" w:rsidRPr="00C711C6" w14:paraId="6867B5C0" w14:textId="77777777" w:rsidTr="00857196">
        <w:trPr>
          <w:trHeight w:val="282"/>
        </w:trPr>
        <w:tc>
          <w:tcPr>
            <w:tcW w:w="1548" w:type="dxa"/>
            <w:tcBorders>
              <w:top w:val="single" w:sz="4" w:space="0" w:color="auto"/>
              <w:bottom w:val="single" w:sz="4" w:space="0" w:color="auto"/>
              <w:right w:val="single" w:sz="4" w:space="0" w:color="auto"/>
            </w:tcBorders>
            <w:vAlign w:val="bottom"/>
          </w:tcPr>
          <w:p w14:paraId="6867B5BD"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tcBorders>
              <w:top w:val="single" w:sz="4" w:space="0" w:color="auto"/>
              <w:left w:val="single" w:sz="4" w:space="0" w:color="auto"/>
              <w:bottom w:val="single" w:sz="4" w:space="0" w:color="auto"/>
              <w:right w:val="single" w:sz="4" w:space="0" w:color="auto"/>
            </w:tcBorders>
            <w:vAlign w:val="bottom"/>
          </w:tcPr>
          <w:p w14:paraId="6867B5BE"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tcBorders>
              <w:top w:val="single" w:sz="4" w:space="0" w:color="auto"/>
              <w:left w:val="single" w:sz="4" w:space="0" w:color="auto"/>
              <w:bottom w:val="single" w:sz="4" w:space="0" w:color="auto"/>
            </w:tcBorders>
            <w:vAlign w:val="bottom"/>
          </w:tcPr>
          <w:p w14:paraId="6867B5BF"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BF2B18" w:rsidRPr="00C711C6" w14:paraId="6867B5C4" w14:textId="77777777" w:rsidTr="00857196">
        <w:trPr>
          <w:trHeight w:val="246"/>
        </w:trPr>
        <w:tc>
          <w:tcPr>
            <w:tcW w:w="1548" w:type="dxa"/>
            <w:tcBorders>
              <w:top w:val="single" w:sz="4" w:space="0" w:color="auto"/>
              <w:bottom w:val="single" w:sz="4" w:space="0" w:color="auto"/>
              <w:right w:val="single" w:sz="4" w:space="0" w:color="auto"/>
            </w:tcBorders>
            <w:vAlign w:val="bottom"/>
          </w:tcPr>
          <w:p w14:paraId="6867B5C1"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&lt;&lt;reference value from A01&gt;&gt;</w:t>
            </w:r>
          </w:p>
        </w:tc>
        <w:tc>
          <w:tcPr>
            <w:tcW w:w="1710" w:type="dxa"/>
            <w:tcBorders>
              <w:top w:val="single" w:sz="4" w:space="0" w:color="auto"/>
              <w:left w:val="single" w:sz="4" w:space="0" w:color="auto"/>
              <w:bottom w:val="single" w:sz="4" w:space="0" w:color="auto"/>
              <w:right w:val="single" w:sz="4" w:space="0" w:color="auto"/>
            </w:tcBorders>
            <w:vAlign w:val="bottom"/>
          </w:tcPr>
          <w:p w14:paraId="6867B5C2"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tcBorders>
              <w:top w:val="single" w:sz="4" w:space="0" w:color="auto"/>
              <w:left w:val="single" w:sz="4" w:space="0" w:color="auto"/>
              <w:bottom w:val="single" w:sz="4" w:space="0" w:color="auto"/>
            </w:tcBorders>
            <w:shd w:val="clear" w:color="auto" w:fill="FFFFFF" w:themeFill="background1"/>
          </w:tcPr>
          <w:p w14:paraId="6867B5C3"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BF2B18" w:rsidRPr="00C711C6" w14:paraId="6867B5C8" w14:textId="77777777" w:rsidTr="00857196">
        <w:trPr>
          <w:trHeight w:val="255"/>
        </w:trPr>
        <w:tc>
          <w:tcPr>
            <w:tcW w:w="1548" w:type="dxa"/>
            <w:tcBorders>
              <w:top w:val="single" w:sz="4" w:space="0" w:color="auto"/>
              <w:bottom w:val="single" w:sz="4" w:space="0" w:color="auto"/>
              <w:right w:val="single" w:sz="4" w:space="0" w:color="auto"/>
            </w:tcBorders>
            <w:vAlign w:val="bottom"/>
          </w:tcPr>
          <w:p w14:paraId="6867B5C5"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tcBorders>
              <w:top w:val="single" w:sz="4" w:space="0" w:color="auto"/>
              <w:left w:val="single" w:sz="4" w:space="0" w:color="auto"/>
              <w:bottom w:val="single" w:sz="4" w:space="0" w:color="auto"/>
              <w:right w:val="single" w:sz="4" w:space="0" w:color="auto"/>
            </w:tcBorders>
            <w:vAlign w:val="bottom"/>
          </w:tcPr>
          <w:p w14:paraId="6867B5C6"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Borders>
              <w:top w:val="single" w:sz="4" w:space="0" w:color="auto"/>
              <w:left w:val="single" w:sz="4" w:space="0" w:color="auto"/>
              <w:bottom w:val="single" w:sz="4" w:space="0" w:color="auto"/>
            </w:tcBorders>
          </w:tcPr>
          <w:p w14:paraId="6867B5C7" w14:textId="77777777" w:rsidR="00BF2B18" w:rsidRPr="00C711C6" w:rsidRDefault="00BF2B18" w:rsidP="00BF2B18">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867B5C9" w14:textId="77777777" w:rsidR="00A374A5" w:rsidRDefault="00A374A5"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6867B5CA" w14:textId="77777777" w:rsidR="007A7B36" w:rsidRDefault="007A7B36"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76"/>
      </w:tblGrid>
      <w:tr w:rsidR="00BF2B18" w:rsidRPr="002332EE" w14:paraId="6867B5CC" w14:textId="77777777" w:rsidTr="00B721E1">
        <w:trPr>
          <w:trHeight w:hRule="exact" w:val="298"/>
        </w:trPr>
        <w:tc>
          <w:tcPr>
            <w:tcW w:w="14616" w:type="dxa"/>
            <w:gridSpan w:val="2"/>
            <w:vAlign w:val="center"/>
          </w:tcPr>
          <w:p w14:paraId="6867B5CB" w14:textId="0115434F" w:rsidR="00BF2B18" w:rsidRDefault="00BF2B18" w:rsidP="00EF1F6B">
            <w:pPr>
              <w:keepNext/>
              <w:spacing w:after="0" w:line="240" w:lineRule="auto"/>
              <w:rPr>
                <w:rFonts w:asciiTheme="minorHAnsi" w:hAnsiTheme="minorHAnsi" w:cs="Arial"/>
                <w:sz w:val="20"/>
                <w:szCs w:val="20"/>
              </w:rPr>
            </w:pPr>
            <w:r>
              <w:rPr>
                <w:rFonts w:asciiTheme="minorHAnsi" w:hAnsiTheme="minorHAnsi" w:cs="Arial"/>
                <w:b/>
                <w:sz w:val="20"/>
                <w:szCs w:val="20"/>
              </w:rPr>
              <w:t xml:space="preserve">D. </w:t>
            </w:r>
            <w:r w:rsidR="00AB3FD8">
              <w:rPr>
                <w:b/>
                <w:sz w:val="20"/>
                <w:szCs w:val="20"/>
              </w:rPr>
              <w:t>HERS Verification Requirements for All Central Domestic Hot Water Systems</w:t>
            </w:r>
          </w:p>
        </w:tc>
      </w:tr>
      <w:tr w:rsidR="00BF2B18" w:rsidRPr="00337A1D" w14:paraId="6867B5CF" w14:textId="77777777" w:rsidTr="00B721E1">
        <w:trPr>
          <w:trHeight w:val="521"/>
        </w:trPr>
        <w:tc>
          <w:tcPr>
            <w:tcW w:w="740" w:type="dxa"/>
            <w:vAlign w:val="center"/>
          </w:tcPr>
          <w:p w14:paraId="6867B5CD"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876" w:type="dxa"/>
            <w:vAlign w:val="center"/>
          </w:tcPr>
          <w:p w14:paraId="6867B5CE" w14:textId="77777777" w:rsidR="00BF2B18" w:rsidRDefault="00BF2B18" w:rsidP="00B721E1">
            <w:pPr>
              <w:keepNext/>
              <w:autoSpaceDE w:val="0"/>
              <w:autoSpaceDN w:val="0"/>
              <w:adjustRightInd w:val="0"/>
              <w:spacing w:after="0" w:line="240" w:lineRule="auto"/>
              <w:rPr>
                <w:rFonts w:asciiTheme="minorHAnsi" w:hAnsiTheme="minorHAnsi" w:cs="Arial"/>
                <w:sz w:val="20"/>
                <w:szCs w:val="20"/>
              </w:rPr>
            </w:pPr>
            <w:r w:rsidRPr="00337A1D">
              <w:rPr>
                <w:rFonts w:asciiTheme="minorHAnsi" w:hAnsiTheme="minorHAnsi" w:cs="TimesNewRomanPS-BoldMT"/>
                <w:bCs/>
                <w:sz w:val="20"/>
                <w:szCs w:val="20"/>
              </w:rPr>
              <w:t xml:space="preserve">On systems that have a total capacity greater than 167,000 Btu/hr, outlets that require higher than service water temperatures as listed in the ASHRAE Handbook </w:t>
            </w:r>
            <w:r w:rsidRPr="00337A1D">
              <w:rPr>
                <w:rFonts w:asciiTheme="minorHAnsi" w:hAnsiTheme="minorHAnsi"/>
                <w:sz w:val="20"/>
                <w:szCs w:val="20"/>
              </w:rPr>
              <w:t>have separate remote heaters, heat exchangers, or boosters to supply the outlet with the higher temperature</w:t>
            </w:r>
            <w:r w:rsidRPr="00337A1D">
              <w:rPr>
                <w:rFonts w:asciiTheme="minorHAnsi" w:hAnsiTheme="minorHAnsi" w:cs="TimesNewRomanPS-BoldMT"/>
                <w:bCs/>
                <w:sz w:val="20"/>
                <w:szCs w:val="20"/>
              </w:rPr>
              <w:t>.  (Section 110.3 (c)1)</w:t>
            </w:r>
          </w:p>
        </w:tc>
      </w:tr>
      <w:tr w:rsidR="00BF2B18" w:rsidRPr="00337A1D" w14:paraId="6867B5D2" w14:textId="77777777" w:rsidTr="00B721E1">
        <w:trPr>
          <w:trHeight w:val="260"/>
        </w:trPr>
        <w:tc>
          <w:tcPr>
            <w:tcW w:w="740" w:type="dxa"/>
            <w:vAlign w:val="center"/>
          </w:tcPr>
          <w:p w14:paraId="6867B5D0"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02</w:t>
            </w:r>
          </w:p>
        </w:tc>
        <w:tc>
          <w:tcPr>
            <w:tcW w:w="13876" w:type="dxa"/>
            <w:vAlign w:val="center"/>
          </w:tcPr>
          <w:p w14:paraId="6867B5D1" w14:textId="77777777" w:rsidR="00BF2B18" w:rsidRDefault="00BF2B18" w:rsidP="00B721E1">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MT"/>
                <w:sz w:val="20"/>
                <w:szCs w:val="20"/>
              </w:rPr>
              <w:t>S</w:t>
            </w:r>
            <w:r w:rsidRPr="00337A1D">
              <w:rPr>
                <w:rFonts w:asciiTheme="minorHAnsi" w:hAnsiTheme="minorHAnsi" w:cs="TimesNewRomanPSMT"/>
                <w:sz w:val="20"/>
                <w:szCs w:val="20"/>
              </w:rPr>
              <w:t>ystems with circulating pumps or with electrical heat trace systems shall be capable of automatically turning off the system.  (Section 110.3(c)2).</w:t>
            </w:r>
          </w:p>
        </w:tc>
      </w:tr>
      <w:tr w:rsidR="00BF2B18" w:rsidRPr="00337A1D" w:rsidDel="00E41D1D" w14:paraId="6867B5D5" w14:textId="77777777" w:rsidTr="00B721E1">
        <w:trPr>
          <w:trHeight w:val="323"/>
        </w:trPr>
        <w:tc>
          <w:tcPr>
            <w:tcW w:w="740" w:type="dxa"/>
            <w:vAlign w:val="center"/>
          </w:tcPr>
          <w:p w14:paraId="6867B5D3"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03</w:t>
            </w:r>
          </w:p>
        </w:tc>
        <w:tc>
          <w:tcPr>
            <w:tcW w:w="13876" w:type="dxa"/>
            <w:vAlign w:val="center"/>
          </w:tcPr>
          <w:p w14:paraId="6867B5D4" w14:textId="5AAD552B" w:rsidR="00BF2B18" w:rsidRDefault="00BF2B18" w:rsidP="00857196">
            <w:pPr>
              <w:keepNext/>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For public lavatories, the control system shall limit the outlet temperature to 110</w:t>
            </w:r>
            <w:r w:rsidR="00857196">
              <w:rPr>
                <w:sz w:val="20"/>
                <w:szCs w:val="20"/>
              </w:rPr>
              <w:t>°</w:t>
            </w:r>
            <w:r>
              <w:rPr>
                <w:rFonts w:asciiTheme="minorHAnsi" w:hAnsiTheme="minorHAnsi"/>
                <w:sz w:val="20"/>
                <w:szCs w:val="20"/>
              </w:rPr>
              <w:t>F</w:t>
            </w:r>
            <w:r w:rsidRPr="00B36001">
              <w:rPr>
                <w:rFonts w:asciiTheme="minorHAnsi" w:hAnsiTheme="minorHAnsi" w:cs="TimesNewRomanPS-BoldMT"/>
                <w:bCs/>
                <w:sz w:val="20"/>
                <w:szCs w:val="20"/>
              </w:rPr>
              <w:t>. (Section 110.3(c)3).</w:t>
            </w:r>
          </w:p>
        </w:tc>
      </w:tr>
      <w:tr w:rsidR="00BF2B18" w:rsidRPr="00337A1D" w14:paraId="6867B5D8" w14:textId="77777777" w:rsidTr="00BF2B18">
        <w:trPr>
          <w:trHeight w:val="288"/>
        </w:trPr>
        <w:tc>
          <w:tcPr>
            <w:tcW w:w="740" w:type="dxa"/>
            <w:vAlign w:val="center"/>
          </w:tcPr>
          <w:p w14:paraId="6867B5D6"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04</w:t>
            </w:r>
          </w:p>
        </w:tc>
        <w:tc>
          <w:tcPr>
            <w:tcW w:w="13876" w:type="dxa"/>
            <w:vAlign w:val="center"/>
          </w:tcPr>
          <w:p w14:paraId="6867B5D7" w14:textId="46A94ABB" w:rsidR="00BF2B18" w:rsidRDefault="00BF2B18" w:rsidP="00857196">
            <w:pPr>
              <w:keepNext/>
              <w:spacing w:after="0" w:line="240" w:lineRule="auto"/>
              <w:rPr>
                <w:rFonts w:asciiTheme="minorHAnsi" w:hAnsiTheme="minorHAnsi" w:cs="Arial"/>
                <w:sz w:val="20"/>
                <w:szCs w:val="20"/>
              </w:rPr>
            </w:pPr>
            <w:r w:rsidRPr="00337A1D">
              <w:rPr>
                <w:rFonts w:asciiTheme="minorHAnsi" w:hAnsiTheme="minorHAnsi" w:cs="Arial"/>
                <w:sz w:val="20"/>
                <w:szCs w:val="20"/>
              </w:rPr>
              <w:t xml:space="preserve">Unfired </w:t>
            </w:r>
            <w:r>
              <w:rPr>
                <w:rFonts w:asciiTheme="minorHAnsi" w:hAnsiTheme="minorHAnsi" w:cs="Arial"/>
                <w:sz w:val="20"/>
                <w:szCs w:val="20"/>
              </w:rPr>
              <w:t>s</w:t>
            </w:r>
            <w:r w:rsidRPr="00337A1D">
              <w:rPr>
                <w:rFonts w:asciiTheme="minorHAnsi" w:hAnsiTheme="minorHAnsi" w:cs="Arial"/>
                <w:sz w:val="20"/>
                <w:szCs w:val="20"/>
              </w:rPr>
              <w:t xml:space="preserve">torage </w:t>
            </w:r>
            <w:r>
              <w:rPr>
                <w:rFonts w:asciiTheme="minorHAnsi" w:hAnsiTheme="minorHAnsi" w:cs="Arial"/>
                <w:sz w:val="20"/>
                <w:szCs w:val="20"/>
              </w:rPr>
              <w:t>t</w:t>
            </w:r>
            <w:r w:rsidRPr="00337A1D">
              <w:rPr>
                <w:rFonts w:asciiTheme="minorHAnsi" w:hAnsiTheme="minorHAnsi" w:cs="Arial"/>
                <w:sz w:val="20"/>
                <w:szCs w:val="20"/>
              </w:rPr>
              <w:t>anks</w:t>
            </w:r>
            <w:r>
              <w:rPr>
                <w:rFonts w:asciiTheme="minorHAnsi" w:hAnsiTheme="minorHAnsi" w:cs="Arial"/>
                <w:sz w:val="20"/>
                <w:szCs w:val="20"/>
              </w:rPr>
              <w:t xml:space="preserve"> are </w:t>
            </w:r>
            <w:r w:rsidRPr="00337A1D">
              <w:rPr>
                <w:rFonts w:asciiTheme="minorHAnsi" w:hAnsiTheme="minorHAnsi" w:cs="Arial"/>
                <w:sz w:val="20"/>
                <w:szCs w:val="20"/>
              </w:rPr>
              <w:t>insulated with an external R-12</w:t>
            </w:r>
            <w:r w:rsidR="00857196">
              <w:rPr>
                <w:rFonts w:asciiTheme="minorHAnsi" w:hAnsiTheme="minorHAnsi" w:cs="Arial"/>
                <w:sz w:val="20"/>
                <w:szCs w:val="20"/>
              </w:rPr>
              <w:t>,</w:t>
            </w:r>
            <w:r w:rsidRPr="00337A1D">
              <w:rPr>
                <w:rFonts w:asciiTheme="minorHAnsi" w:hAnsiTheme="minorHAnsi" w:cs="Arial"/>
                <w:sz w:val="20"/>
                <w:szCs w:val="20"/>
              </w:rPr>
              <w:t xml:space="preserve"> or combination of R-16 internal and external Insulation. </w:t>
            </w:r>
            <w:r>
              <w:rPr>
                <w:rFonts w:asciiTheme="minorHAnsi" w:hAnsiTheme="minorHAnsi" w:cs="TimesNewRomanPS-BoldMT"/>
                <w:bCs/>
                <w:sz w:val="20"/>
                <w:szCs w:val="20"/>
              </w:rPr>
              <w:t xml:space="preserve">Alternatively, the </w:t>
            </w:r>
            <w:r w:rsidRPr="00B36001">
              <w:rPr>
                <w:rFonts w:asciiTheme="minorHAnsi" w:hAnsiTheme="minorHAnsi" w:cs="TimesNewRomanPS-BoldMT"/>
                <w:bCs/>
                <w:sz w:val="20"/>
                <w:szCs w:val="20"/>
              </w:rPr>
              <w:t>heat loss of the tank surface based on an 80°F water-air temperature difference shall be less than 6.5 Btu</w:t>
            </w:r>
            <w:r w:rsidR="00857196">
              <w:rPr>
                <w:rFonts w:asciiTheme="minorHAnsi" w:hAnsiTheme="minorHAnsi" w:cs="TimesNewRomanPS-BoldMT"/>
                <w:bCs/>
                <w:sz w:val="20"/>
                <w:szCs w:val="20"/>
              </w:rPr>
              <w:t>h/ft</w:t>
            </w:r>
            <w:r w:rsidR="00857196">
              <w:rPr>
                <w:rFonts w:asciiTheme="minorHAnsi" w:hAnsiTheme="minorHAnsi" w:cs="TimesNewRomanPS-BoldMT"/>
                <w:bCs/>
                <w:sz w:val="20"/>
                <w:szCs w:val="20"/>
                <w:vertAlign w:val="superscript"/>
              </w:rPr>
              <w:t>2</w:t>
            </w:r>
            <w:r w:rsidRPr="00B36001">
              <w:rPr>
                <w:rFonts w:asciiTheme="minorHAnsi" w:hAnsiTheme="minorHAnsi" w:cs="TimesNewRomanPS-BoldMT"/>
                <w:bCs/>
                <w:sz w:val="20"/>
                <w:szCs w:val="20"/>
              </w:rPr>
              <w:t>.</w:t>
            </w:r>
            <w:r>
              <w:rPr>
                <w:rFonts w:asciiTheme="minorHAnsi" w:hAnsiTheme="minorHAnsi" w:cs="TimesNewRomanPS-BoldMT"/>
                <w:bCs/>
                <w:sz w:val="20"/>
                <w:szCs w:val="20"/>
              </w:rPr>
              <w:t xml:space="preserve"> </w:t>
            </w:r>
            <w:r w:rsidRPr="00337A1D">
              <w:rPr>
                <w:rFonts w:asciiTheme="minorHAnsi" w:hAnsiTheme="minorHAnsi" w:cs="TimesNewRomanPSMT"/>
                <w:sz w:val="20"/>
                <w:szCs w:val="20"/>
              </w:rPr>
              <w:t>(Section 110.3(c)4).</w:t>
            </w:r>
          </w:p>
        </w:tc>
      </w:tr>
      <w:tr w:rsidR="00BF2B18" w:rsidRPr="00B36001" w14:paraId="6867B5DF" w14:textId="77777777" w:rsidTr="00BF2B18">
        <w:trPr>
          <w:trHeight w:val="288"/>
        </w:trPr>
        <w:tc>
          <w:tcPr>
            <w:tcW w:w="740" w:type="dxa"/>
            <w:vAlign w:val="center"/>
          </w:tcPr>
          <w:p w14:paraId="6867B5D9" w14:textId="77777777" w:rsidR="00BF2B18" w:rsidRDefault="00BF2B18" w:rsidP="00BF2B18">
            <w:pPr>
              <w:keepNext/>
              <w:spacing w:after="0"/>
              <w:jc w:val="center"/>
              <w:rPr>
                <w:rFonts w:asciiTheme="minorHAnsi" w:hAnsiTheme="minorHAnsi"/>
                <w:sz w:val="20"/>
                <w:szCs w:val="20"/>
              </w:rPr>
            </w:pPr>
            <w:r>
              <w:rPr>
                <w:rFonts w:asciiTheme="minorHAnsi" w:hAnsiTheme="minorHAnsi"/>
                <w:sz w:val="20"/>
                <w:szCs w:val="20"/>
              </w:rPr>
              <w:t>05</w:t>
            </w:r>
          </w:p>
        </w:tc>
        <w:tc>
          <w:tcPr>
            <w:tcW w:w="13876" w:type="dxa"/>
            <w:vAlign w:val="center"/>
          </w:tcPr>
          <w:p w14:paraId="6867B5DA" w14:textId="67A4C84A" w:rsidR="00BF2B18" w:rsidRDefault="00BF2B18" w:rsidP="00B721E1">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All sections of the recirculation loop, </w:t>
            </w:r>
            <w:r>
              <w:rPr>
                <w:sz w:val="20"/>
                <w:szCs w:val="20"/>
              </w:rPr>
              <w:t xml:space="preserve">and the first </w:t>
            </w:r>
            <w:r w:rsidR="00857196">
              <w:rPr>
                <w:sz w:val="20"/>
                <w:szCs w:val="20"/>
              </w:rPr>
              <w:t>5</w:t>
            </w:r>
            <w:r>
              <w:rPr>
                <w:sz w:val="20"/>
                <w:szCs w:val="20"/>
              </w:rPr>
              <w:t xml:space="preserve"> feet of all branches off the loop </w:t>
            </w:r>
            <w:r>
              <w:rPr>
                <w:rFonts w:asciiTheme="minorHAnsi" w:hAnsiTheme="minorHAnsi" w:cs="TimesNewRomanPS-BoldMT"/>
                <w:bCs/>
                <w:sz w:val="20"/>
                <w:szCs w:val="20"/>
              </w:rPr>
              <w:t xml:space="preserve">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except for the following: (RA4.4.1)</w:t>
            </w:r>
          </w:p>
          <w:p w14:paraId="6867B5DB" w14:textId="77777777" w:rsidR="00BF2B18" w:rsidRDefault="00BF2B18" w:rsidP="00B721E1">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6867B5DC" w14:textId="12EB457F" w:rsidR="00BF2B18" w:rsidRDefault="00BF2B18" w:rsidP="00B721E1">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Piping installed in attics with a minimum of 4 inches (10 cm) of attic insulation on top</w:t>
            </w:r>
            <w:r w:rsidR="00857196">
              <w:rPr>
                <w:rFonts w:asciiTheme="minorHAnsi" w:hAnsiTheme="minorHAnsi" w:cs="TimesNewRomanPS-BoldMT"/>
                <w:bCs/>
                <w:sz w:val="20"/>
                <w:szCs w:val="20"/>
              </w:rPr>
              <w:t>.</w:t>
            </w:r>
          </w:p>
          <w:p w14:paraId="6867B5DD" w14:textId="77777777" w:rsidR="00BF2B18" w:rsidRDefault="00BF2B18" w:rsidP="00B721E1">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p w14:paraId="6867B5DE" w14:textId="66D5CCC3" w:rsidR="00BF2B18" w:rsidRDefault="00BF2B18" w:rsidP="00B721E1">
            <w:pPr>
              <w:pStyle w:val="ListParagraph"/>
              <w:keepNext/>
              <w:numPr>
                <w:ilvl w:val="0"/>
                <w:numId w:val="12"/>
              </w:numPr>
              <w:autoSpaceDE w:val="0"/>
              <w:autoSpaceDN w:val="0"/>
              <w:adjustRightInd w:val="0"/>
              <w:spacing w:after="0" w:line="240" w:lineRule="auto"/>
              <w:rPr>
                <w:rFonts w:asciiTheme="minorHAnsi" w:hAnsiTheme="minorHAnsi" w:cs="TimesNewRomanPS-BoldMT"/>
                <w:bCs/>
                <w:sz w:val="20"/>
                <w:szCs w:val="20"/>
              </w:rPr>
            </w:pPr>
            <w:r w:rsidRPr="00B36001">
              <w:rPr>
                <w:sz w:val="20"/>
                <w:szCs w:val="20"/>
              </w:rPr>
              <w:t>Insulation is not required on the cold water line when it is used as the return</w:t>
            </w:r>
            <w:r w:rsidR="00857196">
              <w:rPr>
                <w:sz w:val="20"/>
                <w:szCs w:val="20"/>
              </w:rPr>
              <w:t>.</w:t>
            </w:r>
          </w:p>
        </w:tc>
      </w:tr>
      <w:tr w:rsidR="00BF2B18" w:rsidRPr="00C93879" w14:paraId="6867B5E2" w14:textId="77777777" w:rsidTr="00BF2B18">
        <w:trPr>
          <w:trHeight w:hRule="exact" w:val="622"/>
        </w:trPr>
        <w:tc>
          <w:tcPr>
            <w:tcW w:w="740" w:type="dxa"/>
            <w:vAlign w:val="center"/>
          </w:tcPr>
          <w:p w14:paraId="6867B5E0" w14:textId="77777777" w:rsidR="00BF2B18" w:rsidRDefault="00BF2B18" w:rsidP="00BF2B18">
            <w:pPr>
              <w:keepNext/>
              <w:spacing w:after="0"/>
              <w:jc w:val="center"/>
              <w:rPr>
                <w:rFonts w:asciiTheme="minorHAnsi" w:hAnsiTheme="minorHAnsi" w:cs="Arial"/>
                <w:sz w:val="20"/>
                <w:szCs w:val="20"/>
              </w:rPr>
            </w:pPr>
            <w:r>
              <w:rPr>
                <w:rFonts w:asciiTheme="minorHAnsi" w:hAnsiTheme="minorHAnsi"/>
                <w:sz w:val="20"/>
                <w:szCs w:val="20"/>
              </w:rPr>
              <w:t>06</w:t>
            </w:r>
          </w:p>
        </w:tc>
        <w:tc>
          <w:tcPr>
            <w:tcW w:w="13876" w:type="dxa"/>
            <w:vAlign w:val="center"/>
          </w:tcPr>
          <w:p w14:paraId="6867B5E1" w14:textId="37A4AF5A" w:rsidR="00BF2B18" w:rsidRDefault="00BF2B18" w:rsidP="00B721E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Hot water pipes that are buried below grade are installed in a waterproof and non-crushable casing or sleeve that allows for installation, removal, and replacement of the enclosed pipe and insulation. </w:t>
            </w:r>
            <w:r>
              <w:rPr>
                <w:rFonts w:asciiTheme="minorHAnsi" w:hAnsiTheme="minorHAnsi" w:cs="TimesNewRomanPS-BoldMT"/>
                <w:bCs/>
                <w:sz w:val="20"/>
                <w:szCs w:val="20"/>
              </w:rPr>
              <w:t>(RA4.4.1)</w:t>
            </w:r>
          </w:p>
        </w:tc>
      </w:tr>
      <w:tr w:rsidR="00BF2B18" w:rsidRPr="00C93879" w14:paraId="6867B5E5" w14:textId="77777777" w:rsidTr="00BF2B18">
        <w:trPr>
          <w:trHeight w:val="288"/>
        </w:trPr>
        <w:tc>
          <w:tcPr>
            <w:tcW w:w="740" w:type="dxa"/>
            <w:vAlign w:val="center"/>
          </w:tcPr>
          <w:p w14:paraId="6867B5E3" w14:textId="77777777" w:rsidR="00BF2B18" w:rsidRDefault="00BF2B18" w:rsidP="00BF2B18">
            <w:pPr>
              <w:keepNext/>
              <w:spacing w:after="0"/>
              <w:jc w:val="center"/>
              <w:rPr>
                <w:rFonts w:asciiTheme="minorHAnsi" w:hAnsiTheme="minorHAnsi" w:cs="Arial"/>
                <w:sz w:val="20"/>
                <w:szCs w:val="20"/>
              </w:rPr>
            </w:pPr>
            <w:r>
              <w:rPr>
                <w:rFonts w:asciiTheme="minorHAnsi" w:hAnsiTheme="minorHAnsi"/>
                <w:sz w:val="20"/>
                <w:szCs w:val="20"/>
              </w:rPr>
              <w:t>07</w:t>
            </w:r>
          </w:p>
        </w:tc>
        <w:tc>
          <w:tcPr>
            <w:tcW w:w="13876" w:type="dxa"/>
            <w:vAlign w:val="center"/>
          </w:tcPr>
          <w:p w14:paraId="6867B5E4" w14:textId="43E7DBD3" w:rsidR="00BF2B18" w:rsidRDefault="00BF2B18" w:rsidP="00857196">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 xml:space="preserve">Insulation outside conditioned space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protected from damage</w:t>
            </w:r>
            <w:r w:rsidR="00857196">
              <w:rPr>
                <w:rFonts w:asciiTheme="minorHAnsi" w:hAnsiTheme="minorHAnsi" w:cs="TimesNewRomanPS-BoldMT"/>
                <w:bCs/>
                <w:sz w:val="20"/>
                <w:szCs w:val="20"/>
              </w:rPr>
              <w:t>;</w:t>
            </w:r>
            <w:r w:rsidRPr="00B36001">
              <w:rPr>
                <w:rFonts w:asciiTheme="minorHAnsi" w:hAnsiTheme="minorHAnsi" w:cs="TimesNewRomanPS-BoldMT"/>
                <w:bCs/>
                <w:sz w:val="20"/>
                <w:szCs w:val="20"/>
              </w:rPr>
              <w:t xml:space="preserve"> including that due to sunlight, moisture, equipment maintenance, and wind. </w:t>
            </w:r>
            <w:r>
              <w:rPr>
                <w:rFonts w:asciiTheme="minorHAnsi" w:hAnsiTheme="minorHAnsi" w:cs="TimesNewRomanPS-BoldMT"/>
                <w:bCs/>
                <w:sz w:val="20"/>
                <w:szCs w:val="20"/>
              </w:rPr>
              <w:t xml:space="preserve"> (RA4.4.1)</w:t>
            </w:r>
          </w:p>
        </w:tc>
      </w:tr>
      <w:tr w:rsidR="00BF2B18" w:rsidRPr="00C93879" w14:paraId="6867B5E8" w14:textId="77777777" w:rsidTr="00BF2B18">
        <w:trPr>
          <w:trHeight w:val="144"/>
        </w:trPr>
        <w:tc>
          <w:tcPr>
            <w:tcW w:w="740" w:type="dxa"/>
            <w:vAlign w:val="center"/>
          </w:tcPr>
          <w:p w14:paraId="6867B5E6"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08</w:t>
            </w:r>
          </w:p>
        </w:tc>
        <w:tc>
          <w:tcPr>
            <w:tcW w:w="13876" w:type="dxa"/>
            <w:vAlign w:val="center"/>
          </w:tcPr>
          <w:p w14:paraId="6867B5E7" w14:textId="77777777" w:rsidR="00BF2B18" w:rsidRDefault="00BF2B18" w:rsidP="00B721E1">
            <w:pPr>
              <w:keepNext/>
              <w:spacing w:after="0" w:line="240" w:lineRule="auto"/>
              <w:rPr>
                <w:rFonts w:asciiTheme="minorHAnsi" w:hAnsiTheme="minorHAnsi" w:cs="TimesNewRomanPS-BoldMT"/>
                <w:bCs/>
                <w:sz w:val="20"/>
                <w:szCs w:val="20"/>
              </w:rPr>
            </w:pPr>
            <w:r w:rsidRPr="00B36001">
              <w:rPr>
                <w:rFonts w:asciiTheme="minorHAnsi" w:hAnsiTheme="minorHAnsi" w:cs="TimesNewRomanPS-BoldMT"/>
                <w:bCs/>
                <w:sz w:val="20"/>
                <w:szCs w:val="20"/>
              </w:rPr>
              <w:t>Pipe insulation fit</w:t>
            </w:r>
            <w:r>
              <w:rPr>
                <w:rFonts w:asciiTheme="minorHAnsi" w:hAnsiTheme="minorHAnsi" w:cs="TimesNewRomanPS-BoldMT"/>
                <w:bCs/>
                <w:sz w:val="20"/>
                <w:szCs w:val="20"/>
              </w:rPr>
              <w:t>s</w:t>
            </w:r>
            <w:r w:rsidRPr="00B36001">
              <w:rPr>
                <w:rFonts w:asciiTheme="minorHAnsi" w:hAnsiTheme="minorHAnsi" w:cs="TimesNewRomanPS-BoldMT"/>
                <w:bCs/>
                <w:sz w:val="20"/>
                <w:szCs w:val="20"/>
              </w:rPr>
              <w:t xml:space="preserve"> tightly to the pipe. </w:t>
            </w:r>
            <w:r>
              <w:rPr>
                <w:rFonts w:asciiTheme="minorHAnsi" w:hAnsiTheme="minorHAnsi" w:cs="TimesNewRomanPS-BoldMT"/>
                <w:bCs/>
                <w:sz w:val="20"/>
                <w:szCs w:val="20"/>
              </w:rPr>
              <w:t>(RA4.4.1)</w:t>
            </w:r>
          </w:p>
        </w:tc>
      </w:tr>
      <w:tr w:rsidR="00BF2B18" w:rsidRPr="00B36001" w14:paraId="6867B5EB" w14:textId="77777777" w:rsidTr="00BF2B18">
        <w:trPr>
          <w:trHeight w:val="144"/>
        </w:trPr>
        <w:tc>
          <w:tcPr>
            <w:tcW w:w="740" w:type="dxa"/>
            <w:vAlign w:val="center"/>
          </w:tcPr>
          <w:p w14:paraId="6867B5E9"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09</w:t>
            </w:r>
          </w:p>
        </w:tc>
        <w:tc>
          <w:tcPr>
            <w:tcW w:w="13876" w:type="dxa"/>
            <w:vAlign w:val="center"/>
          </w:tcPr>
          <w:p w14:paraId="6867B5EA" w14:textId="77777777" w:rsidR="00BF2B18" w:rsidRDefault="00BF2B18" w:rsidP="00B721E1">
            <w:pPr>
              <w:keepNext/>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On insulated sections of pipe, n</w:t>
            </w:r>
            <w:r w:rsidRPr="00B36001">
              <w:rPr>
                <w:rFonts w:asciiTheme="minorHAnsi" w:hAnsiTheme="minorHAnsi" w:cs="TimesNewRomanPS-BoldMT"/>
                <w:bCs/>
                <w:sz w:val="20"/>
                <w:szCs w:val="20"/>
              </w:rPr>
              <w:t xml:space="preserve">o piping </w:t>
            </w:r>
            <w:r>
              <w:rPr>
                <w:rFonts w:asciiTheme="minorHAnsi" w:hAnsiTheme="minorHAnsi" w:cs="TimesNewRomanPS-BoldMT"/>
                <w:bCs/>
                <w:sz w:val="20"/>
                <w:szCs w:val="20"/>
              </w:rPr>
              <w:t>is</w:t>
            </w:r>
            <w:r w:rsidRPr="00B36001">
              <w:rPr>
                <w:rFonts w:asciiTheme="minorHAnsi" w:hAnsiTheme="minorHAnsi" w:cs="TimesNewRomanPS-BoldMT"/>
                <w:bCs/>
                <w:sz w:val="20"/>
                <w:szCs w:val="20"/>
              </w:rPr>
              <w:t xml:space="preserve"> visible due to insulation voids</w:t>
            </w:r>
            <w:r>
              <w:rPr>
                <w:rFonts w:asciiTheme="minorHAnsi" w:hAnsiTheme="minorHAnsi" w:cs="TimesNewRomanPS-BoldMT"/>
                <w:bCs/>
                <w:sz w:val="20"/>
                <w:szCs w:val="20"/>
              </w:rPr>
              <w:t>, and a</w:t>
            </w:r>
            <w:r w:rsidRPr="00C93879">
              <w:rPr>
                <w:rFonts w:asciiTheme="minorHAnsi" w:hAnsiTheme="minorHAnsi" w:cs="TimesNewRomanPS-BoldMT"/>
                <w:bCs/>
                <w:sz w:val="20"/>
                <w:szCs w:val="20"/>
              </w:rPr>
              <w:t xml:space="preserve">ll elbows and tees </w:t>
            </w:r>
            <w:r>
              <w:rPr>
                <w:rFonts w:asciiTheme="minorHAnsi" w:hAnsiTheme="minorHAnsi" w:cs="TimesNewRomanPS-BoldMT"/>
                <w:bCs/>
                <w:sz w:val="20"/>
                <w:szCs w:val="20"/>
              </w:rPr>
              <w:t xml:space="preserve">are </w:t>
            </w:r>
            <w:r w:rsidRPr="00C93879">
              <w:rPr>
                <w:rFonts w:asciiTheme="minorHAnsi" w:hAnsiTheme="minorHAnsi" w:cs="TimesNewRomanPS-BoldMT"/>
                <w:bCs/>
                <w:sz w:val="20"/>
                <w:szCs w:val="20"/>
              </w:rPr>
              <w:t>fully insulated</w:t>
            </w:r>
            <w:r>
              <w:rPr>
                <w:rFonts w:asciiTheme="minorHAnsi" w:hAnsiTheme="minorHAnsi" w:cs="TimesNewRomanPS-BoldMT"/>
                <w:bCs/>
                <w:sz w:val="20"/>
                <w:szCs w:val="20"/>
              </w:rPr>
              <w:t>. (RA4.4.1)</w:t>
            </w:r>
          </w:p>
        </w:tc>
      </w:tr>
      <w:tr w:rsidR="00BF2B18" w:rsidRPr="00337A1D" w14:paraId="6867B5EE" w14:textId="77777777" w:rsidTr="00BF2B18">
        <w:trPr>
          <w:trHeight w:val="288"/>
        </w:trPr>
        <w:tc>
          <w:tcPr>
            <w:tcW w:w="740" w:type="dxa"/>
            <w:vAlign w:val="center"/>
          </w:tcPr>
          <w:p w14:paraId="6867B5EC"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10</w:t>
            </w:r>
          </w:p>
        </w:tc>
        <w:tc>
          <w:tcPr>
            <w:tcW w:w="13876" w:type="dxa"/>
            <w:vAlign w:val="center"/>
          </w:tcPr>
          <w:p w14:paraId="6867B5ED" w14:textId="77777777" w:rsidR="00BF2B18" w:rsidRDefault="00BF2B18" w:rsidP="00B721E1">
            <w:pPr>
              <w:keepNext/>
              <w:autoSpaceDE w:val="0"/>
              <w:autoSpaceDN w:val="0"/>
              <w:adjustRightInd w:val="0"/>
              <w:spacing w:after="0" w:line="240" w:lineRule="auto"/>
              <w:rPr>
                <w:rFonts w:asciiTheme="minorHAnsi" w:hAnsiTheme="minorHAnsi" w:cs="Arial"/>
                <w:sz w:val="20"/>
                <w:szCs w:val="20"/>
              </w:rPr>
            </w:pPr>
            <w:r>
              <w:rPr>
                <w:rFonts w:asciiTheme="minorHAnsi" w:hAnsiTheme="minorHAnsi" w:cs="TimesNewRomanPS-BoldMT"/>
                <w:bCs/>
                <w:sz w:val="20"/>
                <w:szCs w:val="20"/>
              </w:rPr>
              <w:t>The recirculation pump is mounted on a vertical section of the return line, OR an a</w:t>
            </w:r>
            <w:r w:rsidRPr="00337A1D">
              <w:rPr>
                <w:rFonts w:asciiTheme="minorHAnsi" w:hAnsiTheme="minorHAnsi" w:cs="TimesNewRomanPS-BoldMT"/>
                <w:bCs/>
                <w:sz w:val="20"/>
                <w:szCs w:val="20"/>
              </w:rPr>
              <w:t xml:space="preserve">utomatic </w:t>
            </w:r>
            <w:r>
              <w:rPr>
                <w:rFonts w:asciiTheme="minorHAnsi" w:hAnsiTheme="minorHAnsi" w:cs="TimesNewRomanPS-BoldMT"/>
                <w:bCs/>
                <w:sz w:val="20"/>
                <w:szCs w:val="20"/>
              </w:rPr>
              <w:t>a</w:t>
            </w:r>
            <w:r w:rsidRPr="00337A1D">
              <w:rPr>
                <w:rFonts w:asciiTheme="minorHAnsi" w:hAnsiTheme="minorHAnsi" w:cs="TimesNewRomanPS-BoldMT"/>
                <w:bCs/>
                <w:sz w:val="20"/>
                <w:szCs w:val="20"/>
              </w:rPr>
              <w:t xml:space="preserve">ir release valve is installed </w:t>
            </w:r>
            <w:r>
              <w:rPr>
                <w:rFonts w:asciiTheme="minorHAnsi" w:hAnsiTheme="minorHAnsi" w:cs="TimesNewRomanPS-BoldMT"/>
                <w:bCs/>
                <w:sz w:val="20"/>
                <w:szCs w:val="20"/>
              </w:rPr>
              <w:t>on a riser at least 12 inches in length, on the inlet side of the recirculation</w:t>
            </w:r>
            <w:r w:rsidRPr="00337A1D">
              <w:rPr>
                <w:rFonts w:asciiTheme="minorHAnsi" w:hAnsiTheme="minorHAnsi" w:cs="TimesNewRomanPS-BoldMT"/>
                <w:bCs/>
                <w:sz w:val="20"/>
                <w:szCs w:val="20"/>
              </w:rPr>
              <w:t xml:space="preserve"> pump</w:t>
            </w:r>
            <w:r>
              <w:rPr>
                <w:rFonts w:asciiTheme="minorHAnsi" w:hAnsiTheme="minorHAnsi" w:cs="TimesNewRomanPS-BoldMT"/>
                <w:bCs/>
                <w:sz w:val="20"/>
                <w:szCs w:val="20"/>
              </w:rPr>
              <w:t>, no more than 4 feet from the pump.</w:t>
            </w:r>
            <w:r w:rsidRPr="00337A1D">
              <w:rPr>
                <w:rFonts w:asciiTheme="minorHAnsi" w:hAnsiTheme="minorHAnsi" w:cs="TimesNewRomanPS-BoldMT"/>
                <w:bCs/>
                <w:sz w:val="20"/>
                <w:szCs w:val="20"/>
              </w:rPr>
              <w:t xml:space="preserve"> </w:t>
            </w:r>
            <w:r>
              <w:rPr>
                <w:rFonts w:asciiTheme="minorHAnsi" w:hAnsiTheme="minorHAnsi" w:cs="TimesNewRomanPS-BoldMT"/>
                <w:bCs/>
                <w:sz w:val="20"/>
                <w:szCs w:val="20"/>
              </w:rPr>
              <w:t>(</w:t>
            </w:r>
            <w:r w:rsidRPr="00337A1D">
              <w:rPr>
                <w:rFonts w:asciiTheme="minorHAnsi" w:hAnsiTheme="minorHAnsi" w:cs="TimesNewRomanPSMT"/>
                <w:sz w:val="20"/>
                <w:szCs w:val="20"/>
              </w:rPr>
              <w:t>Section 110.3(c)5A</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BF2B18" w:rsidRPr="00337A1D" w14:paraId="6867B5F1" w14:textId="77777777" w:rsidTr="00BF2B18">
        <w:trPr>
          <w:trHeight w:val="288"/>
        </w:trPr>
        <w:tc>
          <w:tcPr>
            <w:tcW w:w="740" w:type="dxa"/>
            <w:vAlign w:val="center"/>
          </w:tcPr>
          <w:p w14:paraId="6867B5EF"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11</w:t>
            </w:r>
          </w:p>
        </w:tc>
        <w:tc>
          <w:tcPr>
            <w:tcW w:w="13876" w:type="dxa"/>
            <w:vAlign w:val="center"/>
          </w:tcPr>
          <w:p w14:paraId="6867B5F0" w14:textId="77777777" w:rsidR="00BF2B18" w:rsidRDefault="00BF2B18" w:rsidP="00B721E1">
            <w:pPr>
              <w:keepNext/>
              <w:spacing w:after="0" w:line="240" w:lineRule="auto"/>
              <w:rPr>
                <w:rFonts w:asciiTheme="minorHAnsi" w:hAnsiTheme="minorHAnsi" w:cs="Arial"/>
                <w:sz w:val="20"/>
                <w:szCs w:val="20"/>
              </w:rPr>
            </w:pPr>
            <w:r w:rsidRPr="00337A1D">
              <w:rPr>
                <w:rFonts w:asciiTheme="minorHAnsi" w:hAnsiTheme="minorHAnsi"/>
                <w:sz w:val="20"/>
                <w:szCs w:val="20"/>
              </w:rPr>
              <w:t>A check valve is located between the recirculation pump and the water heater</w:t>
            </w:r>
            <w:r>
              <w:rPr>
                <w:rFonts w:asciiTheme="minorHAnsi" w:hAnsiTheme="minorHAnsi"/>
                <w:sz w:val="20"/>
                <w:szCs w:val="20"/>
              </w:rPr>
              <w:t>. (</w:t>
            </w:r>
            <w:r w:rsidRPr="00337A1D">
              <w:rPr>
                <w:rFonts w:asciiTheme="minorHAnsi" w:hAnsiTheme="minorHAnsi" w:cs="TimesNewRomanPSMT"/>
                <w:sz w:val="20"/>
                <w:szCs w:val="20"/>
              </w:rPr>
              <w:t>Section 110.3(c)5B</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BF2B18" w:rsidRPr="00337A1D" w14:paraId="6867B5F4" w14:textId="77777777" w:rsidTr="00BF2B18">
        <w:trPr>
          <w:trHeight w:val="144"/>
        </w:trPr>
        <w:tc>
          <w:tcPr>
            <w:tcW w:w="740" w:type="dxa"/>
            <w:vAlign w:val="center"/>
          </w:tcPr>
          <w:p w14:paraId="6867B5F2"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12</w:t>
            </w:r>
          </w:p>
        </w:tc>
        <w:tc>
          <w:tcPr>
            <w:tcW w:w="13876" w:type="dxa"/>
            <w:vAlign w:val="center"/>
          </w:tcPr>
          <w:p w14:paraId="6867B5F3" w14:textId="77777777" w:rsidR="00BF2B18" w:rsidRDefault="00BF2B18" w:rsidP="00B721E1">
            <w:pPr>
              <w:keepNext/>
              <w:spacing w:after="0" w:line="240" w:lineRule="auto"/>
              <w:rPr>
                <w:rFonts w:asciiTheme="minorHAnsi" w:hAnsiTheme="minorHAnsi" w:cs="TimesNewRomanPS-BoldMT"/>
                <w:bCs/>
                <w:sz w:val="20"/>
                <w:szCs w:val="20"/>
              </w:rPr>
            </w:pPr>
            <w:r>
              <w:rPr>
                <w:rFonts w:asciiTheme="minorHAnsi" w:hAnsiTheme="minorHAnsi"/>
                <w:sz w:val="20"/>
                <w:szCs w:val="20"/>
              </w:rPr>
              <w:t>A h</w:t>
            </w:r>
            <w:r w:rsidRPr="00337A1D">
              <w:rPr>
                <w:rFonts w:asciiTheme="minorHAnsi" w:hAnsiTheme="minorHAnsi"/>
                <w:sz w:val="20"/>
                <w:szCs w:val="20"/>
              </w:rPr>
              <w:t>ose bibb is installed between the pump and the water heating equipment with an isolation valve between the hose bibb and the water heating equipment</w:t>
            </w:r>
            <w:r>
              <w:rPr>
                <w:rFonts w:asciiTheme="minorHAnsi" w:hAnsiTheme="minorHAnsi"/>
                <w:sz w:val="20"/>
                <w:szCs w:val="20"/>
              </w:rPr>
              <w:t>.  (</w:t>
            </w:r>
            <w:r w:rsidRPr="00337A1D">
              <w:rPr>
                <w:rFonts w:asciiTheme="minorHAnsi" w:hAnsiTheme="minorHAnsi" w:cs="TimesNewRomanPSMT"/>
                <w:sz w:val="20"/>
                <w:szCs w:val="20"/>
              </w:rPr>
              <w:t>Section 110.3(c)5C</w:t>
            </w:r>
            <w:r>
              <w:rPr>
                <w:rFonts w:asciiTheme="minorHAnsi" w:hAnsiTheme="minorHAnsi" w:cs="TimesNewRomanPSMT"/>
                <w:sz w:val="20"/>
                <w:szCs w:val="20"/>
              </w:rPr>
              <w:t>)</w:t>
            </w:r>
            <w:r w:rsidRPr="00337A1D">
              <w:rPr>
                <w:rFonts w:asciiTheme="minorHAnsi" w:hAnsiTheme="minorHAnsi" w:cs="TimesNewRomanPSMT"/>
                <w:sz w:val="20"/>
                <w:szCs w:val="20"/>
              </w:rPr>
              <w:t>.</w:t>
            </w:r>
          </w:p>
        </w:tc>
      </w:tr>
      <w:tr w:rsidR="00BF2B18" w:rsidRPr="00DB17F7" w14:paraId="6867B5F7" w14:textId="77777777" w:rsidTr="00BF2B18">
        <w:trPr>
          <w:trHeight w:val="144"/>
        </w:trPr>
        <w:tc>
          <w:tcPr>
            <w:tcW w:w="740" w:type="dxa"/>
            <w:vAlign w:val="center"/>
          </w:tcPr>
          <w:p w14:paraId="6867B5F5"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13</w:t>
            </w:r>
          </w:p>
        </w:tc>
        <w:tc>
          <w:tcPr>
            <w:tcW w:w="13876" w:type="dxa"/>
            <w:vAlign w:val="center"/>
          </w:tcPr>
          <w:p w14:paraId="6867B5F6" w14:textId="77777777" w:rsidR="00BF2B18" w:rsidRDefault="00BF2B18" w:rsidP="00B721E1">
            <w:pPr>
              <w:pStyle w:val="BulletCALetter"/>
              <w:keepNext/>
              <w:spacing w:before="0"/>
              <w:ind w:left="0" w:firstLine="0"/>
              <w:rPr>
                <w:rFonts w:asciiTheme="minorHAnsi" w:hAnsiTheme="minorHAnsi" w:cs="TimesNewRomanPS-BoldMT"/>
                <w:bCs/>
              </w:rPr>
            </w:pPr>
            <w:r w:rsidRPr="00DB17F7">
              <w:rPr>
                <w:rFonts w:asciiTheme="minorHAnsi" w:hAnsiTheme="minorHAnsi"/>
              </w:rPr>
              <w:t>Isolation valves are installed on both sides of the pump. One of the isolation valves may be the s</w:t>
            </w:r>
            <w:r>
              <w:rPr>
                <w:rFonts w:asciiTheme="minorHAnsi" w:hAnsiTheme="minorHAnsi"/>
              </w:rPr>
              <w:t>ame isolation valve as in item 12</w:t>
            </w:r>
            <w:r w:rsidRPr="00DB17F7">
              <w:rPr>
                <w:rFonts w:asciiTheme="minorHAnsi" w:hAnsiTheme="minorHAnsi"/>
              </w:rPr>
              <w:t xml:space="preserve"> above</w:t>
            </w:r>
            <w:r>
              <w:rPr>
                <w:rFonts w:asciiTheme="minorHAnsi" w:hAnsiTheme="minorHAnsi"/>
              </w:rPr>
              <w:t>.  (</w:t>
            </w:r>
            <w:r w:rsidRPr="00DB17F7">
              <w:rPr>
                <w:rFonts w:asciiTheme="minorHAnsi" w:hAnsiTheme="minorHAnsi" w:cs="TimesNewRomanPSMT"/>
              </w:rPr>
              <w:t>Section 110.3(c)5D</w:t>
            </w:r>
            <w:r>
              <w:rPr>
                <w:rFonts w:asciiTheme="minorHAnsi" w:hAnsiTheme="minorHAnsi" w:cs="TimesNewRomanPSMT"/>
              </w:rPr>
              <w:t>)</w:t>
            </w:r>
            <w:r w:rsidRPr="00DB17F7">
              <w:rPr>
                <w:rFonts w:asciiTheme="minorHAnsi" w:hAnsiTheme="minorHAnsi" w:cs="TimesNewRomanPSMT"/>
              </w:rPr>
              <w:t>.</w:t>
            </w:r>
          </w:p>
        </w:tc>
      </w:tr>
      <w:tr w:rsidR="00BF2B18" w:rsidRPr="00DB17F7" w14:paraId="6867B5FA" w14:textId="77777777" w:rsidTr="00BF2B18">
        <w:trPr>
          <w:trHeight w:val="144"/>
        </w:trPr>
        <w:tc>
          <w:tcPr>
            <w:tcW w:w="740" w:type="dxa"/>
            <w:vAlign w:val="center"/>
          </w:tcPr>
          <w:p w14:paraId="6867B5F8"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14</w:t>
            </w:r>
          </w:p>
        </w:tc>
        <w:tc>
          <w:tcPr>
            <w:tcW w:w="13876" w:type="dxa"/>
            <w:vAlign w:val="center"/>
          </w:tcPr>
          <w:p w14:paraId="6867B5F9" w14:textId="77777777" w:rsidR="00BF2B18" w:rsidRDefault="00BF2B18" w:rsidP="00B721E1">
            <w:pPr>
              <w:keepNext/>
              <w:spacing w:after="0" w:line="240" w:lineRule="auto"/>
              <w:rPr>
                <w:rFonts w:asciiTheme="minorHAnsi" w:hAnsiTheme="minorHAnsi" w:cs="TimesNewRomanPS-BoldMT"/>
                <w:bCs/>
                <w:sz w:val="20"/>
                <w:szCs w:val="20"/>
              </w:rPr>
            </w:pPr>
            <w:r w:rsidRPr="00DB17F7">
              <w:rPr>
                <w:rFonts w:asciiTheme="minorHAnsi" w:hAnsiTheme="minorHAnsi"/>
                <w:sz w:val="20"/>
                <w:szCs w:val="20"/>
              </w:rPr>
              <w:t>The cold water supply piping and the recirculation loop piping is not connected to the hot water storage tank drain port</w:t>
            </w:r>
            <w:r>
              <w:rPr>
                <w:rFonts w:asciiTheme="minorHAnsi" w:hAnsiTheme="minorHAnsi"/>
                <w:sz w:val="20"/>
                <w:szCs w:val="20"/>
              </w:rPr>
              <w:t>.  (</w:t>
            </w:r>
            <w:r w:rsidRPr="00DB17F7">
              <w:rPr>
                <w:rFonts w:asciiTheme="minorHAnsi" w:hAnsiTheme="minorHAnsi" w:cs="TimesNewRomanPSMT"/>
                <w:sz w:val="20"/>
                <w:szCs w:val="20"/>
              </w:rPr>
              <w:t>Section 110.3(c)5E</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BF2B18" w:rsidRPr="00DB17F7" w14:paraId="6867B5FD" w14:textId="77777777" w:rsidTr="00BF2B18">
        <w:trPr>
          <w:trHeight w:val="144"/>
        </w:trPr>
        <w:tc>
          <w:tcPr>
            <w:tcW w:w="740" w:type="dxa"/>
            <w:vAlign w:val="center"/>
          </w:tcPr>
          <w:p w14:paraId="6867B5FB"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15</w:t>
            </w:r>
          </w:p>
        </w:tc>
        <w:tc>
          <w:tcPr>
            <w:tcW w:w="13876" w:type="dxa"/>
            <w:vAlign w:val="center"/>
          </w:tcPr>
          <w:p w14:paraId="6867B5FC" w14:textId="77777777" w:rsidR="00BF2B18" w:rsidRDefault="00BF2B18" w:rsidP="00B721E1">
            <w:pPr>
              <w:keepNext/>
              <w:spacing w:after="0" w:line="240" w:lineRule="auto"/>
              <w:rPr>
                <w:rFonts w:asciiTheme="minorHAnsi" w:hAnsiTheme="minorHAnsi" w:cs="TimesNewRomanPS-BoldMT"/>
                <w:bCs/>
                <w:sz w:val="20"/>
                <w:szCs w:val="20"/>
              </w:rPr>
            </w:pPr>
            <w:r w:rsidRPr="00DB17F7">
              <w:rPr>
                <w:sz w:val="20"/>
                <w:szCs w:val="20"/>
              </w:rPr>
              <w:t>A check valve is installed on the cold water supply line between the hot water system and the next closest tee on the cold water supply</w:t>
            </w:r>
            <w:r>
              <w:rPr>
                <w:sz w:val="20"/>
                <w:szCs w:val="20"/>
              </w:rPr>
              <w:t>.  (</w:t>
            </w:r>
            <w:r w:rsidRPr="00DB17F7">
              <w:rPr>
                <w:rFonts w:asciiTheme="minorHAnsi" w:hAnsiTheme="minorHAnsi" w:cs="TimesNewRomanPSMT"/>
                <w:sz w:val="20"/>
                <w:szCs w:val="20"/>
              </w:rPr>
              <w:t>Section 110.3(c)5F</w:t>
            </w:r>
            <w:r>
              <w:rPr>
                <w:rFonts w:asciiTheme="minorHAnsi" w:hAnsiTheme="minorHAnsi" w:cs="TimesNewRomanPSMT"/>
                <w:sz w:val="20"/>
                <w:szCs w:val="20"/>
              </w:rPr>
              <w:t>)</w:t>
            </w:r>
            <w:r w:rsidRPr="00DB17F7">
              <w:rPr>
                <w:rFonts w:asciiTheme="minorHAnsi" w:hAnsiTheme="minorHAnsi" w:cs="TimesNewRomanPSMT"/>
                <w:sz w:val="20"/>
                <w:szCs w:val="20"/>
              </w:rPr>
              <w:t>.</w:t>
            </w:r>
          </w:p>
        </w:tc>
      </w:tr>
      <w:tr w:rsidR="00BF2B18" w14:paraId="6867B600" w14:textId="77777777" w:rsidTr="00BF2B18">
        <w:trPr>
          <w:trHeight w:val="144"/>
        </w:trPr>
        <w:tc>
          <w:tcPr>
            <w:tcW w:w="740" w:type="dxa"/>
            <w:vAlign w:val="center"/>
          </w:tcPr>
          <w:p w14:paraId="6867B5FE"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16</w:t>
            </w:r>
          </w:p>
        </w:tc>
        <w:tc>
          <w:tcPr>
            <w:tcW w:w="13876" w:type="dxa"/>
            <w:vAlign w:val="center"/>
          </w:tcPr>
          <w:p w14:paraId="6867B5FF" w14:textId="77777777" w:rsidR="00BF2B18" w:rsidRDefault="00BF2B18" w:rsidP="00B721E1">
            <w:pPr>
              <w:keepNext/>
              <w:spacing w:after="0" w:line="240" w:lineRule="auto"/>
              <w:rPr>
                <w:sz w:val="20"/>
                <w:szCs w:val="20"/>
              </w:rPr>
            </w:pPr>
            <w:r w:rsidRPr="00524AB7">
              <w:rPr>
                <w:sz w:val="20"/>
                <w:szCs w:val="20"/>
              </w:rPr>
              <w:t>The hot water distribution system piping from the water heater(s) to the fixtures and appliances take</w:t>
            </w:r>
            <w:r>
              <w:rPr>
                <w:sz w:val="20"/>
                <w:szCs w:val="20"/>
              </w:rPr>
              <w:t>s</w:t>
            </w:r>
            <w:r w:rsidRPr="00524AB7">
              <w:rPr>
                <w:sz w:val="20"/>
                <w:szCs w:val="20"/>
              </w:rPr>
              <w:t xml:space="preserve"> the</w:t>
            </w:r>
            <w:r>
              <w:rPr>
                <w:sz w:val="20"/>
                <w:szCs w:val="20"/>
              </w:rPr>
              <w:t xml:space="preserve"> </w:t>
            </w:r>
            <w:r w:rsidRPr="00524AB7">
              <w:rPr>
                <w:sz w:val="20"/>
                <w:szCs w:val="20"/>
              </w:rPr>
              <w:t xml:space="preserve">most direct path. </w:t>
            </w:r>
            <w:r>
              <w:rPr>
                <w:sz w:val="20"/>
                <w:szCs w:val="20"/>
              </w:rPr>
              <w:t>(RA 4.4.7.1)</w:t>
            </w:r>
          </w:p>
        </w:tc>
      </w:tr>
      <w:tr w:rsidR="00BF2B18" w14:paraId="6867B603" w14:textId="77777777" w:rsidTr="00BF2B18">
        <w:trPr>
          <w:trHeight w:val="144"/>
        </w:trPr>
        <w:tc>
          <w:tcPr>
            <w:tcW w:w="740" w:type="dxa"/>
            <w:vAlign w:val="center"/>
          </w:tcPr>
          <w:p w14:paraId="6867B601"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17</w:t>
            </w:r>
          </w:p>
        </w:tc>
        <w:tc>
          <w:tcPr>
            <w:tcW w:w="13876" w:type="dxa"/>
            <w:vAlign w:val="center"/>
          </w:tcPr>
          <w:p w14:paraId="6867B602" w14:textId="77777777" w:rsidR="00BF2B18" w:rsidRDefault="00BF2B18" w:rsidP="00B721E1">
            <w:pPr>
              <w:keepNext/>
              <w:spacing w:after="0" w:line="240" w:lineRule="auto"/>
              <w:rPr>
                <w:sz w:val="20"/>
                <w:szCs w:val="20"/>
              </w:rPr>
            </w:pPr>
            <w:r>
              <w:rPr>
                <w:sz w:val="20"/>
                <w:szCs w:val="20"/>
              </w:rPr>
              <w:t>I</w:t>
            </w:r>
            <w:r w:rsidRPr="00524AB7">
              <w:rPr>
                <w:sz w:val="20"/>
                <w:szCs w:val="20"/>
              </w:rPr>
              <w:t>nstallation and operation</w:t>
            </w:r>
            <w:r>
              <w:rPr>
                <w:sz w:val="20"/>
                <w:szCs w:val="20"/>
              </w:rPr>
              <w:t xml:space="preserve"> </w:t>
            </w:r>
            <w:r w:rsidRPr="00524AB7">
              <w:rPr>
                <w:sz w:val="20"/>
                <w:szCs w:val="20"/>
              </w:rPr>
              <w:t xml:space="preserve">instructions that provide details of the operation of the pump and controls </w:t>
            </w:r>
            <w:r>
              <w:rPr>
                <w:sz w:val="20"/>
                <w:szCs w:val="20"/>
              </w:rPr>
              <w:t xml:space="preserve">are </w:t>
            </w:r>
            <w:r w:rsidRPr="00524AB7">
              <w:rPr>
                <w:sz w:val="20"/>
                <w:szCs w:val="20"/>
              </w:rPr>
              <w:t>available at the jobsite for inspection.</w:t>
            </w:r>
            <w:r>
              <w:rPr>
                <w:sz w:val="20"/>
                <w:szCs w:val="20"/>
              </w:rPr>
              <w:t xml:space="preserve"> (RA 4.4.7.1)</w:t>
            </w:r>
          </w:p>
        </w:tc>
      </w:tr>
      <w:tr w:rsidR="00BF2B18" w14:paraId="6867B606" w14:textId="77777777" w:rsidTr="00B721E1">
        <w:trPr>
          <w:trHeight w:val="296"/>
        </w:trPr>
        <w:tc>
          <w:tcPr>
            <w:tcW w:w="740" w:type="dxa"/>
            <w:vAlign w:val="center"/>
          </w:tcPr>
          <w:p w14:paraId="6867B604" w14:textId="77777777" w:rsidR="00BF2B18" w:rsidRDefault="00BF2B18" w:rsidP="00BF2B18">
            <w:pPr>
              <w:keepNext/>
              <w:spacing w:after="0"/>
              <w:jc w:val="center"/>
              <w:rPr>
                <w:rFonts w:asciiTheme="minorHAnsi" w:hAnsiTheme="minorHAnsi" w:cs="Arial"/>
                <w:sz w:val="20"/>
                <w:szCs w:val="20"/>
              </w:rPr>
            </w:pPr>
            <w:r>
              <w:rPr>
                <w:rFonts w:asciiTheme="minorHAnsi" w:hAnsiTheme="minorHAnsi" w:cs="Arial"/>
                <w:sz w:val="20"/>
                <w:szCs w:val="20"/>
              </w:rPr>
              <w:t>18</w:t>
            </w:r>
          </w:p>
        </w:tc>
        <w:tc>
          <w:tcPr>
            <w:tcW w:w="13876" w:type="dxa"/>
            <w:vAlign w:val="center"/>
          </w:tcPr>
          <w:p w14:paraId="6867B605" w14:textId="77777777" w:rsidR="00BF2B18" w:rsidRDefault="00BF2B18" w:rsidP="00B721E1">
            <w:pPr>
              <w:keepNext/>
              <w:spacing w:after="0" w:line="240" w:lineRule="auto"/>
              <w:rPr>
                <w:sz w:val="20"/>
                <w:szCs w:val="20"/>
              </w:rPr>
            </w:pPr>
            <w:r w:rsidRPr="00524AB7">
              <w:rPr>
                <w:sz w:val="20"/>
                <w:szCs w:val="20"/>
              </w:rPr>
              <w:t>More than one circulation loop may be installed. Each loop shall have its own pump and controls.</w:t>
            </w:r>
            <w:r>
              <w:rPr>
                <w:sz w:val="20"/>
                <w:szCs w:val="20"/>
              </w:rPr>
              <w:t xml:space="preserve"> (</w:t>
            </w:r>
            <w:r w:rsidRPr="00524AB7">
              <w:rPr>
                <w:sz w:val="20"/>
                <w:szCs w:val="20"/>
              </w:rPr>
              <w:t>RA4.4.8, RA 4.4.9, RA 4.4.10)</w:t>
            </w:r>
          </w:p>
        </w:tc>
      </w:tr>
      <w:tr w:rsidR="00BF2B18" w:rsidRPr="002332EE" w14:paraId="6867B608" w14:textId="77777777" w:rsidTr="00BF2B18">
        <w:trPr>
          <w:trHeight w:val="302"/>
        </w:trPr>
        <w:tc>
          <w:tcPr>
            <w:tcW w:w="14616" w:type="dxa"/>
            <w:gridSpan w:val="2"/>
            <w:vAlign w:val="center"/>
          </w:tcPr>
          <w:p w14:paraId="6867B607" w14:textId="77777777" w:rsidR="00BF2B18" w:rsidRDefault="00BF2B18" w:rsidP="00BF2B18">
            <w:pPr>
              <w:keepNext/>
              <w:spacing w:after="0"/>
              <w:rPr>
                <w:rFonts w:asciiTheme="minorHAnsi" w:hAnsiTheme="minorHAnsi"/>
                <w:sz w:val="20"/>
                <w:szCs w:val="20"/>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03B8EAC1" w14:textId="77777777" w:rsidR="00AB3FD8" w:rsidRDefault="00AB3FD8">
      <w:r>
        <w:br w:type="page"/>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BF2B18" w:rsidRPr="006D2E42" w14:paraId="6867B60D" w14:textId="77777777" w:rsidTr="00B721E1">
        <w:trPr>
          <w:trHeight w:hRule="exact" w:val="982"/>
          <w:tblHeader/>
        </w:trPr>
        <w:tc>
          <w:tcPr>
            <w:tcW w:w="14593" w:type="dxa"/>
            <w:gridSpan w:val="2"/>
            <w:tcBorders>
              <w:bottom w:val="single" w:sz="4" w:space="0" w:color="000000"/>
            </w:tcBorders>
            <w:vAlign w:val="center"/>
          </w:tcPr>
          <w:p w14:paraId="6867B609" w14:textId="77777777" w:rsidR="00BF2B18" w:rsidRDefault="00BF2B18" w:rsidP="00BF2B18">
            <w:pPr>
              <w:spacing w:after="0" w:line="240" w:lineRule="auto"/>
              <w:rPr>
                <w:rFonts w:asciiTheme="minorHAnsi" w:hAnsiTheme="minorHAnsi" w:cs="Arial"/>
                <w:sz w:val="20"/>
                <w:szCs w:val="20"/>
              </w:rPr>
            </w:pPr>
            <w:r>
              <w:rPr>
                <w:rFonts w:asciiTheme="minorHAnsi" w:hAnsiTheme="minorHAnsi"/>
                <w:b/>
                <w:sz w:val="20"/>
                <w:szCs w:val="20"/>
              </w:rPr>
              <w:t>E</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Temperature Modulation Control</w:t>
            </w:r>
            <w:r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60A" w14:textId="36F64B1F" w:rsidR="00932091" w:rsidRPr="00284D0A" w:rsidRDefault="00932091" w:rsidP="0093209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57196">
              <w:rPr>
                <w:rFonts w:asciiTheme="minorHAnsi" w:hAnsiTheme="minorHAnsi"/>
                <w:sz w:val="20"/>
                <w:szCs w:val="20"/>
              </w:rPr>
              <w:t>.</w:t>
            </w:r>
          </w:p>
          <w:p w14:paraId="6867B60B" w14:textId="27C3E1DA" w:rsidR="00BF2B18" w:rsidRPr="006D2E42" w:rsidRDefault="00BF2B18" w:rsidP="00BF2B18">
            <w:pPr>
              <w:spacing w:after="0" w:line="240" w:lineRule="auto"/>
              <w:rPr>
                <w:rFonts w:asciiTheme="minorHAnsi" w:hAnsiTheme="minorHAnsi" w:cs="Arial"/>
                <w:sz w:val="20"/>
                <w:szCs w:val="20"/>
              </w:rPr>
            </w:pPr>
            <w:r>
              <w:rPr>
                <w:rFonts w:asciiTheme="minorHAnsi" w:hAnsiTheme="minorHAnsi" w:cs="Arial"/>
                <w:sz w:val="20"/>
                <w:szCs w:val="20"/>
              </w:rPr>
              <w:t>&lt;&lt;</w:t>
            </w:r>
            <w:r w:rsidR="00545447">
              <w:rPr>
                <w:rFonts w:asciiTheme="minorHAnsi" w:hAnsiTheme="minorHAnsi" w:cs="Arial"/>
                <w:sz w:val="20"/>
                <w:szCs w:val="20"/>
              </w:rPr>
              <w:t xml:space="preserve"> If there are no systems in column A13 that have a value =</w:t>
            </w:r>
            <w:r w:rsidR="00171834">
              <w:rPr>
                <w:rFonts w:asciiTheme="minorHAnsi" w:hAnsiTheme="minorHAnsi" w:cs="Arial"/>
                <w:sz w:val="20"/>
                <w:szCs w:val="20"/>
              </w:rPr>
              <w:t xml:space="preserve"> “</w:t>
            </w:r>
            <w:r w:rsidR="00E627C1">
              <w:rPr>
                <w:rFonts w:asciiTheme="minorHAnsi" w:hAnsiTheme="minorHAnsi"/>
                <w:sz w:val="20"/>
                <w:szCs w:val="20"/>
              </w:rPr>
              <w:t>Multi-family: Recirculating with temperature modulation</w:t>
            </w:r>
            <w:r w:rsidR="00171834">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1834">
              <w:rPr>
                <w:sz w:val="20"/>
                <w:szCs w:val="20"/>
              </w:rPr>
              <w:t>; else display this entire table</w:t>
            </w:r>
            <w:r w:rsidR="00171834" w:rsidRPr="00E41D1D">
              <w:rPr>
                <w:sz w:val="20"/>
                <w:szCs w:val="20"/>
              </w:rPr>
              <w:t xml:space="preserve"> </w:t>
            </w:r>
            <w:r w:rsidRPr="00C24D1F">
              <w:rPr>
                <w:sz w:val="20"/>
                <w:szCs w:val="20"/>
              </w:rPr>
              <w:t>&gt;&gt;</w:t>
            </w:r>
          </w:p>
          <w:p w14:paraId="6867B60C" w14:textId="77777777" w:rsidR="00BF2B18" w:rsidRDefault="00BF2B18" w:rsidP="00BF2B18">
            <w:pPr>
              <w:spacing w:after="0" w:line="240" w:lineRule="auto"/>
              <w:rPr>
                <w:rFonts w:asciiTheme="minorHAnsi" w:hAnsiTheme="minorHAnsi"/>
                <w:b/>
                <w:sz w:val="20"/>
                <w:szCs w:val="20"/>
              </w:rPr>
            </w:pPr>
          </w:p>
        </w:tc>
      </w:tr>
      <w:tr w:rsidR="00BF2B18" w:rsidRPr="006D2E42" w14:paraId="6867B610" w14:textId="77777777" w:rsidTr="00B721E1">
        <w:trPr>
          <w:trHeight w:hRule="exact" w:val="568"/>
          <w:tblHeader/>
        </w:trPr>
        <w:tc>
          <w:tcPr>
            <w:tcW w:w="740" w:type="dxa"/>
            <w:tcBorders>
              <w:top w:val="single" w:sz="4" w:space="0" w:color="000000"/>
            </w:tcBorders>
            <w:vAlign w:val="center"/>
          </w:tcPr>
          <w:p w14:paraId="6867B60E" w14:textId="77777777" w:rsidR="00BF2B18" w:rsidRPr="006D2E42"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tcBorders>
              <w:top w:val="single" w:sz="4" w:space="0" w:color="000000"/>
            </w:tcBorders>
            <w:vAlign w:val="center"/>
          </w:tcPr>
          <w:p w14:paraId="6867B60F" w14:textId="77777777" w:rsidR="00BF2B18" w:rsidRPr="006D2E42" w:rsidRDefault="00BF2B18" w:rsidP="00BF2B18">
            <w:pPr>
              <w:autoSpaceDE w:val="0"/>
              <w:autoSpaceDN w:val="0"/>
              <w:adjustRightInd w:val="0"/>
              <w:spacing w:after="0" w:line="240" w:lineRule="auto"/>
              <w:rPr>
                <w:rFonts w:asciiTheme="minorHAnsi" w:hAnsiTheme="minorHAnsi"/>
                <w:sz w:val="20"/>
                <w:szCs w:val="20"/>
              </w:rPr>
            </w:pPr>
            <w:r>
              <w:rPr>
                <w:rFonts w:asciiTheme="minorHAnsi" w:hAnsiTheme="minorHAnsi"/>
                <w:sz w:val="20"/>
                <w:szCs w:val="20"/>
              </w:rPr>
              <w:t xml:space="preserve">Controls have been installed that </w:t>
            </w:r>
            <w:r w:rsidRPr="00E41D1D">
              <w:rPr>
                <w:rFonts w:asciiTheme="minorHAnsi" w:hAnsiTheme="minorHAnsi"/>
                <w:sz w:val="20"/>
                <w:szCs w:val="20"/>
              </w:rPr>
              <w:t>reduce the hot water supply temperature when hot water</w:t>
            </w:r>
            <w:r>
              <w:rPr>
                <w:rFonts w:asciiTheme="minorHAnsi" w:hAnsiTheme="minorHAnsi"/>
                <w:sz w:val="20"/>
                <w:szCs w:val="20"/>
              </w:rPr>
              <w:t xml:space="preserve"> </w:t>
            </w:r>
            <w:r w:rsidRPr="00E41D1D">
              <w:rPr>
                <w:rFonts w:asciiTheme="minorHAnsi" w:hAnsiTheme="minorHAnsi"/>
                <w:sz w:val="20"/>
                <w:szCs w:val="20"/>
              </w:rPr>
              <w:t>demand is determined to be low by the control system. The control system may use a fixed control schedule or</w:t>
            </w:r>
            <w:r>
              <w:rPr>
                <w:rFonts w:asciiTheme="minorHAnsi" w:hAnsiTheme="minorHAnsi"/>
                <w:sz w:val="20"/>
                <w:szCs w:val="20"/>
              </w:rPr>
              <w:t xml:space="preserve"> </w:t>
            </w:r>
            <w:r w:rsidRPr="00E41D1D">
              <w:rPr>
                <w:rFonts w:asciiTheme="minorHAnsi" w:hAnsiTheme="minorHAnsi"/>
                <w:sz w:val="20"/>
                <w:szCs w:val="20"/>
              </w:rPr>
              <w:t>dynamic control schedules based measurements of hot water demand.</w:t>
            </w:r>
            <w:r>
              <w:rPr>
                <w:rFonts w:asciiTheme="minorHAnsi" w:hAnsiTheme="minorHAnsi"/>
                <w:sz w:val="20"/>
                <w:szCs w:val="20"/>
              </w:rPr>
              <w:t xml:space="preserve">  (</w:t>
            </w:r>
            <w:r w:rsidRPr="00B36001">
              <w:rPr>
                <w:rFonts w:asciiTheme="minorHAnsi" w:hAnsiTheme="minorHAnsi"/>
                <w:sz w:val="20"/>
                <w:szCs w:val="20"/>
              </w:rPr>
              <w:t>RA4.4.11)</w:t>
            </w:r>
            <w:r>
              <w:rPr>
                <w:rFonts w:asciiTheme="minorHAnsi" w:hAnsiTheme="minorHAnsi"/>
                <w:sz w:val="20"/>
                <w:szCs w:val="20"/>
              </w:rPr>
              <w:t>.</w:t>
            </w:r>
          </w:p>
        </w:tc>
      </w:tr>
      <w:tr w:rsidR="00BF2B18" w14:paraId="6867B613" w14:textId="77777777" w:rsidTr="00B721E1">
        <w:trPr>
          <w:trHeight w:hRule="exact" w:val="532"/>
          <w:tblHeader/>
        </w:trPr>
        <w:tc>
          <w:tcPr>
            <w:tcW w:w="740" w:type="dxa"/>
            <w:vAlign w:val="center"/>
          </w:tcPr>
          <w:p w14:paraId="6867B611"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vAlign w:val="center"/>
          </w:tcPr>
          <w:p w14:paraId="6867B612" w14:textId="74365C72" w:rsidR="00BF2B18" w:rsidRDefault="00BF2B18" w:rsidP="00857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Daily hot water supply temperature reduction (which is defined as the sum of temperature reduction by the control in each hour within a 24-hour period) shall be more than 50</w:t>
            </w:r>
            <w:r w:rsidR="00857196">
              <w:rPr>
                <w:rFonts w:asciiTheme="minorHAnsi" w:hAnsiTheme="minorHAnsi"/>
                <w:sz w:val="20"/>
                <w:szCs w:val="20"/>
              </w:rPr>
              <w:t>°</w:t>
            </w:r>
            <w:r>
              <w:rPr>
                <w:rFonts w:asciiTheme="minorHAnsi" w:hAnsiTheme="minorHAnsi"/>
                <w:sz w:val="20"/>
                <w:szCs w:val="20"/>
              </w:rPr>
              <w:t>F. (</w:t>
            </w:r>
            <w:r w:rsidRPr="00B36001">
              <w:rPr>
                <w:rFonts w:asciiTheme="minorHAnsi" w:hAnsiTheme="minorHAnsi"/>
                <w:sz w:val="20"/>
                <w:szCs w:val="20"/>
              </w:rPr>
              <w:t>RA4.4.11)</w:t>
            </w:r>
            <w:r>
              <w:rPr>
                <w:rFonts w:asciiTheme="minorHAnsi" w:hAnsiTheme="minorHAnsi"/>
                <w:sz w:val="20"/>
                <w:szCs w:val="20"/>
              </w:rPr>
              <w:t xml:space="preserve"> </w:t>
            </w:r>
          </w:p>
        </w:tc>
      </w:tr>
      <w:tr w:rsidR="00BF2B18" w:rsidRPr="0093694E" w14:paraId="6867B615" w14:textId="77777777" w:rsidTr="00B721E1">
        <w:trPr>
          <w:trHeight w:hRule="exact" w:val="262"/>
        </w:trPr>
        <w:tc>
          <w:tcPr>
            <w:tcW w:w="14593" w:type="dxa"/>
            <w:gridSpan w:val="2"/>
            <w:tcBorders>
              <w:top w:val="single" w:sz="4" w:space="0" w:color="000000"/>
              <w:left w:val="single" w:sz="4" w:space="0" w:color="000000"/>
              <w:bottom w:val="single" w:sz="4" w:space="0" w:color="000000"/>
              <w:right w:val="single" w:sz="4" w:space="0" w:color="000000"/>
            </w:tcBorders>
          </w:tcPr>
          <w:p w14:paraId="6867B614" w14:textId="77777777" w:rsidR="00BF2B18" w:rsidRPr="0093694E" w:rsidRDefault="00BF2B18" w:rsidP="00BF2B18">
            <w:pPr>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867B616" w14:textId="77777777" w:rsidR="00087A32" w:rsidRDefault="00087A32"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BF2B18" w:rsidRPr="006D2E42" w14:paraId="6867B61B" w14:textId="77777777" w:rsidTr="00545447">
        <w:trPr>
          <w:trHeight w:hRule="exact" w:val="1027"/>
          <w:tblHeader/>
        </w:trPr>
        <w:tc>
          <w:tcPr>
            <w:tcW w:w="14593" w:type="dxa"/>
            <w:gridSpan w:val="2"/>
            <w:tcBorders>
              <w:bottom w:val="single" w:sz="4" w:space="0" w:color="000000"/>
            </w:tcBorders>
            <w:vAlign w:val="center"/>
          </w:tcPr>
          <w:p w14:paraId="6867B617" w14:textId="77777777" w:rsidR="00BF2B18" w:rsidRDefault="00BF2B18" w:rsidP="00BF2B18">
            <w:pPr>
              <w:keepNext/>
              <w:spacing w:after="0" w:line="240" w:lineRule="auto"/>
              <w:rPr>
                <w:rFonts w:asciiTheme="minorHAnsi" w:hAnsiTheme="minorHAnsi" w:cs="Arial"/>
                <w:sz w:val="20"/>
                <w:szCs w:val="20"/>
              </w:rPr>
            </w:pPr>
            <w:r>
              <w:rPr>
                <w:rFonts w:asciiTheme="minorHAnsi" w:hAnsiTheme="minorHAnsi"/>
                <w:b/>
                <w:sz w:val="20"/>
                <w:szCs w:val="20"/>
              </w:rPr>
              <w:t>F</w:t>
            </w:r>
            <w:r w:rsidRPr="006D2E42">
              <w:rPr>
                <w:rFonts w:asciiTheme="minorHAnsi" w:hAnsiTheme="minorHAnsi"/>
                <w:b/>
                <w:sz w:val="20"/>
                <w:szCs w:val="20"/>
              </w:rPr>
              <w:t xml:space="preserve">. </w:t>
            </w:r>
            <w:r w:rsidRPr="00E215C5">
              <w:rPr>
                <w:rFonts w:asciiTheme="minorHAnsi" w:hAnsiTheme="minorHAnsi"/>
                <w:b/>
                <w:sz w:val="20"/>
                <w:szCs w:val="20"/>
              </w:rPr>
              <w:t>Multiple Dwelling Units – Recirculation Continuous Monitoring Systems</w:t>
            </w:r>
            <w:r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618" w14:textId="21ACC333" w:rsidR="00932091" w:rsidRPr="00284D0A" w:rsidRDefault="00932091" w:rsidP="0093209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57196">
              <w:rPr>
                <w:rFonts w:asciiTheme="minorHAnsi" w:hAnsiTheme="minorHAnsi"/>
                <w:sz w:val="20"/>
                <w:szCs w:val="20"/>
              </w:rPr>
              <w:t>.</w:t>
            </w:r>
          </w:p>
          <w:p w14:paraId="6867B619" w14:textId="6DEB56B9" w:rsidR="00BF2B18" w:rsidRDefault="00BF2B18" w:rsidP="00BF2B18">
            <w:pPr>
              <w:keepNext/>
              <w:spacing w:after="0" w:line="240" w:lineRule="auto"/>
              <w:rPr>
                <w:rFonts w:asciiTheme="minorHAnsi" w:hAnsiTheme="minorHAnsi" w:cs="Arial"/>
                <w:sz w:val="20"/>
                <w:szCs w:val="20"/>
              </w:rPr>
            </w:pPr>
            <w:r>
              <w:rPr>
                <w:rFonts w:asciiTheme="minorHAnsi" w:hAnsiTheme="minorHAnsi" w:cs="Arial"/>
                <w:sz w:val="20"/>
                <w:szCs w:val="20"/>
              </w:rPr>
              <w:t>&lt;&lt;</w:t>
            </w:r>
            <w:r w:rsidR="00545447">
              <w:rPr>
                <w:rFonts w:asciiTheme="minorHAnsi" w:hAnsiTheme="minorHAnsi" w:cs="Arial"/>
                <w:sz w:val="20"/>
                <w:szCs w:val="20"/>
              </w:rPr>
              <w:t xml:space="preserve"> If there are no systems in column A13 that have a value =</w:t>
            </w:r>
            <w:r w:rsidR="00171834">
              <w:rPr>
                <w:rFonts w:asciiTheme="minorHAnsi" w:hAnsiTheme="minorHAnsi" w:cs="Arial"/>
                <w:sz w:val="20"/>
                <w:szCs w:val="20"/>
              </w:rPr>
              <w:t xml:space="preserve"> “</w:t>
            </w:r>
            <w:r w:rsidR="00E627C1">
              <w:rPr>
                <w:rFonts w:asciiTheme="minorHAnsi" w:hAnsiTheme="minorHAnsi"/>
                <w:sz w:val="20"/>
                <w:szCs w:val="20"/>
              </w:rPr>
              <w:t>Multi-family: Recirculating with temperature modulation and monitoring</w:t>
            </w:r>
            <w:r w:rsidR="00171834">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171834">
              <w:rPr>
                <w:sz w:val="20"/>
                <w:szCs w:val="20"/>
              </w:rPr>
              <w:t>; else display this entire table</w:t>
            </w:r>
            <w:r w:rsidR="00171834" w:rsidRPr="00E41D1D">
              <w:rPr>
                <w:sz w:val="20"/>
                <w:szCs w:val="20"/>
              </w:rPr>
              <w:t xml:space="preserve"> </w:t>
            </w:r>
            <w:r w:rsidRPr="00C24D1F">
              <w:rPr>
                <w:sz w:val="20"/>
                <w:szCs w:val="20"/>
              </w:rPr>
              <w:t>&gt;&gt;</w:t>
            </w:r>
          </w:p>
          <w:p w14:paraId="6867B61A"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BF2B18" w:rsidRPr="006D2E42" w14:paraId="6867B61E" w14:textId="77777777" w:rsidTr="00B721E1">
        <w:trPr>
          <w:trHeight w:hRule="exact" w:val="280"/>
          <w:tblHeader/>
        </w:trPr>
        <w:tc>
          <w:tcPr>
            <w:tcW w:w="740" w:type="dxa"/>
            <w:tcBorders>
              <w:top w:val="single" w:sz="4" w:space="0" w:color="000000"/>
            </w:tcBorders>
            <w:vAlign w:val="center"/>
          </w:tcPr>
          <w:p w14:paraId="6867B61C"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tcBorders>
              <w:top w:val="single" w:sz="4" w:space="0" w:color="000000"/>
            </w:tcBorders>
            <w:vAlign w:val="center"/>
          </w:tcPr>
          <w:p w14:paraId="6867B61D"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water heating system must have a means of communicating with the remote monitoring facility.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BF2B18" w14:paraId="6867B621" w14:textId="77777777" w:rsidTr="00BF2B18">
        <w:trPr>
          <w:trHeight w:hRule="exact" w:val="515"/>
          <w:tblHeader/>
        </w:trPr>
        <w:tc>
          <w:tcPr>
            <w:tcW w:w="740" w:type="dxa"/>
            <w:vAlign w:val="center"/>
          </w:tcPr>
          <w:p w14:paraId="6867B61F"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vAlign w:val="center"/>
          </w:tcPr>
          <w:p w14:paraId="6867B620" w14:textId="64857E2B" w:rsidR="00BF2B18" w:rsidRDefault="00BF2B18" w:rsidP="00857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monitoring system must record no less frequently than hourly measurement of key system operation parameters</w:t>
            </w:r>
            <w:r w:rsidR="00857196">
              <w:rPr>
                <w:rFonts w:asciiTheme="minorHAnsi" w:hAnsiTheme="minorHAnsi"/>
                <w:sz w:val="20"/>
                <w:szCs w:val="20"/>
              </w:rPr>
              <w:t>;</w:t>
            </w:r>
            <w:r>
              <w:rPr>
                <w:rFonts w:asciiTheme="minorHAnsi" w:hAnsiTheme="minorHAnsi"/>
                <w:sz w:val="20"/>
                <w:szCs w:val="20"/>
              </w:rPr>
              <w:t xml:space="preserve"> including hot water supply and return temperatures, and status of gas valve relays.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BF2B18" w14:paraId="6867B624" w14:textId="77777777" w:rsidTr="00B721E1">
        <w:trPr>
          <w:trHeight w:hRule="exact" w:val="289"/>
          <w:tblHeader/>
        </w:trPr>
        <w:tc>
          <w:tcPr>
            <w:tcW w:w="740" w:type="dxa"/>
            <w:vAlign w:val="center"/>
          </w:tcPr>
          <w:p w14:paraId="6867B622"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53" w:type="dxa"/>
            <w:vAlign w:val="center"/>
          </w:tcPr>
          <w:p w14:paraId="6867B623" w14:textId="3AC48FF9"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A current contract must be available that demonstrate</w:t>
            </w:r>
            <w:r w:rsidR="00857196">
              <w:rPr>
                <w:rFonts w:asciiTheme="minorHAnsi" w:hAnsiTheme="minorHAnsi"/>
                <w:sz w:val="20"/>
                <w:szCs w:val="20"/>
              </w:rPr>
              <w:t>s</w:t>
            </w:r>
            <w:r>
              <w:rPr>
                <w:rFonts w:asciiTheme="minorHAnsi" w:hAnsiTheme="minorHAnsi"/>
                <w:sz w:val="20"/>
                <w:szCs w:val="20"/>
              </w:rPr>
              <w:t xml:space="preserve"> the system will be monitored. (</w:t>
            </w:r>
            <w:r w:rsidRPr="00B36001">
              <w:rPr>
                <w:rFonts w:asciiTheme="minorHAnsi" w:hAnsiTheme="minorHAnsi"/>
                <w:sz w:val="20"/>
                <w:szCs w:val="20"/>
              </w:rPr>
              <w:t>RA4.4.1</w:t>
            </w:r>
            <w:r>
              <w:rPr>
                <w:rFonts w:asciiTheme="minorHAnsi" w:hAnsiTheme="minorHAnsi"/>
                <w:sz w:val="20"/>
                <w:szCs w:val="20"/>
              </w:rPr>
              <w:t>2</w:t>
            </w:r>
            <w:r w:rsidRPr="00B36001">
              <w:rPr>
                <w:rFonts w:asciiTheme="minorHAnsi" w:hAnsiTheme="minorHAnsi"/>
                <w:sz w:val="20"/>
                <w:szCs w:val="20"/>
              </w:rPr>
              <w:t>)</w:t>
            </w:r>
          </w:p>
        </w:tc>
      </w:tr>
      <w:tr w:rsidR="00BF2B18" w:rsidRPr="0093694E" w14:paraId="6867B626" w14:textId="77777777" w:rsidTr="00BF2B18">
        <w:trPr>
          <w:trHeight w:hRule="exact" w:val="325"/>
        </w:trPr>
        <w:tc>
          <w:tcPr>
            <w:tcW w:w="14593" w:type="dxa"/>
            <w:gridSpan w:val="2"/>
            <w:tcBorders>
              <w:top w:val="single" w:sz="4" w:space="0" w:color="000000"/>
              <w:left w:val="single" w:sz="4" w:space="0" w:color="000000"/>
              <w:bottom w:val="single" w:sz="4" w:space="0" w:color="000000"/>
              <w:right w:val="single" w:sz="4" w:space="0" w:color="000000"/>
            </w:tcBorders>
          </w:tcPr>
          <w:p w14:paraId="6867B625" w14:textId="77777777" w:rsidR="00BF2B18" w:rsidRDefault="00BF2B18" w:rsidP="00BF2B18">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867B627" w14:textId="77777777" w:rsidR="00BF2B18" w:rsidRDefault="00BF2B18"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0"/>
        <w:gridCol w:w="13853"/>
      </w:tblGrid>
      <w:tr w:rsidR="00BF2B18" w:rsidRPr="006D2E42" w14:paraId="6867B62B" w14:textId="77777777" w:rsidTr="00545447">
        <w:trPr>
          <w:trHeight w:hRule="exact" w:val="1072"/>
        </w:trPr>
        <w:tc>
          <w:tcPr>
            <w:tcW w:w="14593" w:type="dxa"/>
            <w:gridSpan w:val="2"/>
            <w:tcBorders>
              <w:bottom w:val="single" w:sz="4" w:space="0" w:color="000000"/>
            </w:tcBorders>
            <w:vAlign w:val="center"/>
          </w:tcPr>
          <w:p w14:paraId="6867B628" w14:textId="77777777" w:rsidR="00BF2B18" w:rsidRDefault="00BF2B18" w:rsidP="00BF2B18">
            <w:pPr>
              <w:keepNext/>
              <w:spacing w:after="0" w:line="240" w:lineRule="auto"/>
              <w:rPr>
                <w:rFonts w:asciiTheme="minorHAnsi" w:hAnsiTheme="minorHAnsi" w:cs="Arial"/>
                <w:sz w:val="20"/>
                <w:szCs w:val="20"/>
              </w:rPr>
            </w:pPr>
            <w:r>
              <w:rPr>
                <w:rFonts w:asciiTheme="minorHAnsi" w:hAnsiTheme="minorHAnsi"/>
                <w:b/>
                <w:sz w:val="20"/>
                <w:szCs w:val="20"/>
              </w:rPr>
              <w:t>G</w:t>
            </w:r>
            <w:r w:rsidRPr="006D2E42">
              <w:rPr>
                <w:rFonts w:asciiTheme="minorHAnsi" w:hAnsiTheme="minorHAnsi"/>
                <w:b/>
                <w:sz w:val="20"/>
                <w:szCs w:val="20"/>
              </w:rPr>
              <w:t xml:space="preserve">. </w:t>
            </w:r>
            <w:r w:rsidRPr="00E215C5">
              <w:rPr>
                <w:rFonts w:asciiTheme="minorHAnsi" w:hAnsiTheme="minorHAnsi"/>
                <w:b/>
                <w:sz w:val="20"/>
                <w:szCs w:val="20"/>
              </w:rPr>
              <w:t>Multiple Dwelling Units – Demand Recirculation</w:t>
            </w:r>
            <w:r w:rsidRPr="006D2E42">
              <w:rPr>
                <w:rFonts w:asciiTheme="minorHAnsi" w:hAnsiTheme="minorHAnsi" w:cs="Arial"/>
                <w:sz w:val="20"/>
                <w:szCs w:val="20"/>
              </w:rPr>
              <w:t xml:space="preserve"> </w:t>
            </w:r>
            <w:r w:rsidR="00932091" w:rsidRPr="00494508">
              <w:rPr>
                <w:rFonts w:asciiTheme="minorHAnsi" w:hAnsiTheme="minorHAnsi"/>
                <w:b/>
                <w:sz w:val="20"/>
                <w:szCs w:val="20"/>
              </w:rPr>
              <w:t>Requirements</w:t>
            </w:r>
          </w:p>
          <w:p w14:paraId="6867B629" w14:textId="21D40CF7" w:rsidR="00453E30" w:rsidRDefault="00932091" w:rsidP="00453E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57196">
              <w:rPr>
                <w:rFonts w:asciiTheme="minorHAnsi" w:hAnsiTheme="minorHAnsi"/>
                <w:sz w:val="20"/>
                <w:szCs w:val="20"/>
              </w:rPr>
              <w:t>.</w:t>
            </w:r>
          </w:p>
          <w:p w14:paraId="6867B62A" w14:textId="35D84FF0" w:rsidR="00E16053" w:rsidRDefault="00BF2B18" w:rsidP="00E627C1">
            <w:pPr>
              <w:keepNext/>
              <w:suppressAutoHyphens/>
              <w:spacing w:after="0" w:line="240" w:lineRule="auto"/>
              <w:rPr>
                <w:rFonts w:asciiTheme="minorHAnsi" w:hAnsiTheme="minorHAnsi"/>
                <w:b/>
                <w:sz w:val="20"/>
                <w:szCs w:val="20"/>
              </w:rPr>
            </w:pPr>
            <w:r w:rsidRPr="00E41D1D">
              <w:rPr>
                <w:rFonts w:asciiTheme="minorHAnsi" w:hAnsiTheme="minorHAnsi" w:cs="Arial"/>
                <w:sz w:val="20"/>
                <w:szCs w:val="20"/>
              </w:rPr>
              <w:t>&lt;&lt;</w:t>
            </w:r>
            <w:r w:rsidR="00545447">
              <w:rPr>
                <w:rFonts w:asciiTheme="minorHAnsi" w:hAnsiTheme="minorHAnsi" w:cs="Arial"/>
                <w:sz w:val="20"/>
                <w:szCs w:val="20"/>
              </w:rPr>
              <w:t xml:space="preserve"> If there are no systems in column A13 that have a value =</w:t>
            </w:r>
            <w:r w:rsidR="00171834">
              <w:rPr>
                <w:rFonts w:asciiTheme="minorHAnsi" w:hAnsiTheme="minorHAnsi" w:cs="Arial"/>
                <w:sz w:val="20"/>
                <w:szCs w:val="20"/>
              </w:rPr>
              <w:t xml:space="preserve"> “</w:t>
            </w:r>
            <w:r w:rsidR="00E627C1">
              <w:rPr>
                <w:rFonts w:asciiTheme="minorHAnsi" w:hAnsiTheme="minorHAnsi"/>
                <w:sz w:val="20"/>
                <w:szCs w:val="20"/>
              </w:rPr>
              <w:t>Multi-family: Recirculating demand control</w:t>
            </w:r>
            <w:r w:rsidR="00171834">
              <w:rPr>
                <w:rFonts w:asciiTheme="minorHAnsi" w:hAnsiTheme="minorHAnsi" w:cs="Arial"/>
                <w:sz w:val="20"/>
                <w:szCs w:val="20"/>
              </w:rPr>
              <w:t>”</w:t>
            </w:r>
            <w:r w:rsidRPr="00E41D1D">
              <w:rPr>
                <w:rFonts w:asciiTheme="minorHAnsi" w:hAnsiTheme="minorHAnsi" w:cs="Arial"/>
                <w:sz w:val="20"/>
                <w:szCs w:val="20"/>
              </w:rPr>
              <w:t xml:space="preserve">, </w:t>
            </w:r>
            <w:r w:rsidRPr="00E41D1D">
              <w:rPr>
                <w:sz w:val="20"/>
                <w:szCs w:val="20"/>
              </w:rPr>
              <w:t>then display the "section does not apply" message</w:t>
            </w:r>
            <w:r w:rsidR="00171834">
              <w:rPr>
                <w:sz w:val="20"/>
                <w:szCs w:val="20"/>
              </w:rPr>
              <w:t>; else display this entire table</w:t>
            </w:r>
            <w:r w:rsidR="00171834" w:rsidRPr="00E41D1D">
              <w:rPr>
                <w:sz w:val="20"/>
                <w:szCs w:val="20"/>
              </w:rPr>
              <w:t xml:space="preserve"> </w:t>
            </w:r>
            <w:r w:rsidRPr="00E41D1D">
              <w:rPr>
                <w:sz w:val="20"/>
                <w:szCs w:val="20"/>
              </w:rPr>
              <w:t>&gt;&gt;</w:t>
            </w:r>
          </w:p>
        </w:tc>
      </w:tr>
      <w:tr w:rsidR="00BF2B18" w:rsidRPr="006D2E42" w14:paraId="6867B62E" w14:textId="77777777" w:rsidTr="00B721E1">
        <w:trPr>
          <w:trHeight w:hRule="exact" w:val="577"/>
        </w:trPr>
        <w:tc>
          <w:tcPr>
            <w:tcW w:w="740" w:type="dxa"/>
            <w:tcBorders>
              <w:top w:val="single" w:sz="4" w:space="0" w:color="000000"/>
            </w:tcBorders>
            <w:vAlign w:val="center"/>
          </w:tcPr>
          <w:p w14:paraId="6867B62C"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53" w:type="dxa"/>
            <w:tcBorders>
              <w:top w:val="single" w:sz="4" w:space="0" w:color="000000"/>
            </w:tcBorders>
            <w:vAlign w:val="center"/>
          </w:tcPr>
          <w:p w14:paraId="6867B62D"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F2B18" w:rsidRPr="000C1AEF" w14:paraId="6867B633" w14:textId="77777777" w:rsidTr="00B721E1">
        <w:trPr>
          <w:trHeight w:hRule="exact" w:val="1072"/>
        </w:trPr>
        <w:tc>
          <w:tcPr>
            <w:tcW w:w="740" w:type="dxa"/>
            <w:vAlign w:val="center"/>
          </w:tcPr>
          <w:p w14:paraId="6867B62F"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53" w:type="dxa"/>
            <w:vAlign w:val="center"/>
          </w:tcPr>
          <w:p w14:paraId="6867B630"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867B631" w14:textId="67273F0E" w:rsidR="00BF2B18" w:rsidRDefault="00BF2B18" w:rsidP="00BF2B18">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857196">
              <w:rPr>
                <w:sz w:val="20"/>
                <w:szCs w:val="20"/>
              </w:rPr>
              <w:t>°</w:t>
            </w:r>
            <w:r>
              <w:rPr>
                <w:rFonts w:asciiTheme="minorHAnsi" w:hAnsiTheme="minorHAnsi"/>
                <w:sz w:val="20"/>
                <w:szCs w:val="20"/>
              </w:rPr>
              <w:t>F</w:t>
            </w:r>
            <w:r w:rsidRPr="00B36001">
              <w:rPr>
                <w:sz w:val="20"/>
                <w:szCs w:val="20"/>
              </w:rPr>
              <w:t xml:space="preserve"> ( 5.6</w:t>
            </w:r>
            <w:r w:rsidR="00857196">
              <w:rPr>
                <w:sz w:val="20"/>
                <w:szCs w:val="20"/>
              </w:rPr>
              <w:t>°</w:t>
            </w:r>
            <w:r>
              <w:rPr>
                <w:rFonts w:asciiTheme="minorHAnsi" w:hAnsiTheme="minorHAnsi"/>
                <w:sz w:val="20"/>
                <w:szCs w:val="20"/>
              </w:rPr>
              <w:t>C</w:t>
            </w:r>
            <w:r w:rsidRPr="00B36001">
              <w:rPr>
                <w:sz w:val="20"/>
                <w:szCs w:val="20"/>
              </w:rPr>
              <w:t>) above the initial temperature of the water in the pipe</w:t>
            </w:r>
            <w:r w:rsidR="00857196">
              <w:rPr>
                <w:sz w:val="20"/>
                <w:szCs w:val="20"/>
              </w:rPr>
              <w:t>.</w:t>
            </w:r>
          </w:p>
          <w:p w14:paraId="6867B632" w14:textId="3BFFBFD7" w:rsidR="00BF2B18" w:rsidRDefault="00BF2B18" w:rsidP="00857196">
            <w:pPr>
              <w:pStyle w:val="ListParagraph"/>
              <w:keepNext/>
              <w:numPr>
                <w:ilvl w:val="0"/>
                <w:numId w:val="1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102</w:t>
            </w:r>
            <w:r w:rsidR="00857196">
              <w:rPr>
                <w:sz w:val="20"/>
                <w:szCs w:val="20"/>
              </w:rPr>
              <w:t>°</w:t>
            </w:r>
            <w:r>
              <w:rPr>
                <w:rFonts w:asciiTheme="minorHAnsi" w:hAnsiTheme="minorHAnsi"/>
                <w:sz w:val="20"/>
                <w:szCs w:val="20"/>
              </w:rPr>
              <w:t>F</w:t>
            </w:r>
            <w:r w:rsidRPr="00B36001">
              <w:rPr>
                <w:sz w:val="20"/>
                <w:szCs w:val="20"/>
              </w:rPr>
              <w:t xml:space="preserve"> (38.9</w:t>
            </w:r>
            <w:r w:rsidR="00857196">
              <w:rPr>
                <w:sz w:val="20"/>
                <w:szCs w:val="20"/>
              </w:rPr>
              <w:t>°</w:t>
            </w:r>
            <w:r>
              <w:rPr>
                <w:rFonts w:asciiTheme="minorHAnsi" w:hAnsiTheme="minorHAnsi"/>
                <w:sz w:val="20"/>
                <w:szCs w:val="20"/>
              </w:rPr>
              <w:t>C</w:t>
            </w:r>
            <w:r w:rsidRPr="00B36001">
              <w:rPr>
                <w:sz w:val="20"/>
                <w:szCs w:val="20"/>
              </w:rPr>
              <w:t>).</w:t>
            </w:r>
          </w:p>
        </w:tc>
      </w:tr>
      <w:tr w:rsidR="00BF2B18" w:rsidRPr="000C1AEF" w14:paraId="6867B636" w14:textId="77777777" w:rsidTr="00B721E1">
        <w:trPr>
          <w:trHeight w:hRule="exact" w:val="532"/>
        </w:trPr>
        <w:tc>
          <w:tcPr>
            <w:tcW w:w="740" w:type="dxa"/>
            <w:vAlign w:val="center"/>
          </w:tcPr>
          <w:p w14:paraId="6867B634"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53" w:type="dxa"/>
            <w:vAlign w:val="center"/>
          </w:tcPr>
          <w:p w14:paraId="6867B635"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F2B18" w:rsidRPr="000C1AEF" w14:paraId="6867B63C" w14:textId="77777777" w:rsidTr="00B721E1">
        <w:trPr>
          <w:trHeight w:hRule="exact" w:val="1810"/>
        </w:trPr>
        <w:tc>
          <w:tcPr>
            <w:tcW w:w="740" w:type="dxa"/>
            <w:vAlign w:val="center"/>
          </w:tcPr>
          <w:p w14:paraId="6867B637"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53" w:type="dxa"/>
            <w:vAlign w:val="center"/>
          </w:tcPr>
          <w:p w14:paraId="6867B638"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6867B639" w14:textId="77777777" w:rsidR="00BF2B18" w:rsidRDefault="00BF2B18" w:rsidP="00BF2B18">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6867B63A" w14:textId="77777777" w:rsidR="00BF2B18" w:rsidRDefault="00BF2B18" w:rsidP="00BF2B18">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6867B63B" w14:textId="77777777" w:rsidR="00BF2B18" w:rsidRDefault="00BF2B18" w:rsidP="00BF2B18">
            <w:pPr>
              <w:pStyle w:val="ListParagraph"/>
              <w:keepNext/>
              <w:numPr>
                <w:ilvl w:val="0"/>
                <w:numId w:val="1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thermosensor shall be installed in an accessible location at the end of supply portion of the hot water distribution line (typically under a sink).</w:t>
            </w:r>
          </w:p>
        </w:tc>
      </w:tr>
      <w:tr w:rsidR="00BF2B18" w:rsidRPr="000C1AEF" w14:paraId="6867B63F" w14:textId="77777777" w:rsidTr="00B721E1">
        <w:trPr>
          <w:trHeight w:hRule="exact" w:val="361"/>
        </w:trPr>
        <w:tc>
          <w:tcPr>
            <w:tcW w:w="740" w:type="dxa"/>
            <w:vAlign w:val="center"/>
          </w:tcPr>
          <w:p w14:paraId="6867B63D"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53" w:type="dxa"/>
            <w:vAlign w:val="center"/>
          </w:tcPr>
          <w:p w14:paraId="6867B63E"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F2B18" w:rsidRPr="000C1AEF" w14:paraId="6867B642" w14:textId="77777777" w:rsidTr="00B721E1">
        <w:trPr>
          <w:trHeight w:hRule="exact" w:val="532"/>
        </w:trPr>
        <w:tc>
          <w:tcPr>
            <w:tcW w:w="740" w:type="dxa"/>
            <w:vAlign w:val="center"/>
          </w:tcPr>
          <w:p w14:paraId="6867B640" w14:textId="77777777" w:rsidR="00BF2B18" w:rsidRDefault="00BF2B18" w:rsidP="00BF2B1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53" w:type="dxa"/>
            <w:vAlign w:val="center"/>
          </w:tcPr>
          <w:p w14:paraId="6867B641" w14:textId="5D6F6C1A" w:rsidR="00BF2B18" w:rsidRDefault="00BF2B18" w:rsidP="008C023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 xml:space="preserve">Manual or sensor controls shall be installed and, if powered, </w:t>
            </w:r>
            <w:r>
              <w:rPr>
                <w:sz w:val="20"/>
                <w:szCs w:val="20"/>
              </w:rPr>
              <w:t>each control has</w:t>
            </w:r>
            <w:r w:rsidRPr="00B36001">
              <w:rPr>
                <w:sz w:val="20"/>
                <w:szCs w:val="20"/>
              </w:rPr>
              <w:t xml:space="preser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sidR="008C023D">
              <w:rPr>
                <w:sz w:val="20"/>
                <w:szCs w:val="20"/>
              </w:rPr>
              <w:t>;</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BF2B18" w:rsidRPr="0093694E" w14:paraId="6867B644" w14:textId="77777777" w:rsidTr="00B721E1">
        <w:trPr>
          <w:trHeight w:hRule="exact" w:val="271"/>
        </w:trPr>
        <w:tc>
          <w:tcPr>
            <w:tcW w:w="14593" w:type="dxa"/>
            <w:gridSpan w:val="2"/>
            <w:tcBorders>
              <w:top w:val="single" w:sz="4" w:space="0" w:color="000000"/>
              <w:left w:val="single" w:sz="4" w:space="0" w:color="000000"/>
              <w:bottom w:val="single" w:sz="4" w:space="0" w:color="000000"/>
              <w:right w:val="single" w:sz="4" w:space="0" w:color="000000"/>
            </w:tcBorders>
          </w:tcPr>
          <w:p w14:paraId="6867B643" w14:textId="77777777" w:rsidR="00BF2B18" w:rsidRDefault="00BF2B18" w:rsidP="00BF2B18">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867B645" w14:textId="77777777" w:rsidR="00227A33" w:rsidRDefault="00227A33" w:rsidP="00B721E1">
      <w:pPr>
        <w:spacing w:after="0"/>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13735"/>
      </w:tblGrid>
      <w:tr w:rsidR="00BF2B18" w:rsidRPr="006D2E42" w14:paraId="6867B649" w14:textId="77777777" w:rsidTr="00545447">
        <w:trPr>
          <w:trHeight w:hRule="exact" w:val="1054"/>
        </w:trPr>
        <w:tc>
          <w:tcPr>
            <w:tcW w:w="14593" w:type="dxa"/>
            <w:gridSpan w:val="2"/>
            <w:tcBorders>
              <w:bottom w:val="single" w:sz="4" w:space="0" w:color="000000"/>
            </w:tcBorders>
            <w:vAlign w:val="center"/>
          </w:tcPr>
          <w:p w14:paraId="6867B646" w14:textId="77777777" w:rsidR="00BF2B18" w:rsidRDefault="00BF2B18" w:rsidP="00227A33">
            <w:pPr>
              <w:keepNext/>
              <w:spacing w:after="0" w:line="240" w:lineRule="auto"/>
              <w:rPr>
                <w:rFonts w:asciiTheme="minorHAnsi" w:hAnsiTheme="minorHAnsi"/>
                <w:b/>
                <w:sz w:val="20"/>
                <w:szCs w:val="20"/>
              </w:rPr>
            </w:pPr>
            <w:r>
              <w:rPr>
                <w:rFonts w:asciiTheme="minorHAnsi" w:hAnsiTheme="minorHAnsi"/>
                <w:b/>
                <w:sz w:val="20"/>
                <w:szCs w:val="20"/>
              </w:rPr>
              <w:t>H</w:t>
            </w:r>
            <w:r w:rsidRPr="006D2E42">
              <w:rPr>
                <w:rFonts w:asciiTheme="minorHAnsi" w:hAnsiTheme="minorHAnsi"/>
                <w:b/>
                <w:sz w:val="20"/>
                <w:szCs w:val="20"/>
              </w:rPr>
              <w:t xml:space="preserve">. </w:t>
            </w:r>
            <w:r w:rsidRPr="00E215C5">
              <w:rPr>
                <w:rFonts w:asciiTheme="minorHAnsi" w:hAnsiTheme="minorHAnsi"/>
                <w:b/>
                <w:sz w:val="20"/>
                <w:szCs w:val="20"/>
              </w:rPr>
              <w:t xml:space="preserve">Multiple Dwelling Units – </w:t>
            </w:r>
            <w:r>
              <w:rPr>
                <w:rFonts w:asciiTheme="minorHAnsi" w:hAnsiTheme="minorHAnsi"/>
                <w:b/>
                <w:sz w:val="20"/>
                <w:szCs w:val="20"/>
              </w:rPr>
              <w:t>Non-demand</w:t>
            </w:r>
            <w:r w:rsidRPr="00E215C5">
              <w:rPr>
                <w:rFonts w:asciiTheme="minorHAnsi" w:hAnsiTheme="minorHAnsi"/>
                <w:b/>
                <w:sz w:val="20"/>
                <w:szCs w:val="20"/>
              </w:rPr>
              <w:t xml:space="preserve"> </w:t>
            </w:r>
            <w:r>
              <w:rPr>
                <w:rFonts w:asciiTheme="minorHAnsi" w:hAnsiTheme="minorHAnsi"/>
                <w:b/>
                <w:sz w:val="20"/>
                <w:szCs w:val="20"/>
              </w:rPr>
              <w:t xml:space="preserve">control </w:t>
            </w:r>
            <w:r w:rsidRPr="00E215C5">
              <w:rPr>
                <w:rFonts w:asciiTheme="minorHAnsi" w:hAnsiTheme="minorHAnsi"/>
                <w:b/>
                <w:sz w:val="20"/>
                <w:szCs w:val="20"/>
              </w:rPr>
              <w:t>Recirculation</w:t>
            </w:r>
            <w:r>
              <w:rPr>
                <w:rFonts w:asciiTheme="minorHAnsi" w:hAnsiTheme="minorHAnsi"/>
                <w:b/>
                <w:sz w:val="20"/>
                <w:szCs w:val="20"/>
              </w:rPr>
              <w:t xml:space="preserve"> Systems</w:t>
            </w:r>
            <w:r w:rsidR="00932091">
              <w:rPr>
                <w:rFonts w:asciiTheme="minorHAnsi" w:hAnsiTheme="minorHAnsi"/>
                <w:b/>
                <w:sz w:val="20"/>
                <w:szCs w:val="20"/>
              </w:rPr>
              <w:t xml:space="preserve"> </w:t>
            </w:r>
            <w:r w:rsidR="00932091" w:rsidRPr="00494508">
              <w:rPr>
                <w:rFonts w:asciiTheme="minorHAnsi" w:hAnsiTheme="minorHAnsi"/>
                <w:b/>
                <w:sz w:val="20"/>
                <w:szCs w:val="20"/>
              </w:rPr>
              <w:t>Requirements</w:t>
            </w:r>
          </w:p>
          <w:p w14:paraId="6867B647" w14:textId="5F021A79" w:rsidR="00453E30" w:rsidRDefault="00932091" w:rsidP="00453E3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57196">
              <w:rPr>
                <w:rFonts w:asciiTheme="minorHAnsi" w:hAnsiTheme="minorHAnsi"/>
                <w:sz w:val="20"/>
                <w:szCs w:val="20"/>
              </w:rPr>
              <w:t>.</w:t>
            </w:r>
          </w:p>
          <w:p w14:paraId="6867B648" w14:textId="147CFD56" w:rsidR="00B27B68" w:rsidRDefault="00171834" w:rsidP="00E627C1">
            <w:pPr>
              <w:keepNext/>
              <w:spacing w:after="0" w:line="240" w:lineRule="auto"/>
              <w:rPr>
                <w:rFonts w:asciiTheme="minorHAnsi" w:hAnsiTheme="minorHAnsi"/>
                <w:b/>
                <w:sz w:val="20"/>
                <w:szCs w:val="20"/>
              </w:rPr>
            </w:pPr>
            <w:r>
              <w:rPr>
                <w:rFonts w:asciiTheme="minorHAnsi" w:hAnsiTheme="minorHAnsi" w:cs="Arial"/>
                <w:sz w:val="20"/>
                <w:szCs w:val="20"/>
              </w:rPr>
              <w:t>&lt;&lt;</w:t>
            </w:r>
            <w:r w:rsidR="00545447">
              <w:rPr>
                <w:rFonts w:asciiTheme="minorHAnsi" w:hAnsiTheme="minorHAnsi" w:cs="Arial"/>
                <w:sz w:val="20"/>
                <w:szCs w:val="20"/>
              </w:rPr>
              <w:t xml:space="preserve"> If there are no systems in column A13 that have a value =</w:t>
            </w:r>
            <w:r>
              <w:rPr>
                <w:rFonts w:asciiTheme="minorHAnsi" w:hAnsiTheme="minorHAnsi" w:cs="Arial"/>
                <w:sz w:val="20"/>
                <w:szCs w:val="20"/>
              </w:rPr>
              <w:t xml:space="preserve"> “</w:t>
            </w:r>
            <w:r w:rsidR="00E627C1">
              <w:rPr>
                <w:rFonts w:asciiTheme="minorHAnsi" w:hAnsiTheme="minorHAnsi"/>
                <w:sz w:val="20"/>
                <w:szCs w:val="20"/>
              </w:rPr>
              <w:t>Multi-family: Recirculating with no control (continuous pumping)</w:t>
            </w:r>
            <w:r>
              <w:rPr>
                <w:rFonts w:asciiTheme="minorHAnsi" w:hAnsiTheme="minorHAnsi" w:cs="Arial"/>
                <w:sz w:val="20"/>
                <w:szCs w:val="20"/>
              </w:rPr>
              <w:t>”</w:t>
            </w:r>
            <w:r w:rsidR="00BF2B18" w:rsidRPr="00C24D1F">
              <w:rPr>
                <w:rFonts w:asciiTheme="minorHAnsi" w:hAnsiTheme="minorHAnsi" w:cs="Arial"/>
                <w:sz w:val="20"/>
                <w:szCs w:val="20"/>
              </w:rPr>
              <w:t xml:space="preserve">, </w:t>
            </w:r>
            <w:r w:rsidR="00BF2B18" w:rsidRPr="00C24D1F">
              <w:rPr>
                <w:sz w:val="20"/>
                <w:szCs w:val="20"/>
              </w:rPr>
              <w:t>then display the "section does not apply" message</w:t>
            </w:r>
            <w:r>
              <w:rPr>
                <w:sz w:val="20"/>
                <w:szCs w:val="20"/>
              </w:rPr>
              <w:t>; else display this entire table</w:t>
            </w:r>
            <w:r w:rsidRPr="00E41D1D">
              <w:rPr>
                <w:sz w:val="20"/>
                <w:szCs w:val="20"/>
              </w:rPr>
              <w:t xml:space="preserve"> </w:t>
            </w:r>
            <w:r w:rsidR="00BF2B18" w:rsidRPr="00C24D1F">
              <w:rPr>
                <w:sz w:val="20"/>
                <w:szCs w:val="20"/>
              </w:rPr>
              <w:t>&gt;&gt;</w:t>
            </w:r>
          </w:p>
        </w:tc>
      </w:tr>
      <w:tr w:rsidR="00BF2B18" w14:paraId="6867B64C" w14:textId="77777777" w:rsidTr="00BF2B18">
        <w:trPr>
          <w:trHeight w:hRule="exact" w:val="667"/>
          <w:tblHeader/>
        </w:trPr>
        <w:tc>
          <w:tcPr>
            <w:tcW w:w="858" w:type="dxa"/>
            <w:vAlign w:val="center"/>
          </w:tcPr>
          <w:p w14:paraId="6867B64A" w14:textId="77777777" w:rsidR="00BF2B18" w:rsidRDefault="00BF2B18" w:rsidP="00227A33">
            <w:pPr>
              <w:keepNext/>
              <w:spacing w:after="0" w:line="240" w:lineRule="auto"/>
              <w:rPr>
                <w:rFonts w:asciiTheme="minorHAnsi" w:hAnsiTheme="minorHAnsi"/>
                <w:sz w:val="20"/>
                <w:szCs w:val="20"/>
              </w:rPr>
            </w:pPr>
            <w:r>
              <w:rPr>
                <w:rFonts w:asciiTheme="minorHAnsi" w:hAnsiTheme="minorHAnsi"/>
                <w:sz w:val="20"/>
                <w:szCs w:val="20"/>
              </w:rPr>
              <w:t>01</w:t>
            </w:r>
          </w:p>
        </w:tc>
        <w:tc>
          <w:tcPr>
            <w:tcW w:w="13735" w:type="dxa"/>
            <w:vAlign w:val="center"/>
          </w:tcPr>
          <w:p w14:paraId="6867B64B" w14:textId="77777777" w:rsidR="00BF2B18" w:rsidRPr="00524AB7" w:rsidDel="00524AB7" w:rsidRDefault="00BF2B18" w:rsidP="00227A33">
            <w:pPr>
              <w:keepNext/>
              <w:autoSpaceDE w:val="0"/>
              <w:autoSpaceDN w:val="0"/>
              <w:adjustRightInd w:val="0"/>
              <w:spacing w:after="0" w:line="240" w:lineRule="auto"/>
              <w:rPr>
                <w:rFonts w:asciiTheme="minorHAnsi" w:hAnsiTheme="minorHAnsi"/>
                <w:sz w:val="20"/>
                <w:szCs w:val="20"/>
              </w:rPr>
            </w:pPr>
            <w:r w:rsidRPr="00FF432D">
              <w:rPr>
                <w:rFonts w:asciiTheme="minorHAnsi" w:hAnsi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BF2B18" w:rsidRPr="0093694E" w14:paraId="6867B64E" w14:textId="77777777" w:rsidTr="00B721E1">
        <w:trPr>
          <w:trHeight w:hRule="exact" w:val="307"/>
        </w:trPr>
        <w:tc>
          <w:tcPr>
            <w:tcW w:w="14593" w:type="dxa"/>
            <w:gridSpan w:val="2"/>
            <w:tcBorders>
              <w:top w:val="single" w:sz="4" w:space="0" w:color="000000"/>
              <w:left w:val="single" w:sz="4" w:space="0" w:color="000000"/>
              <w:bottom w:val="single" w:sz="4" w:space="0" w:color="000000"/>
              <w:right w:val="single" w:sz="4" w:space="0" w:color="000000"/>
            </w:tcBorders>
          </w:tcPr>
          <w:p w14:paraId="6867B64D" w14:textId="77777777" w:rsidR="00BF2B18" w:rsidRPr="0093694E" w:rsidRDefault="00BF2B18" w:rsidP="00227A33">
            <w:pPr>
              <w:keepNext/>
              <w:spacing w:after="0" w:line="240" w:lineRule="auto"/>
              <w:rPr>
                <w:rFonts w:asciiTheme="minorHAnsi" w:hAnsiTheme="minorHAnsi" w:cs="Arial"/>
                <w:b/>
                <w:sz w:val="18"/>
                <w:szCs w:val="18"/>
              </w:rPr>
            </w:pPr>
            <w:r w:rsidRPr="0093694E">
              <w:rPr>
                <w:rFonts w:asciiTheme="minorHAnsi" w:hAnsiTheme="minorHAnsi" w:cs="Arial"/>
                <w:b/>
                <w:sz w:val="18"/>
                <w:szCs w:val="18"/>
              </w:rPr>
              <w:t xml:space="preserve">The responsible person’s signature on this compliance document affirms that all applicable requirements in this table have been met.  </w:t>
            </w:r>
          </w:p>
        </w:tc>
      </w:tr>
    </w:tbl>
    <w:p w14:paraId="6867B64F" w14:textId="77777777" w:rsidR="00087A32" w:rsidRDefault="00087A32" w:rsidP="00A374A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4B893E00" w14:textId="77777777" w:rsidR="00B721E1" w:rsidRDefault="00B721E1">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6"/>
        <w:gridCol w:w="13540"/>
      </w:tblGrid>
      <w:tr w:rsidR="003217C3" w:rsidRPr="002332EE" w14:paraId="6867B652" w14:textId="77777777" w:rsidTr="00B721E1">
        <w:trPr>
          <w:trHeight w:hRule="exact" w:val="559"/>
        </w:trPr>
        <w:tc>
          <w:tcPr>
            <w:tcW w:w="14616" w:type="dxa"/>
            <w:gridSpan w:val="2"/>
          </w:tcPr>
          <w:p w14:paraId="6867B650" w14:textId="0AEB9E1C" w:rsidR="00453E30" w:rsidRDefault="00FE0325" w:rsidP="00453E30">
            <w:pPr>
              <w:spacing w:after="0"/>
              <w:rPr>
                <w:rFonts w:asciiTheme="minorHAnsi" w:hAnsiTheme="minorHAnsi"/>
                <w:b/>
                <w:sz w:val="20"/>
                <w:szCs w:val="20"/>
              </w:rPr>
            </w:pPr>
            <w:r>
              <w:rPr>
                <w:rFonts w:asciiTheme="minorHAnsi" w:hAnsiTheme="minorHAnsi"/>
                <w:b/>
                <w:sz w:val="20"/>
                <w:szCs w:val="20"/>
              </w:rPr>
              <w:t>I</w:t>
            </w:r>
            <w:r w:rsidR="003217C3">
              <w:rPr>
                <w:rFonts w:asciiTheme="minorHAnsi" w:hAnsiTheme="minorHAnsi"/>
                <w:b/>
                <w:sz w:val="20"/>
                <w:szCs w:val="20"/>
              </w:rPr>
              <w:t xml:space="preserve">. </w:t>
            </w:r>
            <w:r w:rsidR="00B721E1">
              <w:rPr>
                <w:b/>
                <w:sz w:val="20"/>
                <w:szCs w:val="20"/>
              </w:rPr>
              <w:t>HERS Verified Multiple Recirculation Loops for DHW Systems Serving Multiple Dwelling Units Requirements</w:t>
            </w:r>
          </w:p>
          <w:p w14:paraId="6867B651" w14:textId="169308D9" w:rsidR="000E7FC1" w:rsidRPr="00B721E1" w:rsidRDefault="0017718F">
            <w:pPr>
              <w:rPr>
                <w:rFonts w:asciiTheme="minorHAnsi" w:hAnsiTheme="minorHAnsi"/>
                <w:sz w:val="20"/>
                <w:szCs w:val="20"/>
              </w:rPr>
            </w:pPr>
            <w:r w:rsidRPr="00B721E1">
              <w:rPr>
                <w:rFonts w:asciiTheme="minorHAnsi" w:hAnsiTheme="minorHAnsi"/>
                <w:sz w:val="20"/>
                <w:szCs w:val="20"/>
              </w:rPr>
              <w:t>All distribution systems listed on this form shall comply with these requirements</w:t>
            </w:r>
            <w:r w:rsidR="008C023D">
              <w:rPr>
                <w:rFonts w:asciiTheme="minorHAnsi" w:hAnsiTheme="minorHAnsi"/>
                <w:sz w:val="20"/>
                <w:szCs w:val="20"/>
              </w:rPr>
              <w:t>.</w:t>
            </w:r>
          </w:p>
        </w:tc>
      </w:tr>
      <w:tr w:rsidR="003217C3" w:rsidRPr="002332EE" w14:paraId="6867B656" w14:textId="77777777" w:rsidTr="00B721E1">
        <w:trPr>
          <w:trHeight w:hRule="exact" w:val="288"/>
        </w:trPr>
        <w:tc>
          <w:tcPr>
            <w:tcW w:w="1076" w:type="dxa"/>
            <w:vAlign w:val="center"/>
          </w:tcPr>
          <w:p w14:paraId="6867B653" w14:textId="77777777" w:rsidR="003217C3" w:rsidRPr="002332EE" w:rsidRDefault="003217C3" w:rsidP="00087A32">
            <w:pPr>
              <w:jc w:val="center"/>
              <w:rPr>
                <w:rFonts w:asciiTheme="minorHAnsi" w:hAnsiTheme="minorHAnsi" w:cs="TimesNewRomanPS-BoldMT"/>
                <w:bCs/>
                <w:sz w:val="20"/>
                <w:szCs w:val="20"/>
              </w:rPr>
            </w:pPr>
            <w:r>
              <w:rPr>
                <w:rFonts w:asciiTheme="minorHAnsi" w:hAnsiTheme="minorHAnsi" w:cs="TimesNewRomanPS-BoldMT"/>
                <w:bCs/>
                <w:sz w:val="20"/>
                <w:szCs w:val="20"/>
              </w:rPr>
              <w:t>0</w:t>
            </w:r>
            <w:r w:rsidRPr="002332EE">
              <w:rPr>
                <w:rFonts w:asciiTheme="minorHAnsi" w:hAnsiTheme="minorHAnsi" w:cs="TimesNewRomanPS-BoldMT"/>
                <w:bCs/>
                <w:sz w:val="20"/>
                <w:szCs w:val="20"/>
              </w:rPr>
              <w:t>1</w:t>
            </w:r>
          </w:p>
        </w:tc>
        <w:tc>
          <w:tcPr>
            <w:tcW w:w="13540" w:type="dxa"/>
            <w:vAlign w:val="center"/>
          </w:tcPr>
          <w:p w14:paraId="6867B654" w14:textId="77777777" w:rsidR="003217C3" w:rsidRPr="00337A1D" w:rsidRDefault="003217C3" w:rsidP="00087A32">
            <w:pPr>
              <w:rPr>
                <w:rFonts w:asciiTheme="minorHAnsi" w:hAnsiTheme="minorHAnsi" w:cs="Arial"/>
                <w:sz w:val="20"/>
                <w:szCs w:val="20"/>
              </w:rPr>
            </w:pPr>
            <w:r w:rsidRPr="00337A1D">
              <w:rPr>
                <w:rFonts w:asciiTheme="minorHAnsi" w:hAnsiTheme="minorHAnsi" w:cs="Arial"/>
                <w:sz w:val="20"/>
                <w:szCs w:val="20"/>
              </w:rPr>
              <w:t>All buildings with 8 or more dwelling units have a</w:t>
            </w:r>
            <w:r w:rsidRPr="00337A1D">
              <w:rPr>
                <w:rFonts w:asciiTheme="minorHAnsi" w:hAnsiTheme="minorHAnsi" w:cs="Arial"/>
                <w:b/>
                <w:sz w:val="20"/>
                <w:szCs w:val="20"/>
              </w:rPr>
              <w:t xml:space="preserve"> minimum</w:t>
            </w:r>
            <w:r w:rsidRPr="00337A1D">
              <w:rPr>
                <w:rFonts w:asciiTheme="minorHAnsi" w:hAnsiTheme="minorHAnsi" w:cs="Arial"/>
                <w:sz w:val="20"/>
                <w:szCs w:val="20"/>
              </w:rPr>
              <w:t xml:space="preserve"> </w:t>
            </w:r>
            <w:r w:rsidR="00EF3C80">
              <w:rPr>
                <w:rFonts w:asciiTheme="minorHAnsi" w:hAnsiTheme="minorHAnsi" w:cs="Arial"/>
                <w:sz w:val="20"/>
                <w:szCs w:val="20"/>
              </w:rPr>
              <w:t xml:space="preserve">of </w:t>
            </w:r>
            <w:r w:rsidRPr="00337A1D">
              <w:rPr>
                <w:rFonts w:asciiTheme="minorHAnsi" w:hAnsiTheme="minorHAnsi" w:cs="Arial"/>
                <w:sz w:val="20"/>
                <w:szCs w:val="20"/>
              </w:rPr>
              <w:t>2 recirculation loops.</w:t>
            </w:r>
          </w:p>
          <w:p w14:paraId="6867B655" w14:textId="77777777" w:rsidR="003217C3" w:rsidRPr="00337A1D" w:rsidRDefault="003217C3" w:rsidP="00087A32">
            <w:pPr>
              <w:rPr>
                <w:rFonts w:asciiTheme="minorHAnsi" w:hAnsiTheme="minorHAnsi" w:cs="Arial"/>
                <w:b/>
                <w:sz w:val="20"/>
                <w:szCs w:val="20"/>
              </w:rPr>
            </w:pPr>
          </w:p>
        </w:tc>
      </w:tr>
      <w:tr w:rsidR="003217C3" w:rsidRPr="002332EE" w14:paraId="6867B65A" w14:textId="77777777" w:rsidTr="00B721E1">
        <w:trPr>
          <w:trHeight w:hRule="exact" w:val="288"/>
        </w:trPr>
        <w:tc>
          <w:tcPr>
            <w:tcW w:w="1076" w:type="dxa"/>
            <w:vAlign w:val="center"/>
          </w:tcPr>
          <w:p w14:paraId="6867B657" w14:textId="77777777" w:rsidR="003217C3" w:rsidRPr="002332EE" w:rsidRDefault="003217C3" w:rsidP="00087A32">
            <w:pPr>
              <w:jc w:val="center"/>
              <w:rPr>
                <w:rFonts w:asciiTheme="minorHAnsi" w:hAnsiTheme="minorHAnsi" w:cs="TimesNewRomanPS-BoldMT"/>
                <w:bCs/>
                <w:sz w:val="20"/>
                <w:szCs w:val="20"/>
              </w:rPr>
            </w:pPr>
            <w:r>
              <w:rPr>
                <w:rFonts w:asciiTheme="minorHAnsi" w:hAnsiTheme="minorHAnsi" w:cs="TimesNewRomanPS-BoldMT"/>
                <w:bCs/>
                <w:sz w:val="20"/>
                <w:szCs w:val="20"/>
              </w:rPr>
              <w:t>02</w:t>
            </w:r>
          </w:p>
        </w:tc>
        <w:tc>
          <w:tcPr>
            <w:tcW w:w="13540" w:type="dxa"/>
            <w:vAlign w:val="center"/>
          </w:tcPr>
          <w:p w14:paraId="6867B658" w14:textId="77777777" w:rsidR="003217C3" w:rsidRPr="00337A1D" w:rsidRDefault="003217C3" w:rsidP="00087A32">
            <w:pPr>
              <w:rPr>
                <w:rFonts w:asciiTheme="minorHAnsi" w:hAnsiTheme="minorHAnsi" w:cs="Arial"/>
                <w:sz w:val="20"/>
                <w:szCs w:val="20"/>
              </w:rPr>
            </w:pPr>
            <w:r w:rsidRPr="00337A1D">
              <w:rPr>
                <w:rFonts w:asciiTheme="minorHAnsi" w:hAnsiTheme="minorHAnsi" w:cs="Arial"/>
                <w:sz w:val="20"/>
                <w:szCs w:val="20"/>
              </w:rPr>
              <w:t>Each loop roughly serves the same number of dwellings.</w:t>
            </w:r>
          </w:p>
          <w:p w14:paraId="6867B659" w14:textId="77777777" w:rsidR="003217C3" w:rsidRPr="00337A1D" w:rsidRDefault="003217C3" w:rsidP="00087A32">
            <w:pPr>
              <w:rPr>
                <w:rFonts w:asciiTheme="minorHAnsi" w:hAnsiTheme="minorHAnsi" w:cs="TimesNewRomanPS-BoldMT"/>
                <w:bCs/>
                <w:sz w:val="20"/>
                <w:szCs w:val="20"/>
              </w:rPr>
            </w:pPr>
          </w:p>
        </w:tc>
      </w:tr>
      <w:tr w:rsidR="009E1D9B" w:rsidRPr="002332EE" w14:paraId="6867B65C" w14:textId="77777777" w:rsidTr="00B721E1">
        <w:trPr>
          <w:trHeight w:val="302"/>
        </w:trPr>
        <w:tc>
          <w:tcPr>
            <w:tcW w:w="14616" w:type="dxa"/>
            <w:gridSpan w:val="2"/>
            <w:vAlign w:val="center"/>
          </w:tcPr>
          <w:p w14:paraId="6867B65B" w14:textId="77777777" w:rsidR="009E1D9B" w:rsidRPr="006D2E42" w:rsidRDefault="009E1D9B" w:rsidP="00087A32">
            <w:pPr>
              <w:spacing w:after="0"/>
              <w:rPr>
                <w:rFonts w:asciiTheme="minorHAnsi" w:hAnsiTheme="minorHAnsi"/>
                <w:sz w:val="20"/>
                <w:szCs w:val="20"/>
              </w:rPr>
            </w:pPr>
            <w:r w:rsidRPr="00EF477F">
              <w:rPr>
                <w:b/>
                <w:sz w:val="18"/>
                <w:szCs w:val="18"/>
              </w:rPr>
              <w:t xml:space="preserve">The responsible person’s signature on this compliance document affirms that all applicable requirements in this table have been met.  </w:t>
            </w:r>
          </w:p>
        </w:tc>
      </w:tr>
    </w:tbl>
    <w:p w14:paraId="6867B65D" w14:textId="77777777" w:rsidR="00ED393A" w:rsidRDefault="00ED393A"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p w14:paraId="10A581AD" w14:textId="77777777" w:rsidR="00E627C1" w:rsidRDefault="00E627C1">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48"/>
      </w:tblGrid>
      <w:tr w:rsidR="009E1D9B" w:rsidRPr="009B7BB1" w14:paraId="6867B65F" w14:textId="77777777" w:rsidTr="00E627C1">
        <w:trPr>
          <w:trHeight w:val="206"/>
        </w:trPr>
        <w:tc>
          <w:tcPr>
            <w:tcW w:w="14543" w:type="dxa"/>
            <w:gridSpan w:val="4"/>
            <w:vAlign w:val="center"/>
          </w:tcPr>
          <w:p w14:paraId="6867B65E" w14:textId="6501C9BF" w:rsidR="009E1D9B" w:rsidRPr="009B7BB1" w:rsidRDefault="009E1D9B" w:rsidP="00087A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9B7BB1">
              <w:rPr>
                <w:rFonts w:asciiTheme="minorHAnsi" w:eastAsia="Times New Roman" w:hAnsiTheme="minorHAnsi" w:cs="Arial"/>
                <w:b/>
                <w:caps/>
                <w:sz w:val="18"/>
                <w:szCs w:val="18"/>
              </w:rPr>
              <w:t>Documentation Author's Declaration Statement</w:t>
            </w:r>
          </w:p>
        </w:tc>
      </w:tr>
      <w:tr w:rsidR="009E1D9B" w:rsidRPr="009B7BB1" w14:paraId="6867B661" w14:textId="77777777" w:rsidTr="00E627C1">
        <w:trPr>
          <w:trHeight w:val="206"/>
        </w:trPr>
        <w:tc>
          <w:tcPr>
            <w:tcW w:w="14543" w:type="dxa"/>
            <w:gridSpan w:val="4"/>
            <w:vAlign w:val="center"/>
          </w:tcPr>
          <w:p w14:paraId="6867B660" w14:textId="77777777" w:rsidR="009E1D9B" w:rsidRPr="009B7BB1" w:rsidRDefault="009E1D9B" w:rsidP="00B721E1">
            <w:pPr>
              <w:keepNext/>
              <w:numPr>
                <w:ilvl w:val="0"/>
                <w:numId w:val="10"/>
              </w:numPr>
              <w:spacing w:after="0" w:line="240" w:lineRule="auto"/>
              <w:ind w:left="361"/>
              <w:rPr>
                <w:rFonts w:asciiTheme="minorHAnsi" w:eastAsia="Times New Roman" w:hAnsiTheme="minorHAnsi"/>
                <w:sz w:val="18"/>
                <w:szCs w:val="18"/>
              </w:rPr>
            </w:pPr>
            <w:r w:rsidRPr="009B7BB1">
              <w:rPr>
                <w:rFonts w:asciiTheme="minorHAnsi" w:eastAsia="Times New Roman" w:hAnsiTheme="minorHAnsi"/>
                <w:sz w:val="18"/>
                <w:szCs w:val="18"/>
              </w:rPr>
              <w:t>I certify that this Certificate of Installation documentation is accurate and complete.</w:t>
            </w:r>
          </w:p>
        </w:tc>
      </w:tr>
      <w:tr w:rsidR="009E1D9B" w:rsidRPr="009B7BB1" w14:paraId="6867B664" w14:textId="77777777" w:rsidTr="00E627C1">
        <w:trPr>
          <w:trHeight w:val="360"/>
        </w:trPr>
        <w:tc>
          <w:tcPr>
            <w:tcW w:w="7407" w:type="dxa"/>
            <w:gridSpan w:val="2"/>
          </w:tcPr>
          <w:p w14:paraId="6867B662"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Name:</w:t>
            </w:r>
          </w:p>
        </w:tc>
        <w:tc>
          <w:tcPr>
            <w:tcW w:w="7136" w:type="dxa"/>
            <w:gridSpan w:val="2"/>
          </w:tcPr>
          <w:p w14:paraId="6867B663"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Signature:</w:t>
            </w:r>
          </w:p>
        </w:tc>
      </w:tr>
      <w:tr w:rsidR="009E1D9B" w:rsidRPr="009B7BB1" w14:paraId="6867B667" w14:textId="77777777" w:rsidTr="00E627C1">
        <w:trPr>
          <w:trHeight w:val="360"/>
        </w:trPr>
        <w:tc>
          <w:tcPr>
            <w:tcW w:w="7407" w:type="dxa"/>
            <w:gridSpan w:val="2"/>
          </w:tcPr>
          <w:p w14:paraId="6867B665"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Documentation Author Company Name:</w:t>
            </w:r>
          </w:p>
        </w:tc>
        <w:tc>
          <w:tcPr>
            <w:tcW w:w="7136" w:type="dxa"/>
            <w:gridSpan w:val="2"/>
          </w:tcPr>
          <w:p w14:paraId="6867B666"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Date Signed:</w:t>
            </w:r>
          </w:p>
        </w:tc>
      </w:tr>
      <w:tr w:rsidR="009E1D9B" w:rsidRPr="009B7BB1" w14:paraId="6867B66A" w14:textId="77777777" w:rsidTr="00E627C1">
        <w:trPr>
          <w:trHeight w:val="360"/>
        </w:trPr>
        <w:tc>
          <w:tcPr>
            <w:tcW w:w="7407" w:type="dxa"/>
            <w:gridSpan w:val="2"/>
          </w:tcPr>
          <w:p w14:paraId="6867B668"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Address:</w:t>
            </w:r>
          </w:p>
        </w:tc>
        <w:tc>
          <w:tcPr>
            <w:tcW w:w="7136" w:type="dxa"/>
            <w:gridSpan w:val="2"/>
          </w:tcPr>
          <w:p w14:paraId="6867B669" w14:textId="0C1D54F1"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CEA/HERS Certification Identification (</w:t>
            </w:r>
            <w:r w:rsidR="00B721E1">
              <w:rPr>
                <w:rFonts w:asciiTheme="minorHAnsi" w:eastAsia="Times New Roman" w:hAnsiTheme="minorHAnsi"/>
                <w:sz w:val="14"/>
                <w:szCs w:val="14"/>
              </w:rPr>
              <w:t>i</w:t>
            </w:r>
            <w:r w:rsidRPr="009B7BB1">
              <w:rPr>
                <w:rFonts w:asciiTheme="minorHAnsi" w:eastAsia="Times New Roman" w:hAnsiTheme="minorHAnsi"/>
                <w:sz w:val="14"/>
                <w:szCs w:val="14"/>
              </w:rPr>
              <w:t>f applicable):</w:t>
            </w:r>
          </w:p>
        </w:tc>
      </w:tr>
      <w:tr w:rsidR="009E1D9B" w:rsidRPr="009B7BB1" w14:paraId="6867B66D" w14:textId="77777777" w:rsidTr="00E627C1">
        <w:trPr>
          <w:trHeight w:val="360"/>
        </w:trPr>
        <w:tc>
          <w:tcPr>
            <w:tcW w:w="7407" w:type="dxa"/>
            <w:gridSpan w:val="2"/>
          </w:tcPr>
          <w:p w14:paraId="6867B66B"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City/State/Zip:</w:t>
            </w:r>
          </w:p>
        </w:tc>
        <w:tc>
          <w:tcPr>
            <w:tcW w:w="7136" w:type="dxa"/>
            <w:gridSpan w:val="2"/>
          </w:tcPr>
          <w:p w14:paraId="6867B66C" w14:textId="77777777" w:rsidR="009E1D9B" w:rsidRPr="009B7BB1" w:rsidRDefault="009E1D9B" w:rsidP="00087A32">
            <w:pPr>
              <w:keepNext/>
              <w:spacing w:after="0" w:line="240" w:lineRule="auto"/>
              <w:rPr>
                <w:rFonts w:asciiTheme="minorHAnsi" w:eastAsia="Times New Roman" w:hAnsiTheme="minorHAnsi"/>
                <w:sz w:val="14"/>
                <w:szCs w:val="14"/>
              </w:rPr>
            </w:pPr>
            <w:r w:rsidRPr="009B7BB1">
              <w:rPr>
                <w:rFonts w:asciiTheme="minorHAnsi" w:eastAsia="Times New Roman" w:hAnsiTheme="minorHAnsi"/>
                <w:sz w:val="14"/>
                <w:szCs w:val="14"/>
              </w:rPr>
              <w:t>Phone:</w:t>
            </w:r>
          </w:p>
        </w:tc>
      </w:tr>
      <w:tr w:rsidR="009E1D9B" w:rsidRPr="009B7BB1" w14:paraId="6867B66F" w14:textId="77777777" w:rsidTr="00E627C1">
        <w:tblPrEx>
          <w:tblCellMar>
            <w:left w:w="115" w:type="dxa"/>
            <w:right w:w="115" w:type="dxa"/>
          </w:tblCellMar>
        </w:tblPrEx>
        <w:trPr>
          <w:trHeight w:val="296"/>
        </w:trPr>
        <w:tc>
          <w:tcPr>
            <w:tcW w:w="14543" w:type="dxa"/>
            <w:gridSpan w:val="4"/>
            <w:vAlign w:val="center"/>
          </w:tcPr>
          <w:p w14:paraId="6867B66E" w14:textId="77777777" w:rsidR="009E1D9B" w:rsidRPr="009B7BB1" w:rsidRDefault="009E1D9B" w:rsidP="00087A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9B7BB1">
              <w:rPr>
                <w:rFonts w:asciiTheme="minorHAnsi" w:eastAsia="Times New Roman" w:hAnsiTheme="minorHAnsi" w:cs="Arial"/>
                <w:b/>
                <w:caps/>
                <w:sz w:val="18"/>
                <w:szCs w:val="18"/>
              </w:rPr>
              <w:t xml:space="preserve">Responsible Person's Declaration statement  </w:t>
            </w:r>
          </w:p>
        </w:tc>
      </w:tr>
      <w:tr w:rsidR="009E1D9B" w:rsidRPr="009B7BB1" w14:paraId="6867B677" w14:textId="77777777" w:rsidTr="00E627C1">
        <w:tblPrEx>
          <w:tblCellMar>
            <w:left w:w="115" w:type="dxa"/>
            <w:right w:w="115" w:type="dxa"/>
          </w:tblCellMar>
        </w:tblPrEx>
        <w:trPr>
          <w:trHeight w:val="504"/>
        </w:trPr>
        <w:tc>
          <w:tcPr>
            <w:tcW w:w="14543" w:type="dxa"/>
            <w:gridSpan w:val="4"/>
          </w:tcPr>
          <w:p w14:paraId="4C76C22F" w14:textId="77777777" w:rsidR="00200A46" w:rsidRPr="00200A46" w:rsidRDefault="00200A46" w:rsidP="00200A46">
            <w:pPr>
              <w:pStyle w:val="Heading3"/>
              <w:numPr>
                <w:ilvl w:val="0"/>
                <w:numId w:val="0"/>
              </w:numPr>
              <w:spacing w:before="60"/>
              <w:ind w:right="86"/>
              <w:rPr>
                <w:rFonts w:asciiTheme="minorHAnsi" w:hAnsiTheme="minorHAnsi"/>
                <w:caps/>
                <w:sz w:val="18"/>
                <w:szCs w:val="18"/>
              </w:rPr>
            </w:pPr>
            <w:r w:rsidRPr="00200A46">
              <w:rPr>
                <w:rFonts w:asciiTheme="minorHAnsi" w:hAnsiTheme="minorHAnsi"/>
                <w:sz w:val="18"/>
                <w:szCs w:val="18"/>
              </w:rPr>
              <w:t xml:space="preserve">I certify the following under penalty of perjury, under the laws of the State of California: </w:t>
            </w:r>
          </w:p>
          <w:p w14:paraId="03045DAE" w14:textId="77777777" w:rsidR="00200A46" w:rsidRPr="00200A46" w:rsidRDefault="00200A46" w:rsidP="00200A46">
            <w:pPr>
              <w:pStyle w:val="Heading3"/>
              <w:numPr>
                <w:ilvl w:val="0"/>
                <w:numId w:val="17"/>
              </w:numPr>
              <w:tabs>
                <w:tab w:val="left" w:pos="-2600"/>
              </w:tabs>
              <w:spacing w:before="0"/>
              <w:ind w:right="90"/>
              <w:rPr>
                <w:rFonts w:asciiTheme="minorHAnsi" w:hAnsiTheme="minorHAnsi"/>
                <w:caps/>
                <w:sz w:val="18"/>
                <w:szCs w:val="18"/>
              </w:rPr>
            </w:pPr>
            <w:r w:rsidRPr="00200A46">
              <w:rPr>
                <w:rFonts w:asciiTheme="minorHAnsi" w:hAnsiTheme="minorHAnsi"/>
                <w:sz w:val="18"/>
                <w:szCs w:val="18"/>
              </w:rPr>
              <w:t xml:space="preserve">The information provided on this Certificate of Installation is true and correct. </w:t>
            </w:r>
          </w:p>
          <w:p w14:paraId="598A9ADA" w14:textId="77777777" w:rsidR="00200A46" w:rsidRPr="00200A46" w:rsidRDefault="00200A46" w:rsidP="00200A46">
            <w:pPr>
              <w:pStyle w:val="Heading3"/>
              <w:numPr>
                <w:ilvl w:val="0"/>
                <w:numId w:val="17"/>
              </w:numPr>
              <w:tabs>
                <w:tab w:val="left" w:pos="-2600"/>
              </w:tabs>
              <w:spacing w:before="0"/>
              <w:ind w:right="90"/>
              <w:rPr>
                <w:rFonts w:asciiTheme="minorHAnsi" w:hAnsiTheme="minorHAnsi"/>
                <w:caps/>
                <w:sz w:val="18"/>
                <w:szCs w:val="22"/>
              </w:rPr>
            </w:pPr>
            <w:r w:rsidRPr="00200A46">
              <w:rPr>
                <w:rFonts w:asciiTheme="minorHAnsi" w:hAnsiTheme="minorHAnsi"/>
                <w:snapToGrid w:val="0"/>
                <w:sz w:val="18"/>
                <w:szCs w:val="18"/>
              </w:rPr>
              <w:t xml:space="preserve">I am either: a) a responsible person eligible under Division 3 of the Business and Professions Code </w:t>
            </w:r>
            <w:r w:rsidRPr="00200A46">
              <w:rPr>
                <w:rFonts w:asciiTheme="minorHAnsi" w:hAnsiTheme="minorHAnsi"/>
                <w:sz w:val="18"/>
                <w:szCs w:val="18"/>
              </w:rPr>
              <w:t xml:space="preserve">in the applicable classification to accept responsibility for the system design, construction, or installation </w:t>
            </w:r>
            <w:r w:rsidRPr="00200A46">
              <w:rPr>
                <w:rFonts w:asciiTheme="minorHAnsi" w:hAnsiTheme="minorHAnsi"/>
                <w:snapToGrid w:val="0"/>
                <w:sz w:val="18"/>
                <w:szCs w:val="18"/>
              </w:rPr>
              <w:t xml:space="preserve">of features, materials, components, or manufactured devices </w:t>
            </w:r>
            <w:r w:rsidRPr="00200A46">
              <w:rPr>
                <w:rFonts w:asciiTheme="minorHAnsi" w:hAnsiTheme="minorHAnsi"/>
                <w:sz w:val="18"/>
                <w:szCs w:val="18"/>
              </w:rPr>
              <w:t xml:space="preserve">for the scope of work identified on this Certificate of Installation </w:t>
            </w:r>
            <w:r w:rsidRPr="00200A46">
              <w:rPr>
                <w:rFonts w:asciiTheme="minorHAnsi" w:hAnsiTheme="minorHAnsi"/>
                <w:snapToGrid w:val="0"/>
                <w:sz w:val="18"/>
                <w:szCs w:val="18"/>
              </w:rPr>
              <w:t>and attest to the declarations in this statement</w:t>
            </w:r>
            <w:r w:rsidRPr="00200A46">
              <w:rPr>
                <w:rFonts w:asciiTheme="minorHAnsi" w:hAnsiTheme="minorHAnsi"/>
                <w:sz w:val="18"/>
                <w:szCs w:val="18"/>
              </w:rPr>
              <w:t>, or b) I am an authorized representative of the responsible person and attest to the declarations in this statement on the responsible person’s behalf</w:t>
            </w:r>
            <w:r w:rsidRPr="00200A46">
              <w:rPr>
                <w:rFonts w:asciiTheme="minorHAnsi" w:eastAsia="Calibri" w:hAnsiTheme="minorHAnsi"/>
                <w:sz w:val="18"/>
                <w:szCs w:val="18"/>
              </w:rPr>
              <w:t>.</w:t>
            </w:r>
          </w:p>
          <w:p w14:paraId="35637158" w14:textId="77777777" w:rsidR="00200A46" w:rsidRPr="00200A46" w:rsidRDefault="00200A46" w:rsidP="00200A46">
            <w:pPr>
              <w:keepNext/>
              <w:numPr>
                <w:ilvl w:val="0"/>
                <w:numId w:val="17"/>
              </w:numPr>
              <w:autoSpaceDE w:val="0"/>
              <w:autoSpaceDN w:val="0"/>
              <w:adjustRightInd w:val="0"/>
              <w:spacing w:after="0" w:line="240" w:lineRule="auto"/>
              <w:ind w:right="90"/>
              <w:rPr>
                <w:rFonts w:asciiTheme="minorHAnsi" w:hAnsiTheme="minorHAnsi"/>
                <w:sz w:val="18"/>
                <w:szCs w:val="18"/>
              </w:rPr>
            </w:pPr>
            <w:r w:rsidRPr="00200A46">
              <w:rPr>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200A46">
              <w:rPr>
                <w:rFonts w:cs="TimesNewRomanPSMT"/>
                <w:sz w:val="18"/>
                <w:szCs w:val="18"/>
              </w:rPr>
              <w:t>.</w:t>
            </w:r>
          </w:p>
          <w:p w14:paraId="430006C6" w14:textId="77777777" w:rsidR="00200A46" w:rsidRPr="00200A46" w:rsidRDefault="00200A46" w:rsidP="00200A46">
            <w:pPr>
              <w:pStyle w:val="ListParagraph"/>
              <w:keepNext/>
              <w:numPr>
                <w:ilvl w:val="0"/>
                <w:numId w:val="17"/>
              </w:numPr>
              <w:autoSpaceDE w:val="0"/>
              <w:autoSpaceDN w:val="0"/>
              <w:adjustRightInd w:val="0"/>
              <w:spacing w:after="0" w:line="240" w:lineRule="auto"/>
              <w:rPr>
                <w:rFonts w:asciiTheme="minorHAnsi" w:hAnsiTheme="minorHAnsi"/>
                <w:sz w:val="18"/>
                <w:szCs w:val="20"/>
              </w:rPr>
            </w:pPr>
            <w:r w:rsidRPr="00200A4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67B676" w14:textId="026E20A6" w:rsidR="009E1D9B" w:rsidRPr="009B7BB1" w:rsidRDefault="00200A46" w:rsidP="00200A46">
            <w:pPr>
              <w:keepNext/>
              <w:numPr>
                <w:ilvl w:val="0"/>
                <w:numId w:val="17"/>
              </w:numPr>
              <w:autoSpaceDE w:val="0"/>
              <w:autoSpaceDN w:val="0"/>
              <w:adjustRightInd w:val="0"/>
              <w:spacing w:after="0" w:line="240" w:lineRule="auto"/>
              <w:contextualSpacing/>
              <w:rPr>
                <w:rFonts w:asciiTheme="minorHAnsi" w:eastAsia="Times New Roman" w:hAnsiTheme="minorHAnsi"/>
                <w:b/>
                <w:sz w:val="20"/>
                <w:szCs w:val="20"/>
              </w:rPr>
            </w:pPr>
            <w:r w:rsidRPr="00200A46">
              <w:rPr>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9E1D9B" w:rsidRPr="009B7BB1" w14:paraId="6867B67A" w14:textId="77777777" w:rsidTr="00E627C1">
        <w:tblPrEx>
          <w:tblCellMar>
            <w:left w:w="108" w:type="dxa"/>
            <w:right w:w="108" w:type="dxa"/>
          </w:tblCellMar>
        </w:tblPrEx>
        <w:trPr>
          <w:trHeight w:val="360"/>
        </w:trPr>
        <w:tc>
          <w:tcPr>
            <w:tcW w:w="7048" w:type="dxa"/>
          </w:tcPr>
          <w:p w14:paraId="6867B678" w14:textId="77777777" w:rsidR="009E1D9B" w:rsidRPr="009B7BB1" w:rsidRDefault="009E1D9B"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Responsible Builder/Installer Name:</w:t>
            </w:r>
          </w:p>
        </w:tc>
        <w:tc>
          <w:tcPr>
            <w:tcW w:w="7495" w:type="dxa"/>
            <w:gridSpan w:val="3"/>
          </w:tcPr>
          <w:p w14:paraId="6867B679" w14:textId="77777777" w:rsidR="009E1D9B" w:rsidRPr="009B7BB1" w:rsidRDefault="009E1D9B" w:rsidP="00087A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Responsible Builder/Installer Signature:</w:t>
            </w:r>
          </w:p>
        </w:tc>
      </w:tr>
      <w:tr w:rsidR="009E1D9B" w:rsidRPr="009B7BB1" w14:paraId="6867B67D"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7B" w14:textId="5C5060F0"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Company Name: (Installing Subcontractor or General Contractor or Builder/Owner)</w:t>
            </w:r>
          </w:p>
        </w:tc>
        <w:tc>
          <w:tcPr>
            <w:tcW w:w="7495" w:type="dxa"/>
            <w:gridSpan w:val="3"/>
            <w:tcBorders>
              <w:top w:val="single" w:sz="4" w:space="0" w:color="auto"/>
              <w:left w:val="single" w:sz="4" w:space="0" w:color="auto"/>
              <w:bottom w:val="single" w:sz="4" w:space="0" w:color="auto"/>
              <w:right w:val="single" w:sz="4" w:space="0" w:color="auto"/>
            </w:tcBorders>
          </w:tcPr>
          <w:p w14:paraId="6867B67C"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Position With Company (Title):</w:t>
            </w:r>
          </w:p>
        </w:tc>
      </w:tr>
      <w:tr w:rsidR="009E1D9B" w:rsidRPr="009B7BB1" w14:paraId="6867B680"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7E"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Address:</w:t>
            </w:r>
          </w:p>
        </w:tc>
        <w:tc>
          <w:tcPr>
            <w:tcW w:w="7495" w:type="dxa"/>
            <w:gridSpan w:val="3"/>
            <w:tcBorders>
              <w:top w:val="single" w:sz="4" w:space="0" w:color="auto"/>
              <w:left w:val="single" w:sz="4" w:space="0" w:color="auto"/>
              <w:bottom w:val="single" w:sz="4" w:space="0" w:color="auto"/>
              <w:right w:val="single" w:sz="4" w:space="0" w:color="auto"/>
            </w:tcBorders>
          </w:tcPr>
          <w:p w14:paraId="6867B67F"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CSLB License:</w:t>
            </w:r>
          </w:p>
        </w:tc>
      </w:tr>
      <w:tr w:rsidR="009E1D9B" w:rsidRPr="009B7BB1" w14:paraId="6867B684"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81"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6867B682" w14:textId="0D9BEB3E"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Phone</w:t>
            </w:r>
            <w:r w:rsidR="00B721E1">
              <w:rPr>
                <w:rFonts w:asciiTheme="minorHAnsi" w:eastAsia="Times New Roman" w:hAnsiTheme="minorHAnsi"/>
                <w:sz w:val="14"/>
                <w:szCs w:val="14"/>
              </w:rPr>
              <w:t>:</w:t>
            </w:r>
          </w:p>
        </w:tc>
        <w:tc>
          <w:tcPr>
            <w:tcW w:w="3748" w:type="dxa"/>
            <w:tcBorders>
              <w:top w:val="single" w:sz="4" w:space="0" w:color="auto"/>
              <w:left w:val="single" w:sz="4" w:space="0" w:color="auto"/>
              <w:bottom w:val="single" w:sz="4" w:space="0" w:color="auto"/>
              <w:right w:val="single" w:sz="4" w:space="0" w:color="auto"/>
            </w:tcBorders>
          </w:tcPr>
          <w:p w14:paraId="6867B683"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Date Signed:</w:t>
            </w:r>
          </w:p>
        </w:tc>
      </w:tr>
      <w:tr w:rsidR="009E1D9B" w:rsidRPr="009B7BB1" w14:paraId="6867B687" w14:textId="77777777" w:rsidTr="00E627C1">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867B685"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Third Party Quality Control Program (TPQCP) Status:</w:t>
            </w:r>
          </w:p>
        </w:tc>
        <w:tc>
          <w:tcPr>
            <w:tcW w:w="7495" w:type="dxa"/>
            <w:gridSpan w:val="3"/>
            <w:tcBorders>
              <w:top w:val="single" w:sz="4" w:space="0" w:color="auto"/>
              <w:left w:val="single" w:sz="4" w:space="0" w:color="auto"/>
              <w:bottom w:val="single" w:sz="4" w:space="0" w:color="auto"/>
              <w:right w:val="single" w:sz="4" w:space="0" w:color="auto"/>
            </w:tcBorders>
          </w:tcPr>
          <w:p w14:paraId="6867B686" w14:textId="77777777" w:rsidR="009E1D9B" w:rsidRPr="009B7BB1" w:rsidRDefault="009E1D9B" w:rsidP="00087A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9B7BB1">
              <w:rPr>
                <w:rFonts w:asciiTheme="minorHAnsi" w:eastAsia="Times New Roman" w:hAnsiTheme="minorHAnsi"/>
                <w:sz w:val="14"/>
                <w:szCs w:val="14"/>
              </w:rPr>
              <w:t xml:space="preserve">Name of TPQCP (if applicable): </w:t>
            </w:r>
          </w:p>
        </w:tc>
      </w:tr>
    </w:tbl>
    <w:p w14:paraId="6867B688" w14:textId="77777777" w:rsidR="00A374A5" w:rsidRDefault="00A374A5" w:rsidP="00672F4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b/>
          <w:sz w:val="20"/>
          <w:szCs w:val="20"/>
        </w:rPr>
      </w:pPr>
    </w:p>
    <w:sectPr w:rsidR="00A374A5" w:rsidSect="000261EF">
      <w:headerReference w:type="even" r:id="rId17"/>
      <w:headerReference w:type="default" r:id="rId18"/>
      <w:headerReference w:type="first" r:id="rId19"/>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D3AC90" w14:textId="77777777" w:rsidR="008A0E4B" w:rsidRPr="00DB7BEA" w:rsidRDefault="008A0E4B" w:rsidP="00B3063C">
      <w:pPr>
        <w:spacing w:after="0" w:line="240" w:lineRule="auto"/>
      </w:pPr>
      <w:r>
        <w:separator/>
      </w:r>
    </w:p>
  </w:endnote>
  <w:endnote w:type="continuationSeparator" w:id="0">
    <w:p w14:paraId="5C0E8EC2" w14:textId="77777777" w:rsidR="008A0E4B" w:rsidRPr="00DB7BEA" w:rsidRDefault="008A0E4B" w:rsidP="00B3063C">
      <w:pPr>
        <w:spacing w:after="0" w:line="240" w:lineRule="auto"/>
      </w:pPr>
      <w:r>
        <w:continuationSeparator/>
      </w:r>
    </w:p>
  </w:endnote>
  <w:endnote w:type="continuationNotice" w:id="1">
    <w:p w14:paraId="2A93AF9E" w14:textId="77777777" w:rsidR="008A0E4B" w:rsidRDefault="008A0E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A0" w14:textId="77777777" w:rsidR="008A0E4B" w:rsidRPr="00452DFA" w:rsidRDefault="008A0E4B" w:rsidP="002332EE">
    <w:pPr>
      <w:pStyle w:val="Style13"/>
      <w:tabs>
        <w:tab w:val="clear" w:pos="10800"/>
        <w:tab w:val="right" w:pos="9720"/>
      </w:tabs>
      <w:spacing w:before="0"/>
      <w:rPr>
        <w:i w:val="0"/>
        <w:sz w:val="20"/>
        <w:szCs w:val="20"/>
      </w:rPr>
    </w:pPr>
    <w:r w:rsidRPr="00452DFA">
      <w:rPr>
        <w:i w:val="0"/>
        <w:sz w:val="20"/>
        <w:szCs w:val="20"/>
      </w:rPr>
      <w:t xml:space="preserve">Registration Number: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Registration Date/Time:                    </w:t>
    </w:r>
    <w:r>
      <w:rPr>
        <w:i w:val="0"/>
        <w:sz w:val="20"/>
        <w:szCs w:val="20"/>
      </w:rPr>
      <w:t xml:space="preserve">       </w:t>
    </w:r>
    <w:r w:rsidRPr="00452DFA">
      <w:rPr>
        <w:i w:val="0"/>
        <w:sz w:val="20"/>
        <w:szCs w:val="20"/>
      </w:rPr>
      <w:t xml:space="preserve">   </w:t>
    </w:r>
    <w:r>
      <w:rPr>
        <w:i w:val="0"/>
        <w:sz w:val="20"/>
        <w:szCs w:val="20"/>
      </w:rPr>
      <w:t xml:space="preserve">             </w:t>
    </w:r>
    <w:r w:rsidRPr="00452DFA">
      <w:rPr>
        <w:i w:val="0"/>
        <w:sz w:val="20"/>
        <w:szCs w:val="20"/>
      </w:rPr>
      <w:t xml:space="preserve">       HERS Provider:                       </w:t>
    </w:r>
  </w:p>
  <w:p w14:paraId="6867B6A1" w14:textId="6133158A" w:rsidR="008A0E4B" w:rsidRPr="00452DFA" w:rsidRDefault="008A0E4B" w:rsidP="006B1407">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Residential Compliance</w:t>
    </w:r>
    <w:r w:rsidRPr="00452DFA">
      <w:rPr>
        <w:i w:val="0"/>
        <w:sz w:val="20"/>
        <w:szCs w:val="20"/>
      </w:rPr>
      <w:tab/>
    </w:r>
    <w:r>
      <w:rPr>
        <w:i w:val="0"/>
        <w:sz w:val="20"/>
        <w:szCs w:val="20"/>
      </w:rPr>
      <w:t>October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AB" w14:textId="7FCE2B24" w:rsidR="008A0E4B" w:rsidRPr="00452DFA" w:rsidRDefault="008A0E4B" w:rsidP="006B1407">
    <w:pPr>
      <w:pStyle w:val="Style13"/>
      <w:tabs>
        <w:tab w:val="clear" w:pos="10800"/>
        <w:tab w:val="right" w:pos="14400"/>
      </w:tabs>
      <w:spacing w:before="0"/>
      <w:rPr>
        <w:i w:val="0"/>
        <w:sz w:val="20"/>
        <w:szCs w:val="20"/>
      </w:rPr>
    </w:pPr>
    <w:r w:rsidRPr="00452DFA">
      <w:rPr>
        <w:i w:val="0"/>
        <w:sz w:val="20"/>
        <w:szCs w:val="20"/>
      </w:rPr>
      <w:t>CA Building Energy Efficiency Standards - 201</w:t>
    </w:r>
    <w:r>
      <w:rPr>
        <w:i w:val="0"/>
        <w:sz w:val="20"/>
        <w:szCs w:val="20"/>
      </w:rPr>
      <w:t>6</w:t>
    </w:r>
    <w:r w:rsidRPr="00452DFA">
      <w:rPr>
        <w:i w:val="0"/>
        <w:sz w:val="20"/>
        <w:szCs w:val="20"/>
      </w:rPr>
      <w:t xml:space="preserve"> Residential Compliance</w:t>
    </w:r>
    <w:r w:rsidRPr="00452DFA">
      <w:rPr>
        <w:i w:val="0"/>
        <w:sz w:val="20"/>
        <w:szCs w:val="20"/>
      </w:rPr>
      <w:tab/>
    </w:r>
    <w:r>
      <w:rPr>
        <w:i w:val="0"/>
        <w:sz w:val="20"/>
        <w:szCs w:val="20"/>
      </w:rPr>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C686D6" w14:textId="77777777" w:rsidR="008A0E4B" w:rsidRPr="00DB7BEA" w:rsidRDefault="008A0E4B" w:rsidP="00B3063C">
      <w:pPr>
        <w:spacing w:after="0" w:line="240" w:lineRule="auto"/>
      </w:pPr>
      <w:r>
        <w:separator/>
      </w:r>
    </w:p>
  </w:footnote>
  <w:footnote w:type="continuationSeparator" w:id="0">
    <w:p w14:paraId="089C49DD" w14:textId="77777777" w:rsidR="008A0E4B" w:rsidRPr="00DB7BEA" w:rsidRDefault="008A0E4B" w:rsidP="00B3063C">
      <w:pPr>
        <w:spacing w:after="0" w:line="240" w:lineRule="auto"/>
      </w:pPr>
      <w:r>
        <w:continuationSeparator/>
      </w:r>
    </w:p>
  </w:footnote>
  <w:footnote w:type="continuationNotice" w:id="1">
    <w:p w14:paraId="62F3AE12" w14:textId="77777777" w:rsidR="008A0E4B" w:rsidRDefault="008A0E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8D" w14:textId="77777777" w:rsidR="008A0E4B" w:rsidRDefault="008A0E4B">
    <w:pPr>
      <w:pStyle w:val="Header"/>
    </w:pPr>
    <w:r>
      <w:rPr>
        <w:noProof/>
      </w:rPr>
      <w:pict w14:anchorId="6867B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9"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8E" w14:textId="12A3CAA8" w:rsidR="008A0E4B" w:rsidRPr="009B7BB1" w:rsidRDefault="008A0E4B" w:rsidP="009B7BB1">
    <w:pPr>
      <w:suppressAutoHyphens/>
      <w:spacing w:after="0" w:line="240" w:lineRule="auto"/>
      <w:ind w:left="-90"/>
      <w:rPr>
        <w:rFonts w:ascii="Arial" w:eastAsia="Times New Roman" w:hAnsi="Arial" w:cs="Arial"/>
        <w:sz w:val="14"/>
        <w:szCs w:val="14"/>
      </w:rPr>
    </w:pPr>
    <w:r w:rsidRPr="0004192D">
      <w:rPr>
        <w:rFonts w:ascii="Arial" w:eastAsia="Times New Roman" w:hAnsi="Arial"/>
        <w:noProof/>
        <w:sz w:val="14"/>
      </w:rPr>
      <w:drawing>
        <wp:anchor distT="0" distB="0" distL="114300" distR="114300" simplePos="0" relativeHeight="251658240" behindDoc="0" locked="0" layoutInCell="1" allowOverlap="1" wp14:anchorId="6867B6B7" wp14:editId="03EDB64F">
          <wp:simplePos x="0" y="0"/>
          <wp:positionH relativeFrom="margin">
            <wp:posOffset>8902065</wp:posOffset>
          </wp:positionH>
          <wp:positionV relativeFrom="margin">
            <wp:posOffset>-1217930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eastAsia="Times New Roman" w:hAnsi="Arial" w:cs="Arial"/>
        <w:noProof/>
        <w:sz w:val="14"/>
        <w:szCs w:val="14"/>
      </w:rPr>
      <w:pict w14:anchorId="6867B6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0"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B7BB1">
      <w:rPr>
        <w:rFonts w:ascii="Arial" w:eastAsia="Times New Roman" w:hAnsi="Arial" w:cs="Arial"/>
        <w:sz w:val="14"/>
        <w:szCs w:val="14"/>
      </w:rPr>
      <w:t>STATE OF CALIFORNIA</w:t>
    </w:r>
  </w:p>
  <w:p w14:paraId="6867B68F" w14:textId="77777777" w:rsidR="008A0E4B" w:rsidRPr="009B7BB1" w:rsidRDefault="008A0E4B" w:rsidP="009B7BB1">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MULTIFAMILY CENTRAL HOT WATER SYSTEM DISTRIBUTION</w:t>
    </w:r>
  </w:p>
  <w:p w14:paraId="6867B690" w14:textId="1A0F8A23" w:rsidR="008A0E4B" w:rsidRPr="009B7BB1" w:rsidRDefault="008A0E4B" w:rsidP="009B7BB1">
    <w:pPr>
      <w:suppressAutoHyphens/>
      <w:spacing w:after="0" w:line="240" w:lineRule="auto"/>
      <w:ind w:left="-90"/>
      <w:rPr>
        <w:rFonts w:ascii="Arial" w:eastAsia="Times New Roman" w:hAnsi="Arial" w:cs="Arial"/>
        <w:sz w:val="14"/>
        <w:szCs w:val="14"/>
      </w:rPr>
    </w:pPr>
    <w:r w:rsidRPr="009B7BB1">
      <w:rPr>
        <w:rFonts w:ascii="Arial" w:eastAsia="Times New Roman" w:hAnsi="Arial" w:cs="Arial"/>
        <w:sz w:val="14"/>
        <w:szCs w:val="14"/>
      </w:rPr>
      <w:t>CEC-CF2R-</w:t>
    </w:r>
    <w:r>
      <w:rPr>
        <w:rFonts w:ascii="Arial" w:eastAsia="Times New Roman" w:hAnsi="Arial" w:cs="Arial"/>
        <w:sz w:val="14"/>
        <w:szCs w:val="14"/>
      </w:rPr>
      <w:t>PLB-21-H</w:t>
    </w:r>
    <w:r w:rsidRPr="009B7BB1">
      <w:rPr>
        <w:rFonts w:ascii="Arial" w:eastAsia="Times New Roman" w:hAnsi="Arial" w:cs="Arial"/>
        <w:sz w:val="14"/>
        <w:szCs w:val="14"/>
      </w:rPr>
      <w:t xml:space="preserve"> (Revised </w:t>
    </w:r>
    <w:r>
      <w:rPr>
        <w:rFonts w:ascii="Arial" w:eastAsia="Times New Roman" w:hAnsi="Arial" w:cs="Arial"/>
        <w:sz w:val="14"/>
        <w:szCs w:val="14"/>
      </w:rPr>
      <w:t>10/16</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 xml:space="preserve">  </w:t>
    </w:r>
    <w:r>
      <w:rPr>
        <w:rFonts w:ascii="Arial" w:eastAsia="Times New Roman" w:hAnsi="Arial" w:cs="Arial"/>
        <w:sz w:val="14"/>
        <w:szCs w:val="14"/>
      </w:rPr>
      <w:t xml:space="preserve">                                                                                            </w:t>
    </w:r>
    <w:r w:rsidRPr="009B7BB1">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5057"/>
      <w:gridCol w:w="2264"/>
    </w:tblGrid>
    <w:tr w:rsidR="008A0E4B" w:rsidRPr="00F85124" w14:paraId="6867B693" w14:textId="77777777" w:rsidTr="009B7BB1">
      <w:trPr>
        <w:cantSplit/>
        <w:trHeight w:val="288"/>
      </w:trPr>
      <w:tc>
        <w:tcPr>
          <w:tcW w:w="4088" w:type="pct"/>
          <w:gridSpan w:val="3"/>
          <w:tcBorders>
            <w:bottom w:val="single" w:sz="4" w:space="0" w:color="auto"/>
            <w:right w:val="nil"/>
          </w:tcBorders>
          <w:vAlign w:val="center"/>
        </w:tcPr>
        <w:p w14:paraId="6867B691" w14:textId="77777777" w:rsidR="008A0E4B" w:rsidRPr="00F85124" w:rsidRDefault="008A0E4B" w:rsidP="00A374A5">
          <w:pPr>
            <w:pStyle w:val="Style14"/>
            <w:rPr>
              <w:b/>
            </w:rPr>
          </w:pPr>
          <w:r>
            <w:t>CERTIFICATE OF INSTALLATION</w:t>
          </w:r>
        </w:p>
      </w:tc>
      <w:tc>
        <w:tcPr>
          <w:tcW w:w="912" w:type="pct"/>
          <w:tcBorders>
            <w:left w:val="nil"/>
            <w:bottom w:val="single" w:sz="4" w:space="0" w:color="auto"/>
          </w:tcBorders>
          <w:tcMar>
            <w:left w:w="115" w:type="dxa"/>
            <w:right w:w="115" w:type="dxa"/>
          </w:tcMar>
          <w:vAlign w:val="center"/>
        </w:tcPr>
        <w:p w14:paraId="6867B692" w14:textId="77777777" w:rsidR="008A0E4B" w:rsidRPr="00F85124" w:rsidRDefault="008A0E4B" w:rsidP="00452DFA">
          <w:pPr>
            <w:pStyle w:val="Style15"/>
            <w:rPr>
              <w:b/>
            </w:rPr>
          </w:pPr>
          <w:r>
            <w:t>CF2R-PLB-21-H</w:t>
          </w:r>
        </w:p>
      </w:tc>
    </w:tr>
    <w:tr w:rsidR="008A0E4B" w:rsidRPr="00F85124" w14:paraId="6867B696" w14:textId="77777777" w:rsidTr="00A374A5">
      <w:trPr>
        <w:cantSplit/>
        <w:trHeight w:val="288"/>
      </w:trPr>
      <w:tc>
        <w:tcPr>
          <w:tcW w:w="2500" w:type="pct"/>
          <w:gridSpan w:val="2"/>
          <w:tcBorders>
            <w:right w:val="nil"/>
          </w:tcBorders>
        </w:tcPr>
        <w:p w14:paraId="6867B694" w14:textId="77777777" w:rsidR="008A0E4B" w:rsidRPr="00F85124" w:rsidRDefault="008A0E4B" w:rsidP="00A374A5">
          <w:pPr>
            <w:pStyle w:val="Style10"/>
            <w:rPr>
              <w:sz w:val="12"/>
              <w:szCs w:val="12"/>
            </w:rPr>
          </w:pPr>
          <w:r>
            <w:t xml:space="preserve">HERS Verified </w:t>
          </w:r>
          <w:r w:rsidRPr="002332EE">
            <w:t>Multifamily Central Hot Water System Distribution</w:t>
          </w:r>
        </w:p>
      </w:tc>
      <w:tc>
        <w:tcPr>
          <w:tcW w:w="2500" w:type="pct"/>
          <w:gridSpan w:val="2"/>
          <w:tcBorders>
            <w:left w:val="nil"/>
          </w:tcBorders>
        </w:tcPr>
        <w:p w14:paraId="6867B695" w14:textId="77777777" w:rsidR="008A0E4B" w:rsidRPr="00F85124" w:rsidRDefault="008A0E4B" w:rsidP="00A374A5">
          <w:pPr>
            <w:pStyle w:val="Style11"/>
            <w:rPr>
              <w:sz w:val="12"/>
              <w:szCs w:val="12"/>
            </w:rPr>
          </w:pPr>
          <w:r w:rsidRPr="00F85124">
            <w:t xml:space="preserve">(Page </w:t>
          </w:r>
          <w:r>
            <w:fldChar w:fldCharType="begin"/>
          </w:r>
          <w:r>
            <w:instrText xml:space="preserve"> PAGE   \* MERGEFORMAT </w:instrText>
          </w:r>
          <w:r>
            <w:fldChar w:fldCharType="separate"/>
          </w:r>
          <w:r>
            <w:rPr>
              <w:noProof/>
            </w:rPr>
            <w:t>5</w:t>
          </w:r>
          <w:r>
            <w:rPr>
              <w:noProof/>
            </w:rPr>
            <w:fldChar w:fldCharType="end"/>
          </w:r>
          <w:r w:rsidRPr="00F85124">
            <w:t xml:space="preserve"> of </w:t>
          </w:r>
          <w:fldSimple w:instr=" SECTIONPAGES   \* MERGEFORMAT ">
            <w:r>
              <w:rPr>
                <w:noProof/>
              </w:rPr>
              <w:t>5</w:t>
            </w:r>
          </w:fldSimple>
          <w:r w:rsidRPr="00F85124">
            <w:t>)</w:t>
          </w:r>
        </w:p>
      </w:tc>
    </w:tr>
    <w:tr w:rsidR="008A0E4B" w:rsidRPr="00F85124" w14:paraId="6867B69A" w14:textId="77777777" w:rsidTr="009B7BB1">
      <w:trPr>
        <w:cantSplit/>
        <w:trHeight w:val="288"/>
      </w:trPr>
      <w:tc>
        <w:tcPr>
          <w:tcW w:w="0" w:type="auto"/>
        </w:tcPr>
        <w:p w14:paraId="6867B697" w14:textId="77777777" w:rsidR="008A0E4B" w:rsidRPr="00F85124" w:rsidRDefault="008A0E4B" w:rsidP="00A374A5">
          <w:pPr>
            <w:pStyle w:val="Style12"/>
          </w:pPr>
          <w:r w:rsidRPr="00F85124">
            <w:t>Project Name:</w:t>
          </w:r>
        </w:p>
      </w:tc>
      <w:tc>
        <w:tcPr>
          <w:tcW w:w="1727" w:type="pct"/>
          <w:gridSpan w:val="2"/>
        </w:tcPr>
        <w:p w14:paraId="6867B698" w14:textId="77777777" w:rsidR="008A0E4B" w:rsidRPr="00F85124" w:rsidRDefault="008A0E4B" w:rsidP="00A374A5">
          <w:pPr>
            <w:pStyle w:val="Style12"/>
          </w:pPr>
          <w:r w:rsidRPr="00F85124">
            <w:t>Enforcement Agency:</w:t>
          </w:r>
        </w:p>
      </w:tc>
      <w:tc>
        <w:tcPr>
          <w:tcW w:w="912" w:type="pct"/>
        </w:tcPr>
        <w:p w14:paraId="6867B699" w14:textId="77777777" w:rsidR="008A0E4B" w:rsidRPr="00F85124" w:rsidRDefault="008A0E4B" w:rsidP="00A374A5">
          <w:pPr>
            <w:pStyle w:val="Style12"/>
          </w:pPr>
          <w:r w:rsidRPr="00F85124">
            <w:t>Permit Number:</w:t>
          </w:r>
        </w:p>
      </w:tc>
    </w:tr>
    <w:tr w:rsidR="008A0E4B" w:rsidRPr="00F85124" w14:paraId="6867B69E" w14:textId="77777777" w:rsidTr="009B7BB1">
      <w:trPr>
        <w:cantSplit/>
        <w:trHeight w:val="288"/>
      </w:trPr>
      <w:tc>
        <w:tcPr>
          <w:tcW w:w="0" w:type="auto"/>
        </w:tcPr>
        <w:p w14:paraId="6867B69B" w14:textId="77777777" w:rsidR="008A0E4B" w:rsidRPr="00F85124" w:rsidRDefault="008A0E4B" w:rsidP="00A374A5">
          <w:pPr>
            <w:pStyle w:val="Style12"/>
            <w:rPr>
              <w:vertAlign w:val="superscript"/>
            </w:rPr>
          </w:pPr>
          <w:r w:rsidRPr="00F85124">
            <w:t>Dwelling Address:</w:t>
          </w:r>
        </w:p>
      </w:tc>
      <w:tc>
        <w:tcPr>
          <w:tcW w:w="1727" w:type="pct"/>
          <w:gridSpan w:val="2"/>
        </w:tcPr>
        <w:p w14:paraId="6867B69C" w14:textId="7BB76E16" w:rsidR="008A0E4B" w:rsidRPr="00F85124" w:rsidRDefault="008A0E4B" w:rsidP="00A374A5">
          <w:pPr>
            <w:pStyle w:val="Style12"/>
            <w:rPr>
              <w:vertAlign w:val="superscript"/>
            </w:rPr>
          </w:pPr>
          <w:r w:rsidRPr="00F85124">
            <w:t>City</w:t>
          </w:r>
          <w:r>
            <w:t>:</w:t>
          </w:r>
        </w:p>
      </w:tc>
      <w:tc>
        <w:tcPr>
          <w:tcW w:w="912" w:type="pct"/>
        </w:tcPr>
        <w:p w14:paraId="6867B69D" w14:textId="47074557" w:rsidR="008A0E4B" w:rsidRPr="00F85124" w:rsidRDefault="008A0E4B" w:rsidP="00A374A5">
          <w:pPr>
            <w:pStyle w:val="Style12"/>
            <w:rPr>
              <w:vertAlign w:val="superscript"/>
            </w:rPr>
          </w:pPr>
          <w:r w:rsidRPr="00F85124">
            <w:t>Zip Code</w:t>
          </w:r>
          <w:r>
            <w:t>:</w:t>
          </w:r>
        </w:p>
      </w:tc>
    </w:tr>
  </w:tbl>
  <w:p w14:paraId="6867B69F" w14:textId="77777777" w:rsidR="008A0E4B" w:rsidRPr="00B721E1" w:rsidRDefault="008A0E4B" w:rsidP="002332EE">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A2" w14:textId="77777777" w:rsidR="008A0E4B" w:rsidRDefault="008A0E4B">
    <w:pPr>
      <w:pStyle w:val="Header"/>
    </w:pPr>
    <w:r>
      <w:rPr>
        <w:noProof/>
      </w:rPr>
      <w:pict w14:anchorId="6867B6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28"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A3" w14:textId="77777777" w:rsidR="008A0E4B" w:rsidRDefault="008A0E4B">
    <w:pPr>
      <w:pStyle w:val="Header"/>
    </w:pPr>
    <w:r>
      <w:rPr>
        <w:noProof/>
      </w:rPr>
      <w:pict w14:anchorId="6867B6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2"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8A0E4B" w:rsidRPr="00F85124" w14:paraId="6867B6A6" w14:textId="77777777" w:rsidTr="00C65571">
      <w:trPr>
        <w:cantSplit/>
        <w:trHeight w:val="288"/>
      </w:trPr>
      <w:tc>
        <w:tcPr>
          <w:tcW w:w="4155" w:type="pct"/>
          <w:gridSpan w:val="2"/>
          <w:tcBorders>
            <w:bottom w:val="single" w:sz="4" w:space="0" w:color="auto"/>
            <w:right w:val="nil"/>
          </w:tcBorders>
          <w:vAlign w:val="center"/>
        </w:tcPr>
        <w:p w14:paraId="6867B6A4" w14:textId="77777777" w:rsidR="008A0E4B" w:rsidRPr="00F85124" w:rsidRDefault="008A0E4B" w:rsidP="00BD59D3">
          <w:pPr>
            <w:pStyle w:val="Style14"/>
            <w:rPr>
              <w:b/>
            </w:rPr>
          </w:pPr>
          <w:r>
            <w:rPr>
              <w:noProof/>
            </w:rPr>
            <w:pict w14:anchorId="6867B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3"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t>CERTIFICATE OF INSTALLATION  - USER INSTRUCTIONS</w:t>
          </w:r>
        </w:p>
      </w:tc>
      <w:tc>
        <w:tcPr>
          <w:tcW w:w="845" w:type="pct"/>
          <w:tcBorders>
            <w:left w:val="nil"/>
            <w:bottom w:val="single" w:sz="4" w:space="0" w:color="auto"/>
          </w:tcBorders>
          <w:tcMar>
            <w:left w:w="115" w:type="dxa"/>
            <w:right w:w="115" w:type="dxa"/>
          </w:tcMar>
          <w:vAlign w:val="center"/>
        </w:tcPr>
        <w:p w14:paraId="6867B6A5" w14:textId="77777777" w:rsidR="008A0E4B" w:rsidRPr="00F85124" w:rsidRDefault="008A0E4B" w:rsidP="00452DFA">
          <w:pPr>
            <w:pStyle w:val="Style15"/>
            <w:rPr>
              <w:b/>
            </w:rPr>
          </w:pPr>
          <w:r>
            <w:t>CF2R-PLB-21-H</w:t>
          </w:r>
        </w:p>
      </w:tc>
    </w:tr>
    <w:tr w:rsidR="008A0E4B" w:rsidRPr="00F85124" w14:paraId="6867B6A9" w14:textId="77777777" w:rsidTr="00A374A5">
      <w:trPr>
        <w:cantSplit/>
        <w:trHeight w:val="288"/>
      </w:trPr>
      <w:tc>
        <w:tcPr>
          <w:tcW w:w="2500" w:type="pct"/>
          <w:tcBorders>
            <w:right w:val="nil"/>
          </w:tcBorders>
        </w:tcPr>
        <w:p w14:paraId="6867B6A7" w14:textId="77777777" w:rsidR="008A0E4B" w:rsidRPr="00F85124" w:rsidRDefault="008A0E4B"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6867B6A8" w14:textId="77777777" w:rsidR="008A0E4B" w:rsidRPr="00F85124" w:rsidRDefault="008A0E4B" w:rsidP="00A374A5">
          <w:pPr>
            <w:pStyle w:val="Style11"/>
            <w:rPr>
              <w:sz w:val="12"/>
              <w:szCs w:val="12"/>
            </w:rPr>
          </w:pPr>
          <w:r w:rsidRPr="00F85124">
            <w:t xml:space="preserve">(Page </w:t>
          </w:r>
          <w:r>
            <w:fldChar w:fldCharType="begin"/>
          </w:r>
          <w:r>
            <w:instrText xml:space="preserve"> PAGE   \* MERGEFORMAT </w:instrText>
          </w:r>
          <w:r>
            <w:fldChar w:fldCharType="separate"/>
          </w:r>
          <w:r>
            <w:rPr>
              <w:noProof/>
            </w:rPr>
            <w:t>2</w:t>
          </w:r>
          <w:r>
            <w:rPr>
              <w:noProof/>
            </w:rPr>
            <w:fldChar w:fldCharType="end"/>
          </w:r>
          <w:r w:rsidRPr="00F85124">
            <w:t xml:space="preserve"> of </w:t>
          </w:r>
          <w:fldSimple w:instr=" SECTIONPAGES   \* MERGEFORMAT ">
            <w:r>
              <w:rPr>
                <w:noProof/>
              </w:rPr>
              <w:t>2</w:t>
            </w:r>
          </w:fldSimple>
          <w:r w:rsidRPr="00F85124">
            <w:t>)</w:t>
          </w:r>
        </w:p>
      </w:tc>
    </w:tr>
  </w:tbl>
  <w:p w14:paraId="6867B6AA" w14:textId="77777777" w:rsidR="008A0E4B" w:rsidRPr="00B721E1" w:rsidRDefault="008A0E4B" w:rsidP="002332EE">
    <w:pPr>
      <w:pStyle w:val="Header"/>
      <w:spacing w:after="0"/>
      <w:rPr>
        <w:sz w:val="20"/>
        <w:szCs w:val="16"/>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AC" w14:textId="77777777" w:rsidR="008A0E4B" w:rsidRDefault="008A0E4B">
    <w:pPr>
      <w:pStyle w:val="Header"/>
    </w:pPr>
    <w:r>
      <w:rPr>
        <w:noProof/>
      </w:rPr>
      <w:pict w14:anchorId="6867B6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1"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AD" w14:textId="77777777" w:rsidR="008A0E4B" w:rsidRDefault="008A0E4B">
    <w:pPr>
      <w:pStyle w:val="Header"/>
    </w:pPr>
    <w:r>
      <w:rPr>
        <w:noProof/>
      </w:rPr>
      <w:pict w14:anchorId="6867B6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5"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8A0E4B" w:rsidRPr="00F85124" w14:paraId="6867B6B0" w14:textId="77777777" w:rsidTr="00C65571">
      <w:trPr>
        <w:cantSplit/>
        <w:trHeight w:val="288"/>
      </w:trPr>
      <w:tc>
        <w:tcPr>
          <w:tcW w:w="4155" w:type="pct"/>
          <w:gridSpan w:val="2"/>
          <w:tcBorders>
            <w:bottom w:val="single" w:sz="4" w:space="0" w:color="auto"/>
            <w:right w:val="nil"/>
          </w:tcBorders>
          <w:vAlign w:val="center"/>
        </w:tcPr>
        <w:p w14:paraId="6867B6AE" w14:textId="77777777" w:rsidR="008A0E4B" w:rsidRPr="00F85124" w:rsidRDefault="008A0E4B" w:rsidP="00A374A5">
          <w:pPr>
            <w:pStyle w:val="Style14"/>
            <w:rPr>
              <w:b/>
            </w:rPr>
          </w:pPr>
          <w:r>
            <w:rPr>
              <w:noProof/>
            </w:rPr>
            <w:pict w14:anchorId="6867B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6"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6867B6AF" w14:textId="77777777" w:rsidR="008A0E4B" w:rsidRPr="00F85124" w:rsidRDefault="008A0E4B" w:rsidP="00452DFA">
          <w:pPr>
            <w:pStyle w:val="Style15"/>
            <w:rPr>
              <w:b/>
            </w:rPr>
          </w:pPr>
          <w:r>
            <w:t>CF2R-PLB-21-H</w:t>
          </w:r>
        </w:p>
      </w:tc>
    </w:tr>
    <w:tr w:rsidR="008A0E4B" w:rsidRPr="00F85124" w14:paraId="6867B6B3" w14:textId="77777777" w:rsidTr="00A374A5">
      <w:trPr>
        <w:cantSplit/>
        <w:trHeight w:val="288"/>
      </w:trPr>
      <w:tc>
        <w:tcPr>
          <w:tcW w:w="2500" w:type="pct"/>
          <w:tcBorders>
            <w:right w:val="nil"/>
          </w:tcBorders>
        </w:tcPr>
        <w:p w14:paraId="6867B6B1" w14:textId="77777777" w:rsidR="008A0E4B" w:rsidRPr="00F85124" w:rsidRDefault="008A0E4B" w:rsidP="00A374A5">
          <w:pPr>
            <w:pStyle w:val="Style10"/>
            <w:rPr>
              <w:sz w:val="12"/>
              <w:szCs w:val="12"/>
            </w:rPr>
          </w:pPr>
          <w:r>
            <w:t xml:space="preserve">HERS Verified </w:t>
          </w:r>
          <w:r w:rsidRPr="002332EE">
            <w:t>Multifamily Central Hot Water System Distribution</w:t>
          </w:r>
          <w:r>
            <w:t xml:space="preserve"> </w:t>
          </w:r>
        </w:p>
      </w:tc>
      <w:tc>
        <w:tcPr>
          <w:tcW w:w="2500" w:type="pct"/>
          <w:gridSpan w:val="2"/>
          <w:tcBorders>
            <w:left w:val="nil"/>
          </w:tcBorders>
        </w:tcPr>
        <w:p w14:paraId="6867B6B2" w14:textId="04BB4638" w:rsidR="008A0E4B" w:rsidRPr="00F85124" w:rsidRDefault="008A0E4B" w:rsidP="00A374A5">
          <w:pPr>
            <w:pStyle w:val="Style11"/>
            <w:rPr>
              <w:sz w:val="12"/>
              <w:szCs w:val="12"/>
            </w:rPr>
          </w:pPr>
          <w:r w:rsidRPr="00F85124">
            <w:t xml:space="preserve">(Page </w:t>
          </w:r>
          <w:r>
            <w:fldChar w:fldCharType="begin"/>
          </w:r>
          <w:r>
            <w:instrText xml:space="preserve"> PAGE   \* MERGEFORMAT </w:instrText>
          </w:r>
          <w:r>
            <w:fldChar w:fldCharType="separate"/>
          </w:r>
          <w:r w:rsidR="00C46732">
            <w:rPr>
              <w:noProof/>
            </w:rPr>
            <w:t>2</w:t>
          </w:r>
          <w:r>
            <w:rPr>
              <w:noProof/>
            </w:rPr>
            <w:fldChar w:fldCharType="end"/>
          </w:r>
          <w:r w:rsidRPr="00F85124">
            <w:t xml:space="preserve"> of </w:t>
          </w:r>
          <w:fldSimple w:instr=" SECTIONPAGES   \* MERGEFORMAT ">
            <w:r>
              <w:rPr>
                <w:noProof/>
              </w:rPr>
              <w:t>9</w:t>
            </w:r>
          </w:fldSimple>
          <w:r w:rsidRPr="00F85124">
            <w:t>)</w:t>
          </w:r>
        </w:p>
      </w:tc>
    </w:tr>
  </w:tbl>
  <w:p w14:paraId="6867B6B4" w14:textId="77777777" w:rsidR="008A0E4B" w:rsidRPr="00B721E1" w:rsidRDefault="008A0E4B" w:rsidP="002332EE">
    <w:pPr>
      <w:pStyle w:val="Header"/>
      <w:spacing w:after="0"/>
      <w:rPr>
        <w:sz w:val="20"/>
        <w:szCs w:val="16"/>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7B6B5" w14:textId="77777777" w:rsidR="008A0E4B" w:rsidRDefault="008A0E4B">
    <w:pPr>
      <w:pStyle w:val="Header"/>
    </w:pPr>
    <w:r>
      <w:rPr>
        <w:noProof/>
      </w:rPr>
      <w:pict w14:anchorId="6867B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7834"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B7C77"/>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6610E832"/>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7"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B3090A"/>
    <w:multiLevelType w:val="hybridMultilevel"/>
    <w:tmpl w:val="2CBC7F94"/>
    <w:lvl w:ilvl="0" w:tplc="E9B0B4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54F33B9A"/>
    <w:multiLevelType w:val="hybridMultilevel"/>
    <w:tmpl w:val="D8B88C7A"/>
    <w:lvl w:ilvl="0" w:tplc="B91AB514">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733B30"/>
    <w:multiLevelType w:val="hybridMultilevel"/>
    <w:tmpl w:val="72D286BC"/>
    <w:lvl w:ilvl="0" w:tplc="6B4E110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6B03220C"/>
    <w:multiLevelType w:val="hybridMultilevel"/>
    <w:tmpl w:val="4496974C"/>
    <w:lvl w:ilvl="0" w:tplc="8DD6C9AA">
      <w:start w:val="1"/>
      <w:numFmt w:val="decimal"/>
      <w:lvlText w:val="%1."/>
      <w:lvlJc w:val="left"/>
      <w:pPr>
        <w:ind w:left="720" w:hanging="360"/>
      </w:pPr>
      <w:rPr>
        <w:rFonts w:hint="default"/>
      </w:rPr>
    </w:lvl>
    <w:lvl w:ilvl="1" w:tplc="06540658">
      <w:start w:val="1"/>
      <w:numFmt w:val="lowerLetter"/>
      <w:lvlText w:val="%2."/>
      <w:lvlJc w:val="left"/>
      <w:pPr>
        <w:ind w:left="1440" w:hanging="360"/>
      </w:pPr>
    </w:lvl>
    <w:lvl w:ilvl="2" w:tplc="A11AD036" w:tentative="1">
      <w:start w:val="1"/>
      <w:numFmt w:val="lowerRoman"/>
      <w:lvlText w:val="%3."/>
      <w:lvlJc w:val="right"/>
      <w:pPr>
        <w:ind w:left="2160" w:hanging="180"/>
      </w:pPr>
    </w:lvl>
    <w:lvl w:ilvl="3" w:tplc="6338EE84" w:tentative="1">
      <w:start w:val="1"/>
      <w:numFmt w:val="decimal"/>
      <w:lvlText w:val="%4."/>
      <w:lvlJc w:val="left"/>
      <w:pPr>
        <w:ind w:left="2880" w:hanging="360"/>
      </w:pPr>
    </w:lvl>
    <w:lvl w:ilvl="4" w:tplc="EDBCCF46" w:tentative="1">
      <w:start w:val="1"/>
      <w:numFmt w:val="lowerLetter"/>
      <w:lvlText w:val="%5."/>
      <w:lvlJc w:val="left"/>
      <w:pPr>
        <w:ind w:left="3600" w:hanging="360"/>
      </w:pPr>
    </w:lvl>
    <w:lvl w:ilvl="5" w:tplc="314A71E0" w:tentative="1">
      <w:start w:val="1"/>
      <w:numFmt w:val="lowerRoman"/>
      <w:lvlText w:val="%6."/>
      <w:lvlJc w:val="right"/>
      <w:pPr>
        <w:ind w:left="4320" w:hanging="180"/>
      </w:pPr>
    </w:lvl>
    <w:lvl w:ilvl="6" w:tplc="0178CA68" w:tentative="1">
      <w:start w:val="1"/>
      <w:numFmt w:val="decimal"/>
      <w:lvlText w:val="%7."/>
      <w:lvlJc w:val="left"/>
      <w:pPr>
        <w:ind w:left="5040" w:hanging="360"/>
      </w:pPr>
    </w:lvl>
    <w:lvl w:ilvl="7" w:tplc="7B8E9C90" w:tentative="1">
      <w:start w:val="1"/>
      <w:numFmt w:val="lowerLetter"/>
      <w:lvlText w:val="%8."/>
      <w:lvlJc w:val="left"/>
      <w:pPr>
        <w:ind w:left="5760" w:hanging="360"/>
      </w:pPr>
    </w:lvl>
    <w:lvl w:ilvl="8" w:tplc="B3705184" w:tentative="1">
      <w:start w:val="1"/>
      <w:numFmt w:val="lowerRoman"/>
      <w:lvlText w:val="%9."/>
      <w:lvlJc w:val="right"/>
      <w:pPr>
        <w:ind w:left="6480" w:hanging="180"/>
      </w:pPr>
    </w:lvl>
  </w:abstractNum>
  <w:abstractNum w:abstractNumId="13" w15:restartNumberingAfterBreak="0">
    <w:nsid w:val="6B143573"/>
    <w:multiLevelType w:val="hybridMultilevel"/>
    <w:tmpl w:val="F19C8FD2"/>
    <w:lvl w:ilvl="0" w:tplc="5C103F5A">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EFE6DAA6">
      <w:start w:val="1"/>
      <w:numFmt w:val="bullet"/>
      <w:lvlText w:val="o"/>
      <w:lvlJc w:val="left"/>
      <w:pPr>
        <w:tabs>
          <w:tab w:val="num" w:pos="1440"/>
        </w:tabs>
        <w:ind w:left="1440" w:hanging="360"/>
      </w:pPr>
      <w:rPr>
        <w:rFonts w:ascii="Courier New" w:hAnsi="Courier New" w:cs="Courier New" w:hint="default"/>
      </w:rPr>
    </w:lvl>
    <w:lvl w:ilvl="2" w:tplc="C00883B0" w:tentative="1">
      <w:start w:val="1"/>
      <w:numFmt w:val="bullet"/>
      <w:lvlText w:val=""/>
      <w:lvlJc w:val="left"/>
      <w:pPr>
        <w:tabs>
          <w:tab w:val="num" w:pos="2160"/>
        </w:tabs>
        <w:ind w:left="2160" w:hanging="360"/>
      </w:pPr>
      <w:rPr>
        <w:rFonts w:ascii="Wingdings" w:hAnsi="Wingdings" w:hint="default"/>
      </w:rPr>
    </w:lvl>
    <w:lvl w:ilvl="3" w:tplc="5D980AD2" w:tentative="1">
      <w:start w:val="1"/>
      <w:numFmt w:val="bullet"/>
      <w:lvlText w:val=""/>
      <w:lvlJc w:val="left"/>
      <w:pPr>
        <w:tabs>
          <w:tab w:val="num" w:pos="2880"/>
        </w:tabs>
        <w:ind w:left="2880" w:hanging="360"/>
      </w:pPr>
      <w:rPr>
        <w:rFonts w:ascii="Symbol" w:hAnsi="Symbol" w:hint="default"/>
      </w:rPr>
    </w:lvl>
    <w:lvl w:ilvl="4" w:tplc="812E3074" w:tentative="1">
      <w:start w:val="1"/>
      <w:numFmt w:val="bullet"/>
      <w:lvlText w:val="o"/>
      <w:lvlJc w:val="left"/>
      <w:pPr>
        <w:tabs>
          <w:tab w:val="num" w:pos="3600"/>
        </w:tabs>
        <w:ind w:left="3600" w:hanging="360"/>
      </w:pPr>
      <w:rPr>
        <w:rFonts w:ascii="Courier New" w:hAnsi="Courier New" w:cs="Courier New" w:hint="default"/>
      </w:rPr>
    </w:lvl>
    <w:lvl w:ilvl="5" w:tplc="4B34977A" w:tentative="1">
      <w:start w:val="1"/>
      <w:numFmt w:val="bullet"/>
      <w:lvlText w:val=""/>
      <w:lvlJc w:val="left"/>
      <w:pPr>
        <w:tabs>
          <w:tab w:val="num" w:pos="4320"/>
        </w:tabs>
        <w:ind w:left="4320" w:hanging="360"/>
      </w:pPr>
      <w:rPr>
        <w:rFonts w:ascii="Wingdings" w:hAnsi="Wingdings" w:hint="default"/>
      </w:rPr>
    </w:lvl>
    <w:lvl w:ilvl="6" w:tplc="BA62C358" w:tentative="1">
      <w:start w:val="1"/>
      <w:numFmt w:val="bullet"/>
      <w:lvlText w:val=""/>
      <w:lvlJc w:val="left"/>
      <w:pPr>
        <w:tabs>
          <w:tab w:val="num" w:pos="5040"/>
        </w:tabs>
        <w:ind w:left="5040" w:hanging="360"/>
      </w:pPr>
      <w:rPr>
        <w:rFonts w:ascii="Symbol" w:hAnsi="Symbol" w:hint="default"/>
      </w:rPr>
    </w:lvl>
    <w:lvl w:ilvl="7" w:tplc="ACF24374" w:tentative="1">
      <w:start w:val="1"/>
      <w:numFmt w:val="bullet"/>
      <w:lvlText w:val="o"/>
      <w:lvlJc w:val="left"/>
      <w:pPr>
        <w:tabs>
          <w:tab w:val="num" w:pos="5760"/>
        </w:tabs>
        <w:ind w:left="5760" w:hanging="360"/>
      </w:pPr>
      <w:rPr>
        <w:rFonts w:ascii="Courier New" w:hAnsi="Courier New" w:cs="Courier New" w:hint="default"/>
      </w:rPr>
    </w:lvl>
    <w:lvl w:ilvl="8" w:tplc="4E965F0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0"/>
  </w:num>
  <w:num w:numId="4">
    <w:abstractNumId w:val="3"/>
  </w:num>
  <w:num w:numId="5">
    <w:abstractNumId w:val="12"/>
  </w:num>
  <w:num w:numId="6">
    <w:abstractNumId w:val="1"/>
  </w:num>
  <w:num w:numId="7">
    <w:abstractNumId w:val="2"/>
  </w:num>
  <w:num w:numId="8">
    <w:abstractNumId w:val="5"/>
  </w:num>
  <w:num w:numId="9">
    <w:abstractNumId w:val="8"/>
  </w:num>
  <w:num w:numId="10">
    <w:abstractNumId w:val="11"/>
  </w:num>
  <w:num w:numId="11">
    <w:abstractNumId w:val="9"/>
  </w:num>
  <w:num w:numId="12">
    <w:abstractNumId w:val="14"/>
  </w:num>
  <w:num w:numId="13">
    <w:abstractNumId w:val="15"/>
  </w:num>
  <w:num w:numId="14">
    <w:abstractNumId w:val="7"/>
  </w:num>
  <w:num w:numId="15">
    <w:abstractNumId w:val="10"/>
  </w:num>
  <w:num w:numId="16">
    <w:abstractNumId w:val="5"/>
  </w:num>
  <w:num w:numId="1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6D7"/>
    <w:rsid w:val="00005EA3"/>
    <w:rsid w:val="000107BA"/>
    <w:rsid w:val="00010F31"/>
    <w:rsid w:val="0001147B"/>
    <w:rsid w:val="0002525C"/>
    <w:rsid w:val="000261EF"/>
    <w:rsid w:val="0004192D"/>
    <w:rsid w:val="000511A4"/>
    <w:rsid w:val="000656BC"/>
    <w:rsid w:val="000801AC"/>
    <w:rsid w:val="00083F4F"/>
    <w:rsid w:val="00084AC4"/>
    <w:rsid w:val="00087A32"/>
    <w:rsid w:val="0009219B"/>
    <w:rsid w:val="000A311C"/>
    <w:rsid w:val="000B2EF2"/>
    <w:rsid w:val="000B4A98"/>
    <w:rsid w:val="000B4F44"/>
    <w:rsid w:val="000C2B17"/>
    <w:rsid w:val="000D1C4B"/>
    <w:rsid w:val="000D2771"/>
    <w:rsid w:val="000D5453"/>
    <w:rsid w:val="000E7FC1"/>
    <w:rsid w:val="000F2C67"/>
    <w:rsid w:val="000F4069"/>
    <w:rsid w:val="00102F0F"/>
    <w:rsid w:val="00104D8A"/>
    <w:rsid w:val="00106FB3"/>
    <w:rsid w:val="00140960"/>
    <w:rsid w:val="001434B1"/>
    <w:rsid w:val="0016202A"/>
    <w:rsid w:val="001711DA"/>
    <w:rsid w:val="00171834"/>
    <w:rsid w:val="0017718F"/>
    <w:rsid w:val="001A26AD"/>
    <w:rsid w:val="001B3A3F"/>
    <w:rsid w:val="001C7789"/>
    <w:rsid w:val="001D56D7"/>
    <w:rsid w:val="001E73C2"/>
    <w:rsid w:val="00200A46"/>
    <w:rsid w:val="002014B2"/>
    <w:rsid w:val="00207FAD"/>
    <w:rsid w:val="00216198"/>
    <w:rsid w:val="00227A33"/>
    <w:rsid w:val="002332EE"/>
    <w:rsid w:val="00235C4F"/>
    <w:rsid w:val="0024067D"/>
    <w:rsid w:val="00272E56"/>
    <w:rsid w:val="002752AB"/>
    <w:rsid w:val="002A1823"/>
    <w:rsid w:val="003021AE"/>
    <w:rsid w:val="003217C3"/>
    <w:rsid w:val="003627FB"/>
    <w:rsid w:val="00375AA4"/>
    <w:rsid w:val="003855DB"/>
    <w:rsid w:val="00387B5D"/>
    <w:rsid w:val="003A2D5C"/>
    <w:rsid w:val="003B7CB3"/>
    <w:rsid w:val="003C0E64"/>
    <w:rsid w:val="003D0326"/>
    <w:rsid w:val="003D76C7"/>
    <w:rsid w:val="003E5C4F"/>
    <w:rsid w:val="00407955"/>
    <w:rsid w:val="00426926"/>
    <w:rsid w:val="00432FA5"/>
    <w:rsid w:val="00434BBF"/>
    <w:rsid w:val="00435049"/>
    <w:rsid w:val="00452DFA"/>
    <w:rsid w:val="00453E30"/>
    <w:rsid w:val="0045506C"/>
    <w:rsid w:val="004570A1"/>
    <w:rsid w:val="00487335"/>
    <w:rsid w:val="004B294F"/>
    <w:rsid w:val="004E2F5B"/>
    <w:rsid w:val="004E57AA"/>
    <w:rsid w:val="004F1D88"/>
    <w:rsid w:val="00514CF5"/>
    <w:rsid w:val="00515512"/>
    <w:rsid w:val="005303B4"/>
    <w:rsid w:val="0053535C"/>
    <w:rsid w:val="005356C6"/>
    <w:rsid w:val="00535A33"/>
    <w:rsid w:val="00545447"/>
    <w:rsid w:val="00564D31"/>
    <w:rsid w:val="00567D26"/>
    <w:rsid w:val="005A5C2B"/>
    <w:rsid w:val="006032B4"/>
    <w:rsid w:val="00626EAA"/>
    <w:rsid w:val="00672F4C"/>
    <w:rsid w:val="006A51DA"/>
    <w:rsid w:val="006A61F3"/>
    <w:rsid w:val="006B1407"/>
    <w:rsid w:val="006E7AF8"/>
    <w:rsid w:val="006F4AD0"/>
    <w:rsid w:val="006F74A5"/>
    <w:rsid w:val="00711243"/>
    <w:rsid w:val="007666A1"/>
    <w:rsid w:val="0079399B"/>
    <w:rsid w:val="007977F0"/>
    <w:rsid w:val="007A7B36"/>
    <w:rsid w:val="007B39EE"/>
    <w:rsid w:val="007D43A6"/>
    <w:rsid w:val="00831922"/>
    <w:rsid w:val="00851BB3"/>
    <w:rsid w:val="00857196"/>
    <w:rsid w:val="008664B7"/>
    <w:rsid w:val="008911C8"/>
    <w:rsid w:val="008A0E4B"/>
    <w:rsid w:val="008B47F4"/>
    <w:rsid w:val="008C023D"/>
    <w:rsid w:val="008E1EA5"/>
    <w:rsid w:val="0092301F"/>
    <w:rsid w:val="00932091"/>
    <w:rsid w:val="00936C3D"/>
    <w:rsid w:val="0093726E"/>
    <w:rsid w:val="00941F90"/>
    <w:rsid w:val="00944C1F"/>
    <w:rsid w:val="00947331"/>
    <w:rsid w:val="0096323B"/>
    <w:rsid w:val="00974719"/>
    <w:rsid w:val="00990D96"/>
    <w:rsid w:val="009961D2"/>
    <w:rsid w:val="009B7BB1"/>
    <w:rsid w:val="009E1D9B"/>
    <w:rsid w:val="009E60F5"/>
    <w:rsid w:val="009E63ED"/>
    <w:rsid w:val="009F33F1"/>
    <w:rsid w:val="009F35A4"/>
    <w:rsid w:val="009F61DE"/>
    <w:rsid w:val="00A02EBA"/>
    <w:rsid w:val="00A20E3D"/>
    <w:rsid w:val="00A374A5"/>
    <w:rsid w:val="00A446F1"/>
    <w:rsid w:val="00A46BAE"/>
    <w:rsid w:val="00A656BE"/>
    <w:rsid w:val="00A732C4"/>
    <w:rsid w:val="00A90839"/>
    <w:rsid w:val="00AB3FD8"/>
    <w:rsid w:val="00AB6147"/>
    <w:rsid w:val="00AB7D47"/>
    <w:rsid w:val="00AC6239"/>
    <w:rsid w:val="00AD6154"/>
    <w:rsid w:val="00AD6D8B"/>
    <w:rsid w:val="00AE6941"/>
    <w:rsid w:val="00AE6FE4"/>
    <w:rsid w:val="00AF2CD9"/>
    <w:rsid w:val="00AF3A9F"/>
    <w:rsid w:val="00B013AB"/>
    <w:rsid w:val="00B113C2"/>
    <w:rsid w:val="00B27B68"/>
    <w:rsid w:val="00B3063C"/>
    <w:rsid w:val="00B63027"/>
    <w:rsid w:val="00B66D27"/>
    <w:rsid w:val="00B721E1"/>
    <w:rsid w:val="00BA034D"/>
    <w:rsid w:val="00BC3822"/>
    <w:rsid w:val="00BC5BF3"/>
    <w:rsid w:val="00BD59D3"/>
    <w:rsid w:val="00BF0DE9"/>
    <w:rsid w:val="00BF1FCB"/>
    <w:rsid w:val="00BF2B18"/>
    <w:rsid w:val="00C060F2"/>
    <w:rsid w:val="00C2575C"/>
    <w:rsid w:val="00C46732"/>
    <w:rsid w:val="00C65571"/>
    <w:rsid w:val="00C913FE"/>
    <w:rsid w:val="00C93879"/>
    <w:rsid w:val="00CA012F"/>
    <w:rsid w:val="00CD0AA9"/>
    <w:rsid w:val="00CE5554"/>
    <w:rsid w:val="00CE7B0C"/>
    <w:rsid w:val="00CF748A"/>
    <w:rsid w:val="00D02244"/>
    <w:rsid w:val="00D045AB"/>
    <w:rsid w:val="00D122C8"/>
    <w:rsid w:val="00D33833"/>
    <w:rsid w:val="00D37405"/>
    <w:rsid w:val="00D40936"/>
    <w:rsid w:val="00D44EA5"/>
    <w:rsid w:val="00D45382"/>
    <w:rsid w:val="00D604B2"/>
    <w:rsid w:val="00D61EDC"/>
    <w:rsid w:val="00D76F99"/>
    <w:rsid w:val="00D82733"/>
    <w:rsid w:val="00DB310B"/>
    <w:rsid w:val="00DE5B89"/>
    <w:rsid w:val="00E16053"/>
    <w:rsid w:val="00E2111D"/>
    <w:rsid w:val="00E450A6"/>
    <w:rsid w:val="00E627C1"/>
    <w:rsid w:val="00E73112"/>
    <w:rsid w:val="00E81ECC"/>
    <w:rsid w:val="00E92ECC"/>
    <w:rsid w:val="00E9731B"/>
    <w:rsid w:val="00E97BDE"/>
    <w:rsid w:val="00ED393A"/>
    <w:rsid w:val="00EE589F"/>
    <w:rsid w:val="00EF1EAC"/>
    <w:rsid w:val="00EF1F6B"/>
    <w:rsid w:val="00EF3C80"/>
    <w:rsid w:val="00F24518"/>
    <w:rsid w:val="00F248A5"/>
    <w:rsid w:val="00F36A2E"/>
    <w:rsid w:val="00F50819"/>
    <w:rsid w:val="00F63E56"/>
    <w:rsid w:val="00F6645F"/>
    <w:rsid w:val="00F70948"/>
    <w:rsid w:val="00FE0325"/>
    <w:rsid w:val="00FE3223"/>
    <w:rsid w:val="00FF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867B376"/>
  <w15:docId w15:val="{60FE79CF-BC98-4362-B1EE-D91577F6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qFormat/>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aliases w:val="h3 Char,h31 Char,h32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customStyle="1" w:styleId="p2">
    <w:name w:val="p2"/>
    <w:basedOn w:val="Normal"/>
    <w:rsid w:val="002332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2332EE"/>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2332EE"/>
    <w:rPr>
      <w:rFonts w:asciiTheme="minorHAnsi" w:eastAsia="Times New Roman" w:hAnsiTheme="minorHAnsi"/>
      <w:i/>
      <w:sz w:val="22"/>
      <w:szCs w:val="22"/>
    </w:rPr>
  </w:style>
  <w:style w:type="paragraph" w:customStyle="1" w:styleId="Style10">
    <w:name w:val="Style10"/>
    <w:basedOn w:val="Normal"/>
    <w:link w:val="Style10Char"/>
    <w:qFormat/>
    <w:rsid w:val="002332EE"/>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2332EE"/>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2332EE"/>
    <w:rPr>
      <w:rFonts w:asciiTheme="minorHAnsi" w:eastAsia="Times New Roman" w:hAnsiTheme="minorHAnsi"/>
      <w:bCs/>
    </w:rPr>
  </w:style>
  <w:style w:type="paragraph" w:customStyle="1" w:styleId="Style12">
    <w:name w:val="Style12"/>
    <w:basedOn w:val="Normal"/>
    <w:link w:val="Style12Char"/>
    <w:qFormat/>
    <w:rsid w:val="002332EE"/>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2332EE"/>
    <w:rPr>
      <w:rFonts w:asciiTheme="minorHAnsi" w:eastAsia="Times New Roman" w:hAnsiTheme="minorHAnsi"/>
      <w:bCs/>
    </w:rPr>
  </w:style>
  <w:style w:type="character" w:customStyle="1" w:styleId="Style12Char">
    <w:name w:val="Style12 Char"/>
    <w:basedOn w:val="DefaultParagraphFont"/>
    <w:link w:val="Style12"/>
    <w:rsid w:val="002332EE"/>
    <w:rPr>
      <w:rFonts w:asciiTheme="minorHAnsi" w:eastAsia="Times New Roman" w:hAnsiTheme="minorHAnsi"/>
      <w:sz w:val="12"/>
      <w:szCs w:val="12"/>
    </w:rPr>
  </w:style>
  <w:style w:type="paragraph" w:customStyle="1" w:styleId="Style14">
    <w:name w:val="Style14"/>
    <w:basedOn w:val="Normal"/>
    <w:link w:val="Style14Char"/>
    <w:qFormat/>
    <w:rsid w:val="002332EE"/>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2332EE"/>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2332EE"/>
    <w:rPr>
      <w:rFonts w:asciiTheme="minorHAnsi" w:eastAsia="Times New Roman" w:hAnsiTheme="minorHAnsi"/>
      <w:bCs/>
    </w:rPr>
  </w:style>
  <w:style w:type="character" w:customStyle="1" w:styleId="Style15Char">
    <w:name w:val="Style15 Char"/>
    <w:basedOn w:val="DefaultParagraphFont"/>
    <w:link w:val="Style15"/>
    <w:rsid w:val="002332EE"/>
    <w:rPr>
      <w:rFonts w:asciiTheme="minorHAnsi" w:eastAsia="Times New Roman" w:hAnsiTheme="minorHAnsi"/>
      <w:bCs/>
    </w:rPr>
  </w:style>
  <w:style w:type="paragraph" w:styleId="BalloonText">
    <w:name w:val="Balloon Text"/>
    <w:basedOn w:val="Normal"/>
    <w:link w:val="BalloonTextChar"/>
    <w:uiPriority w:val="99"/>
    <w:semiHidden/>
    <w:unhideWhenUsed/>
    <w:rsid w:val="00452D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DFA"/>
    <w:rPr>
      <w:rFonts w:ascii="Tahoma" w:hAnsi="Tahoma" w:cs="Tahoma"/>
      <w:sz w:val="16"/>
      <w:szCs w:val="16"/>
    </w:rPr>
  </w:style>
  <w:style w:type="character" w:styleId="CommentReference">
    <w:name w:val="annotation reference"/>
    <w:basedOn w:val="DefaultParagraphFont"/>
    <w:uiPriority w:val="99"/>
    <w:semiHidden/>
    <w:unhideWhenUsed/>
    <w:rsid w:val="00E92ECC"/>
    <w:rPr>
      <w:sz w:val="16"/>
      <w:szCs w:val="16"/>
    </w:rPr>
  </w:style>
  <w:style w:type="paragraph" w:styleId="CommentText">
    <w:name w:val="annotation text"/>
    <w:basedOn w:val="Normal"/>
    <w:link w:val="CommentTextChar"/>
    <w:uiPriority w:val="99"/>
    <w:semiHidden/>
    <w:unhideWhenUsed/>
    <w:rsid w:val="00E92ECC"/>
    <w:pPr>
      <w:spacing w:line="240" w:lineRule="auto"/>
    </w:pPr>
    <w:rPr>
      <w:sz w:val="20"/>
      <w:szCs w:val="20"/>
    </w:rPr>
  </w:style>
  <w:style w:type="character" w:customStyle="1" w:styleId="CommentTextChar">
    <w:name w:val="Comment Text Char"/>
    <w:basedOn w:val="DefaultParagraphFont"/>
    <w:link w:val="CommentText"/>
    <w:uiPriority w:val="99"/>
    <w:semiHidden/>
    <w:rsid w:val="00E92ECC"/>
  </w:style>
  <w:style w:type="paragraph" w:styleId="CommentSubject">
    <w:name w:val="annotation subject"/>
    <w:basedOn w:val="CommentText"/>
    <w:next w:val="CommentText"/>
    <w:link w:val="CommentSubjectChar"/>
    <w:uiPriority w:val="99"/>
    <w:semiHidden/>
    <w:unhideWhenUsed/>
    <w:rsid w:val="00E92ECC"/>
    <w:rPr>
      <w:b/>
      <w:bCs/>
    </w:rPr>
  </w:style>
  <w:style w:type="character" w:customStyle="1" w:styleId="CommentSubjectChar">
    <w:name w:val="Comment Subject Char"/>
    <w:basedOn w:val="CommentTextChar"/>
    <w:link w:val="CommentSubject"/>
    <w:uiPriority w:val="99"/>
    <w:semiHidden/>
    <w:rsid w:val="00E92ECC"/>
    <w:rPr>
      <w:b/>
      <w:bCs/>
    </w:rPr>
  </w:style>
  <w:style w:type="paragraph" w:styleId="Revision">
    <w:name w:val="Revision"/>
    <w:hidden/>
    <w:uiPriority w:val="99"/>
    <w:semiHidden/>
    <w:rsid w:val="00B721E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076676">
      <w:bodyDiv w:val="1"/>
      <w:marLeft w:val="0"/>
      <w:marRight w:val="0"/>
      <w:marTop w:val="0"/>
      <w:marBottom w:val="0"/>
      <w:divBdr>
        <w:top w:val="none" w:sz="0" w:space="0" w:color="auto"/>
        <w:left w:val="none" w:sz="0" w:space="0" w:color="auto"/>
        <w:bottom w:val="none" w:sz="0" w:space="0" w:color="auto"/>
        <w:right w:val="none" w:sz="0" w:space="0" w:color="auto"/>
      </w:divBdr>
    </w:div>
    <w:div w:id="88009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E2BABF-78F7-4561-8F96-7D02B63A1E9C}">
  <ds:schemaRefs>
    <ds:schemaRef ds:uri="http://schemas.openxmlformats.org/officeDocument/2006/bibliography"/>
  </ds:schemaRefs>
</ds:datastoreItem>
</file>

<file path=customXml/itemProps2.xml><?xml version="1.0" encoding="utf-8"?>
<ds:datastoreItem xmlns:ds="http://schemas.openxmlformats.org/officeDocument/2006/customXml" ds:itemID="{B976FF30-6AA5-4DFE-9799-E8C3428EA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5150</Words>
  <Characters>29360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bsamuels</dc:creator>
  <cp:lastModifiedBy>Shewmaker, Michael@Energy</cp:lastModifiedBy>
  <cp:revision>15</cp:revision>
  <cp:lastPrinted>2013-01-15T03:05:00Z</cp:lastPrinted>
  <dcterms:created xsi:type="dcterms:W3CDTF">2016-10-31T19:27:00Z</dcterms:created>
  <dcterms:modified xsi:type="dcterms:W3CDTF">2018-04-20T16:02:00Z</dcterms:modified>
</cp:coreProperties>
</file>