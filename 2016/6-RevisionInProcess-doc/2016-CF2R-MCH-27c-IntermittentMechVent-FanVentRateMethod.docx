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6"/>
      </w:tblGrid>
      <w:tr w:rsidR="00045AF9" w:rsidRPr="0055507E" w14:paraId="6BDC3766" w14:textId="77777777">
        <w:tc>
          <w:tcPr>
            <w:tcW w:w="5000" w:type="pct"/>
          </w:tcPr>
          <w:p w14:paraId="6BDC3765" w14:textId="77777777" w:rsidR="00CA4EEF" w:rsidRPr="0055507E" w:rsidRDefault="00045AF9">
            <w:pPr>
              <w:widowControl w:val="0"/>
              <w:autoSpaceDE w:val="0"/>
              <w:autoSpaceDN w:val="0"/>
              <w:adjustRightInd w:val="0"/>
              <w:rPr>
                <w:rStyle w:val="Emphasis"/>
                <w:b/>
              </w:rPr>
            </w:pPr>
            <w:r w:rsidRPr="0055507E">
              <w:rPr>
                <w:rFonts w:asciiTheme="minorHAnsi" w:hAnsiTheme="minorHAnsi" w:cs="font78"/>
                <w:sz w:val="18"/>
                <w:szCs w:val="18"/>
              </w:rPr>
              <w:t xml:space="preserve">Title 24, Part 6, Section 150.0(o) </w:t>
            </w:r>
            <w:r w:rsidRPr="0055507E">
              <w:rPr>
                <w:rFonts w:asciiTheme="minorHAnsi" w:hAnsiTheme="minorHAnsi" w:cs="font78"/>
                <w:b/>
                <w:bCs/>
                <w:sz w:val="18"/>
                <w:szCs w:val="18"/>
              </w:rPr>
              <w:t xml:space="preserve">Ventilation for Indoor Air Quality. </w:t>
            </w:r>
            <w:r w:rsidRPr="0055507E">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55507E">
              <w:rPr>
                <w:rStyle w:val="Emphasis"/>
                <w:rFonts w:asciiTheme="minorHAnsi" w:hAnsiTheme="minorHAnsi"/>
                <w:b/>
                <w:sz w:val="18"/>
                <w:szCs w:val="18"/>
              </w:rPr>
              <w:t xml:space="preserve">Equation and table numbering on this </w:t>
            </w:r>
            <w:r w:rsidR="002B0063" w:rsidRPr="0055507E">
              <w:rPr>
                <w:rStyle w:val="Emphasis"/>
                <w:rFonts w:asciiTheme="minorHAnsi" w:hAnsiTheme="minorHAnsi"/>
                <w:b/>
                <w:sz w:val="18"/>
                <w:szCs w:val="18"/>
              </w:rPr>
              <w:t xml:space="preserve">form </w:t>
            </w:r>
            <w:r w:rsidRPr="0055507E">
              <w:rPr>
                <w:rStyle w:val="Emphasis"/>
                <w:rFonts w:asciiTheme="minorHAnsi" w:hAnsiTheme="minorHAnsi"/>
                <w:b/>
                <w:sz w:val="18"/>
                <w:szCs w:val="18"/>
              </w:rPr>
              <w:t>corresponds to the numbering for that information in the published ANSI/ASHRAE Standard 62.2-2010.</w:t>
            </w:r>
          </w:p>
        </w:tc>
      </w:tr>
    </w:tbl>
    <w:p w14:paraId="6BDC3767" w14:textId="77777777" w:rsidR="00CA4EEF" w:rsidRPr="004B6CDB" w:rsidRDefault="00CA4EEF" w:rsidP="004B6CD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0E5F2E" w:rsidRPr="00D2491C" w14:paraId="6BDC3769" w14:textId="77777777" w:rsidTr="005E36C9">
        <w:tc>
          <w:tcPr>
            <w:tcW w:w="11016" w:type="dxa"/>
            <w:gridSpan w:val="3"/>
          </w:tcPr>
          <w:p w14:paraId="6BDC3768" w14:textId="77777777" w:rsidR="000E5F2E" w:rsidRPr="00F5715E" w:rsidRDefault="000E5F2E" w:rsidP="005E36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A. Dwelling Mechanical Ventilation - General Information</w:t>
            </w:r>
          </w:p>
        </w:tc>
      </w:tr>
      <w:tr w:rsidR="000E5F2E" w:rsidRPr="00D2491C" w14:paraId="6BDC376D" w14:textId="77777777" w:rsidTr="00BD42CE">
        <w:trPr>
          <w:trHeight w:val="158"/>
        </w:trPr>
        <w:tc>
          <w:tcPr>
            <w:tcW w:w="634" w:type="dxa"/>
            <w:vAlign w:val="center"/>
          </w:tcPr>
          <w:p w14:paraId="6BDC376A" w14:textId="77777777" w:rsidR="000E5F2E" w:rsidRPr="00F5715E" w:rsidRDefault="000E5F2E" w:rsidP="005E36C9">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6BDC376B" w14:textId="7EDB2868" w:rsidR="000E5F2E" w:rsidRPr="00F5715E" w:rsidRDefault="000E5F2E" w:rsidP="00BF6AAF">
            <w:pPr>
              <w:rPr>
                <w:rFonts w:asciiTheme="minorHAnsi" w:hAnsiTheme="minorHAnsi"/>
                <w:sz w:val="18"/>
                <w:szCs w:val="18"/>
              </w:rPr>
            </w:pPr>
            <w:r>
              <w:rPr>
                <w:rFonts w:asciiTheme="minorHAnsi" w:hAnsiTheme="minorHAnsi"/>
                <w:sz w:val="18"/>
                <w:szCs w:val="18"/>
              </w:rPr>
              <w:t xml:space="preserve">Dwelling </w:t>
            </w:r>
            <w:r w:rsidR="00BF6AAF">
              <w:rPr>
                <w:rFonts w:asciiTheme="minorHAnsi" w:hAnsiTheme="minorHAnsi"/>
                <w:sz w:val="18"/>
                <w:szCs w:val="18"/>
              </w:rPr>
              <w:t>U</w:t>
            </w:r>
            <w:r>
              <w:rPr>
                <w:rFonts w:asciiTheme="minorHAnsi" w:hAnsiTheme="minorHAnsi"/>
                <w:sz w:val="18"/>
                <w:szCs w:val="18"/>
              </w:rPr>
              <w:t xml:space="preserve">nit </w:t>
            </w:r>
            <w:r w:rsidR="00BF6AAF">
              <w:rPr>
                <w:rFonts w:asciiTheme="minorHAnsi" w:hAnsiTheme="minorHAnsi"/>
                <w:sz w:val="18"/>
                <w:szCs w:val="18"/>
              </w:rPr>
              <w:t>N</w:t>
            </w:r>
            <w:r>
              <w:rPr>
                <w:rFonts w:asciiTheme="minorHAnsi" w:hAnsiTheme="minorHAnsi"/>
                <w:sz w:val="18"/>
                <w:szCs w:val="18"/>
              </w:rPr>
              <w:t>ame</w:t>
            </w:r>
          </w:p>
        </w:tc>
        <w:tc>
          <w:tcPr>
            <w:tcW w:w="5688" w:type="dxa"/>
          </w:tcPr>
          <w:p w14:paraId="6BDC376C" w14:textId="77777777" w:rsidR="000E5F2E" w:rsidRPr="00F5715E" w:rsidRDefault="000E5F2E" w:rsidP="005E36C9">
            <w:pPr>
              <w:rPr>
                <w:rFonts w:asciiTheme="minorHAnsi" w:hAnsiTheme="minorHAnsi"/>
                <w:sz w:val="18"/>
                <w:szCs w:val="18"/>
              </w:rPr>
            </w:pPr>
          </w:p>
        </w:tc>
      </w:tr>
      <w:tr w:rsidR="000E5F2E" w:rsidRPr="00D2491C" w14:paraId="6BDC3771" w14:textId="77777777" w:rsidTr="00BD42CE">
        <w:trPr>
          <w:trHeight w:val="158"/>
        </w:trPr>
        <w:tc>
          <w:tcPr>
            <w:tcW w:w="634" w:type="dxa"/>
            <w:vAlign w:val="center"/>
          </w:tcPr>
          <w:p w14:paraId="6BDC376E"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6BDC376F" w14:textId="38AA0EC6" w:rsidR="000E5F2E" w:rsidRPr="00F5715E" w:rsidRDefault="000E5F2E" w:rsidP="005E36C9">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6BDC3770" w14:textId="77777777" w:rsidR="000E5F2E" w:rsidRPr="00F5715E" w:rsidRDefault="000E5F2E" w:rsidP="005E36C9">
            <w:pPr>
              <w:rPr>
                <w:rFonts w:asciiTheme="minorHAnsi" w:hAnsiTheme="minorHAnsi"/>
                <w:sz w:val="18"/>
                <w:szCs w:val="18"/>
              </w:rPr>
            </w:pPr>
          </w:p>
        </w:tc>
      </w:tr>
      <w:tr w:rsidR="000E5F2E" w:rsidRPr="00D2491C" w14:paraId="6BDC3775" w14:textId="77777777" w:rsidTr="00BD42CE">
        <w:trPr>
          <w:trHeight w:val="158"/>
        </w:trPr>
        <w:tc>
          <w:tcPr>
            <w:tcW w:w="634" w:type="dxa"/>
            <w:vAlign w:val="center"/>
          </w:tcPr>
          <w:p w14:paraId="6BDC3772"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6BDC3773" w14:textId="6F059878" w:rsidR="000E5F2E" w:rsidRPr="00F5715E" w:rsidRDefault="000E5F2E" w:rsidP="00BF6AAF">
            <w:pPr>
              <w:rPr>
                <w:rFonts w:asciiTheme="minorHAnsi" w:hAnsiTheme="minorHAnsi"/>
                <w:sz w:val="18"/>
                <w:szCs w:val="18"/>
              </w:rPr>
            </w:pPr>
            <w:r w:rsidRPr="00F5715E">
              <w:rPr>
                <w:rFonts w:asciiTheme="minorHAnsi" w:hAnsiTheme="minorHAnsi"/>
                <w:sz w:val="18"/>
                <w:szCs w:val="18"/>
              </w:rPr>
              <w:t xml:space="preserve">Project </w:t>
            </w:r>
            <w:r w:rsidR="00BF6AAF">
              <w:rPr>
                <w:rFonts w:asciiTheme="minorHAnsi" w:hAnsiTheme="minorHAnsi"/>
                <w:sz w:val="18"/>
                <w:szCs w:val="18"/>
              </w:rPr>
              <w:t>S</w:t>
            </w:r>
            <w:r w:rsidRPr="00F5715E">
              <w:rPr>
                <w:rFonts w:asciiTheme="minorHAnsi" w:hAnsiTheme="minorHAnsi"/>
                <w:sz w:val="18"/>
                <w:szCs w:val="18"/>
              </w:rPr>
              <w:t>cope</w:t>
            </w:r>
          </w:p>
        </w:tc>
        <w:tc>
          <w:tcPr>
            <w:tcW w:w="5688" w:type="dxa"/>
          </w:tcPr>
          <w:p w14:paraId="6BDC3774" w14:textId="77777777" w:rsidR="000E5F2E" w:rsidRPr="00F5715E" w:rsidRDefault="000E5F2E" w:rsidP="005E36C9">
            <w:pPr>
              <w:rPr>
                <w:rFonts w:asciiTheme="minorHAnsi" w:hAnsiTheme="minorHAnsi"/>
                <w:sz w:val="18"/>
                <w:szCs w:val="18"/>
              </w:rPr>
            </w:pPr>
          </w:p>
        </w:tc>
      </w:tr>
      <w:tr w:rsidR="000E5F2E" w:rsidRPr="00D2491C" w14:paraId="6BDC377A" w14:textId="77777777" w:rsidTr="00BD42CE">
        <w:trPr>
          <w:trHeight w:val="158"/>
        </w:trPr>
        <w:tc>
          <w:tcPr>
            <w:tcW w:w="634" w:type="dxa"/>
            <w:vAlign w:val="center"/>
          </w:tcPr>
          <w:p w14:paraId="6BDC3776"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6BDC3777" w14:textId="44B72BEE" w:rsidR="000E5F2E" w:rsidRDefault="00FD7EB8" w:rsidP="005E36C9">
            <w:pPr>
              <w:rPr>
                <w:rFonts w:asciiTheme="minorHAnsi" w:hAnsiTheme="minorHAnsi"/>
                <w:sz w:val="18"/>
                <w:szCs w:val="18"/>
              </w:rPr>
            </w:pPr>
            <w:r>
              <w:rPr>
                <w:rFonts w:asciiTheme="minorHAnsi" w:hAnsiTheme="minorHAnsi"/>
                <w:sz w:val="18"/>
                <w:szCs w:val="18"/>
              </w:rPr>
              <w:t xml:space="preserve">Total </w:t>
            </w:r>
            <w:r w:rsidR="000E5F2E" w:rsidRPr="00F5715E">
              <w:rPr>
                <w:rFonts w:asciiTheme="minorHAnsi" w:hAnsiTheme="minorHAnsi"/>
                <w:sz w:val="18"/>
                <w:szCs w:val="18"/>
              </w:rPr>
              <w:t xml:space="preserve">Conditioned </w:t>
            </w:r>
            <w:r w:rsidR="00BF6AAF">
              <w:rPr>
                <w:rFonts w:asciiTheme="minorHAnsi" w:hAnsiTheme="minorHAnsi"/>
                <w:sz w:val="18"/>
                <w:szCs w:val="18"/>
              </w:rPr>
              <w:t>F</w:t>
            </w:r>
            <w:r w:rsidR="000E5F2E" w:rsidRPr="00F5715E">
              <w:rPr>
                <w:rFonts w:asciiTheme="minorHAnsi" w:hAnsiTheme="minorHAnsi"/>
                <w:sz w:val="18"/>
                <w:szCs w:val="18"/>
              </w:rPr>
              <w:t xml:space="preserve">loor </w:t>
            </w:r>
            <w:r w:rsidR="00BF6AAF">
              <w:rPr>
                <w:rFonts w:asciiTheme="minorHAnsi" w:hAnsiTheme="minorHAnsi"/>
                <w:sz w:val="18"/>
                <w:szCs w:val="18"/>
              </w:rPr>
              <w:t>A</w:t>
            </w:r>
            <w:r w:rsidR="000E5F2E" w:rsidRPr="00F5715E">
              <w:rPr>
                <w:rFonts w:asciiTheme="minorHAnsi" w:hAnsiTheme="minorHAnsi"/>
                <w:sz w:val="18"/>
                <w:szCs w:val="18"/>
              </w:rPr>
              <w:t xml:space="preserve">rea of </w:t>
            </w:r>
            <w:r w:rsidR="00BF6AAF">
              <w:rPr>
                <w:rFonts w:asciiTheme="minorHAnsi" w:hAnsiTheme="minorHAnsi"/>
                <w:sz w:val="18"/>
                <w:szCs w:val="18"/>
              </w:rPr>
              <w:t>D</w:t>
            </w:r>
            <w:r w:rsidR="000E5F2E" w:rsidRPr="00F5715E">
              <w:rPr>
                <w:rFonts w:asciiTheme="minorHAnsi" w:hAnsiTheme="minorHAnsi"/>
                <w:sz w:val="18"/>
                <w:szCs w:val="18"/>
              </w:rPr>
              <w:t xml:space="preserve">welling </w:t>
            </w:r>
            <w:r w:rsidR="00BF6AAF">
              <w:rPr>
                <w:rFonts w:asciiTheme="minorHAnsi" w:hAnsiTheme="minorHAnsi"/>
                <w:sz w:val="18"/>
                <w:szCs w:val="18"/>
              </w:rPr>
              <w:t>U</w:t>
            </w:r>
            <w:r w:rsidR="000E5F2E" w:rsidRPr="00F5715E">
              <w:rPr>
                <w:rFonts w:asciiTheme="minorHAnsi" w:hAnsiTheme="minorHAnsi"/>
                <w:sz w:val="18"/>
                <w:szCs w:val="18"/>
              </w:rPr>
              <w:t>nit</w:t>
            </w:r>
          </w:p>
          <w:p w14:paraId="6BDC3778" w14:textId="77777777" w:rsidR="000E5F2E" w:rsidRPr="00F5715E" w:rsidRDefault="000E5F2E" w:rsidP="005E36C9">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6BDC3779" w14:textId="77777777" w:rsidR="000E5F2E" w:rsidRPr="00F5715E" w:rsidRDefault="000E5F2E" w:rsidP="005E36C9">
            <w:pPr>
              <w:rPr>
                <w:rFonts w:asciiTheme="minorHAnsi" w:hAnsiTheme="minorHAnsi"/>
                <w:sz w:val="18"/>
                <w:szCs w:val="18"/>
              </w:rPr>
            </w:pPr>
          </w:p>
        </w:tc>
      </w:tr>
      <w:tr w:rsidR="000E5F2E" w:rsidRPr="00D2491C" w14:paraId="6BDC377F" w14:textId="77777777" w:rsidTr="00BD42CE">
        <w:trPr>
          <w:trHeight w:val="158"/>
        </w:trPr>
        <w:tc>
          <w:tcPr>
            <w:tcW w:w="634" w:type="dxa"/>
            <w:vAlign w:val="center"/>
          </w:tcPr>
          <w:p w14:paraId="6BDC377B"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6BDC377C" w14:textId="421D185C" w:rsidR="000E5F2E" w:rsidRDefault="000E5F2E" w:rsidP="005E36C9">
            <w:pPr>
              <w:rPr>
                <w:rFonts w:asciiTheme="minorHAnsi" w:hAnsiTheme="minorHAnsi"/>
                <w:sz w:val="18"/>
                <w:szCs w:val="18"/>
              </w:rPr>
            </w:pPr>
            <w:r w:rsidRPr="00F5715E">
              <w:rPr>
                <w:rFonts w:asciiTheme="minorHAnsi" w:hAnsiTheme="minorHAnsi"/>
                <w:sz w:val="18"/>
                <w:szCs w:val="18"/>
              </w:rPr>
              <w:t xml:space="preserve">Number of </w:t>
            </w:r>
            <w:r w:rsidR="00BF6AAF">
              <w:rPr>
                <w:rFonts w:asciiTheme="minorHAnsi" w:hAnsiTheme="minorHAnsi"/>
                <w:sz w:val="18"/>
                <w:szCs w:val="18"/>
              </w:rPr>
              <w:t>B</w:t>
            </w:r>
            <w:r w:rsidRPr="00F5715E">
              <w:rPr>
                <w:rFonts w:asciiTheme="minorHAnsi" w:hAnsiTheme="minorHAnsi"/>
                <w:sz w:val="18"/>
                <w:szCs w:val="18"/>
              </w:rPr>
              <w:t xml:space="preserve">edrooms in </w:t>
            </w:r>
            <w:r w:rsidR="00BF6AAF">
              <w:rPr>
                <w:rFonts w:asciiTheme="minorHAnsi" w:hAnsiTheme="minorHAnsi"/>
                <w:sz w:val="18"/>
                <w:szCs w:val="18"/>
              </w:rPr>
              <w:t>D</w:t>
            </w:r>
            <w:r w:rsidRPr="00F5715E">
              <w:rPr>
                <w:rFonts w:asciiTheme="minorHAnsi" w:hAnsiTheme="minorHAnsi"/>
                <w:sz w:val="18"/>
                <w:szCs w:val="18"/>
              </w:rPr>
              <w:t xml:space="preserve">welling </w:t>
            </w:r>
            <w:r w:rsidR="00BF6AAF">
              <w:rPr>
                <w:rFonts w:asciiTheme="minorHAnsi" w:hAnsiTheme="minorHAnsi"/>
                <w:sz w:val="18"/>
                <w:szCs w:val="18"/>
              </w:rPr>
              <w:t>U</w:t>
            </w:r>
            <w:r w:rsidRPr="00F5715E">
              <w:rPr>
                <w:rFonts w:asciiTheme="minorHAnsi" w:hAnsiTheme="minorHAnsi"/>
                <w:sz w:val="18"/>
                <w:szCs w:val="18"/>
              </w:rPr>
              <w:t>nit</w:t>
            </w:r>
          </w:p>
          <w:p w14:paraId="6BDC377D" w14:textId="77777777" w:rsidR="000E5F2E" w:rsidRPr="00F5715E" w:rsidRDefault="002563C6" w:rsidP="005E36C9">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6BDC377E" w14:textId="77777777" w:rsidR="000E5F2E" w:rsidRPr="00F5715E" w:rsidRDefault="000E5F2E" w:rsidP="005E36C9">
            <w:pPr>
              <w:rPr>
                <w:rFonts w:asciiTheme="minorHAnsi" w:hAnsiTheme="minorHAnsi"/>
                <w:sz w:val="18"/>
                <w:szCs w:val="18"/>
              </w:rPr>
            </w:pPr>
          </w:p>
        </w:tc>
      </w:tr>
      <w:tr w:rsidR="000E5F2E" w:rsidRPr="00D2491C" w14:paraId="6BDC3783" w14:textId="77777777" w:rsidTr="00BD42CE">
        <w:trPr>
          <w:trHeight w:val="158"/>
        </w:trPr>
        <w:tc>
          <w:tcPr>
            <w:tcW w:w="634" w:type="dxa"/>
            <w:vAlign w:val="center"/>
          </w:tcPr>
          <w:p w14:paraId="6BDC3780"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6BDC3781" w14:textId="713C6586" w:rsidR="000E5F2E" w:rsidRPr="00F5715E" w:rsidRDefault="000E5F2E" w:rsidP="005E36C9">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6BDC3782" w14:textId="77777777" w:rsidR="000E5F2E" w:rsidRPr="00F5715E" w:rsidRDefault="000E5F2E" w:rsidP="005E36C9">
            <w:pPr>
              <w:rPr>
                <w:rFonts w:asciiTheme="minorHAnsi" w:hAnsiTheme="minorHAnsi"/>
                <w:sz w:val="18"/>
                <w:szCs w:val="18"/>
              </w:rPr>
            </w:pPr>
          </w:p>
        </w:tc>
      </w:tr>
      <w:tr w:rsidR="000E5F2E" w:rsidRPr="00D2491C" w14:paraId="6BDC3787" w14:textId="77777777" w:rsidTr="00BD42CE">
        <w:trPr>
          <w:trHeight w:val="158"/>
        </w:trPr>
        <w:tc>
          <w:tcPr>
            <w:tcW w:w="634" w:type="dxa"/>
            <w:vAlign w:val="center"/>
          </w:tcPr>
          <w:p w14:paraId="6BDC3784"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6BDC3785" w14:textId="77D585D9" w:rsidR="000E5F2E" w:rsidRPr="00F5715E" w:rsidRDefault="000E5F2E" w:rsidP="005E36C9">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6BDC3786" w14:textId="77777777" w:rsidR="000E5F2E" w:rsidRPr="00F5715E" w:rsidRDefault="000E5F2E" w:rsidP="005E36C9">
            <w:pPr>
              <w:rPr>
                <w:rFonts w:asciiTheme="minorHAnsi" w:hAnsiTheme="minorHAnsi"/>
                <w:sz w:val="18"/>
                <w:szCs w:val="18"/>
              </w:rPr>
            </w:pPr>
          </w:p>
        </w:tc>
      </w:tr>
      <w:tr w:rsidR="000E5F2E" w:rsidRPr="00D2491C" w14:paraId="6BDC378B" w14:textId="77777777" w:rsidTr="00BD42CE">
        <w:trPr>
          <w:trHeight w:val="158"/>
        </w:trPr>
        <w:tc>
          <w:tcPr>
            <w:tcW w:w="634" w:type="dxa"/>
            <w:vAlign w:val="center"/>
          </w:tcPr>
          <w:p w14:paraId="6BDC3788"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6BDC3789" w14:textId="37445693" w:rsidR="000E5F2E" w:rsidRPr="00F5715E" w:rsidRDefault="000E5F2E" w:rsidP="005E36C9">
            <w:pPr>
              <w:rPr>
                <w:rFonts w:asciiTheme="minorHAnsi" w:hAnsiTheme="minorHAnsi"/>
                <w:sz w:val="18"/>
                <w:szCs w:val="18"/>
              </w:rPr>
            </w:pPr>
            <w:r>
              <w:rPr>
                <w:rFonts w:asciiTheme="minorHAnsi" w:hAnsiTheme="minorHAnsi"/>
                <w:sz w:val="18"/>
                <w:szCs w:val="18"/>
              </w:rPr>
              <w:t>Whole</w:t>
            </w:r>
            <w:r w:rsidR="00BF6AAF">
              <w:rPr>
                <w:rFonts w:asciiTheme="minorHAnsi" w:hAnsiTheme="minorHAnsi"/>
                <w:sz w:val="18"/>
                <w:szCs w:val="18"/>
              </w:rPr>
              <w:t>-</w:t>
            </w:r>
            <w:r>
              <w:rPr>
                <w:rFonts w:asciiTheme="minorHAnsi" w:hAnsiTheme="minorHAnsi"/>
                <w:sz w:val="18"/>
                <w:szCs w:val="18"/>
              </w:rPr>
              <w:t>Building Ventilation System Type</w:t>
            </w:r>
          </w:p>
        </w:tc>
        <w:tc>
          <w:tcPr>
            <w:tcW w:w="5688" w:type="dxa"/>
          </w:tcPr>
          <w:p w14:paraId="6BDC378A" w14:textId="77777777" w:rsidR="000E5F2E" w:rsidRPr="00F5715E" w:rsidRDefault="000E5F2E" w:rsidP="005E36C9">
            <w:pPr>
              <w:rPr>
                <w:rFonts w:asciiTheme="minorHAnsi" w:hAnsiTheme="minorHAnsi"/>
                <w:sz w:val="18"/>
                <w:szCs w:val="18"/>
              </w:rPr>
            </w:pPr>
          </w:p>
        </w:tc>
      </w:tr>
      <w:tr w:rsidR="0094525F" w:rsidRPr="00D2491C" w14:paraId="542D665A" w14:textId="77777777" w:rsidTr="00BD42CE">
        <w:trPr>
          <w:trHeight w:val="158"/>
          <w:ins w:id="0" w:author="Smith, Alexis@Energy" w:date="2017-12-04T16:14:00Z"/>
        </w:trPr>
        <w:tc>
          <w:tcPr>
            <w:tcW w:w="634" w:type="dxa"/>
            <w:vAlign w:val="center"/>
          </w:tcPr>
          <w:p w14:paraId="0E97FE10" w14:textId="6CBC79E3" w:rsidR="0094525F" w:rsidRPr="00F5715E" w:rsidRDefault="0094525F" w:rsidP="005E36C9">
            <w:pPr>
              <w:jc w:val="center"/>
              <w:rPr>
                <w:ins w:id="1" w:author="Smith, Alexis@Energy" w:date="2017-12-04T16:14:00Z"/>
                <w:rFonts w:asciiTheme="minorHAnsi" w:hAnsiTheme="minorHAnsi"/>
                <w:sz w:val="18"/>
                <w:szCs w:val="18"/>
              </w:rPr>
            </w:pPr>
            <w:ins w:id="2" w:author="Smith, Alexis@Energy" w:date="2017-12-04T16:14:00Z">
              <w:r>
                <w:rPr>
                  <w:rFonts w:asciiTheme="minorHAnsi" w:hAnsiTheme="minorHAnsi"/>
                  <w:sz w:val="18"/>
                  <w:szCs w:val="18"/>
                </w:rPr>
                <w:t>09</w:t>
              </w:r>
            </w:ins>
          </w:p>
        </w:tc>
        <w:tc>
          <w:tcPr>
            <w:tcW w:w="4694" w:type="dxa"/>
            <w:vAlign w:val="center"/>
          </w:tcPr>
          <w:p w14:paraId="77FA65E1" w14:textId="159CE896" w:rsidR="0094525F" w:rsidRDefault="0094525F" w:rsidP="005E36C9">
            <w:pPr>
              <w:rPr>
                <w:ins w:id="3" w:author="Smith, Alexis@Energy" w:date="2017-12-04T16:14:00Z"/>
                <w:rFonts w:asciiTheme="minorHAnsi" w:hAnsiTheme="minorHAnsi"/>
                <w:sz w:val="18"/>
                <w:szCs w:val="18"/>
              </w:rPr>
            </w:pPr>
            <w:ins w:id="4" w:author="Smith, Alexis@Energy" w:date="2017-12-04T16:14:00Z">
              <w:r>
                <w:rPr>
                  <w:rFonts w:asciiTheme="minorHAnsi" w:hAnsiTheme="minorHAnsi"/>
                  <w:sz w:val="18"/>
                  <w:szCs w:val="18"/>
                </w:rPr>
                <w:t>IAQ Fan Location</w:t>
              </w:r>
            </w:ins>
          </w:p>
        </w:tc>
        <w:tc>
          <w:tcPr>
            <w:tcW w:w="5688" w:type="dxa"/>
          </w:tcPr>
          <w:p w14:paraId="5C23602C" w14:textId="77777777" w:rsidR="0094525F" w:rsidRPr="00F5715E" w:rsidRDefault="0094525F" w:rsidP="005E36C9">
            <w:pPr>
              <w:rPr>
                <w:ins w:id="5" w:author="Smith, Alexis@Energy" w:date="2017-12-04T16:14:00Z"/>
                <w:rFonts w:asciiTheme="minorHAnsi" w:hAnsiTheme="minorHAnsi"/>
                <w:sz w:val="18"/>
                <w:szCs w:val="18"/>
              </w:rPr>
            </w:pPr>
          </w:p>
        </w:tc>
      </w:tr>
      <w:tr w:rsidR="00543571" w:rsidRPr="00D2491C" w14:paraId="7E754566" w14:textId="77777777" w:rsidTr="00543571">
        <w:trPr>
          <w:trHeight w:val="158"/>
          <w:ins w:id="6" w:author="Shewmaker, Michael@Energy" w:date="2017-12-12T13:11:00Z"/>
        </w:trPr>
        <w:tc>
          <w:tcPr>
            <w:tcW w:w="11016" w:type="dxa"/>
            <w:gridSpan w:val="3"/>
            <w:vAlign w:val="center"/>
          </w:tcPr>
          <w:p w14:paraId="39BA338D" w14:textId="77777777" w:rsidR="00543571" w:rsidRDefault="00543571" w:rsidP="00543571">
            <w:pPr>
              <w:rPr>
                <w:ins w:id="7" w:author="Shewmaker, Michael@Energy" w:date="2017-12-12T13:11:00Z"/>
                <w:rFonts w:asciiTheme="minorHAnsi" w:hAnsiTheme="minorHAnsi"/>
                <w:sz w:val="18"/>
                <w:szCs w:val="18"/>
              </w:rPr>
            </w:pPr>
            <w:ins w:id="8" w:author="Shewmaker, Michael@Energy" w:date="2017-12-12T13:11:00Z">
              <w:r>
                <w:rPr>
                  <w:rFonts w:asciiTheme="minorHAnsi" w:hAnsiTheme="minorHAnsi"/>
                  <w:sz w:val="18"/>
                  <w:szCs w:val="18"/>
                </w:rPr>
                <w:t xml:space="preserve">Note: </w:t>
              </w:r>
            </w:ins>
          </w:p>
          <w:p w14:paraId="136E02FC" w14:textId="375869C9" w:rsidR="00543571" w:rsidRPr="00F5715E" w:rsidRDefault="00543571" w:rsidP="00543571">
            <w:pPr>
              <w:rPr>
                <w:ins w:id="9" w:author="Shewmaker, Michael@Energy" w:date="2017-12-12T13:11:00Z"/>
                <w:rFonts w:asciiTheme="minorHAnsi" w:hAnsiTheme="minorHAnsi"/>
                <w:sz w:val="18"/>
                <w:szCs w:val="18"/>
              </w:rPr>
            </w:pPr>
            <w:ins w:id="10" w:author="Shewmaker, Michael@Energy" w:date="2017-12-12T13:11:00Z">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6BDC378D" w14:textId="77777777" w:rsidR="000E5F2E" w:rsidRPr="004B6CDB" w:rsidRDefault="000E5F2E" w:rsidP="000E5F2E">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0E5F2E" w:rsidRPr="0055507E" w14:paraId="6BDC378F" w14:textId="77777777" w:rsidTr="005E36C9">
        <w:tc>
          <w:tcPr>
            <w:tcW w:w="11016" w:type="dxa"/>
          </w:tcPr>
          <w:p w14:paraId="6BDC378E" w14:textId="5D2B7D2B" w:rsidR="000E5F2E" w:rsidRPr="004B6CDB" w:rsidRDefault="004B6CDB" w:rsidP="005E36C9">
            <w:pPr>
              <w:rPr>
                <w:rFonts w:asciiTheme="minorHAnsi" w:hAnsiTheme="minorHAnsi"/>
                <w:szCs w:val="18"/>
              </w:rPr>
            </w:pPr>
            <w:r w:rsidRPr="004B6CDB">
              <w:rPr>
                <w:rFonts w:asciiTheme="minorHAnsi" w:hAnsiTheme="minorHAnsi"/>
                <w:b/>
                <w:szCs w:val="18"/>
              </w:rPr>
              <w:t>MCH-</w:t>
            </w:r>
            <w:r w:rsidR="000E5F2E" w:rsidRPr="004B6CDB">
              <w:rPr>
                <w:rFonts w:asciiTheme="minorHAnsi" w:hAnsiTheme="minorHAnsi"/>
                <w:b/>
                <w:szCs w:val="18"/>
              </w:rPr>
              <w:t>27c - Intermittent Ventilation Airflow - Fan Vent</w:t>
            </w:r>
            <w:r w:rsidR="00B96870">
              <w:rPr>
                <w:rFonts w:asciiTheme="minorHAnsi" w:hAnsiTheme="minorHAnsi"/>
                <w:b/>
                <w:szCs w:val="18"/>
              </w:rPr>
              <w:t>ilation</w:t>
            </w:r>
            <w:r w:rsidR="000E5F2E" w:rsidRPr="004B6CDB">
              <w:rPr>
                <w:rFonts w:asciiTheme="minorHAnsi" w:hAnsiTheme="minorHAnsi"/>
                <w:b/>
                <w:szCs w:val="18"/>
              </w:rPr>
              <w:t xml:space="preserve"> Rate Method</w:t>
            </w:r>
          </w:p>
        </w:tc>
      </w:tr>
    </w:tbl>
    <w:p w14:paraId="6BDC3790" w14:textId="77777777" w:rsidR="000E5F2E" w:rsidRPr="004B6CDB" w:rsidRDefault="000E5F2E" w:rsidP="000E5F2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0E5F2E" w:rsidRPr="0055507E" w14:paraId="6BDC3794" w14:textId="77777777" w:rsidTr="005E36C9">
        <w:tc>
          <w:tcPr>
            <w:tcW w:w="11016" w:type="dxa"/>
            <w:gridSpan w:val="3"/>
          </w:tcPr>
          <w:p w14:paraId="6BDC3792" w14:textId="77777777" w:rsidR="00BF6AAF" w:rsidRDefault="000E5F2E" w:rsidP="005E36C9">
            <w:pPr>
              <w:rPr>
                <w:rFonts w:asciiTheme="minorHAnsi" w:hAnsiTheme="minorHAnsi"/>
                <w:b/>
                <w:sz w:val="18"/>
                <w:szCs w:val="18"/>
              </w:rPr>
            </w:pPr>
            <w:r w:rsidRPr="004B6CDB">
              <w:rPr>
                <w:rFonts w:asciiTheme="minorHAnsi" w:hAnsiTheme="minorHAnsi"/>
                <w:b/>
                <w:szCs w:val="18"/>
              </w:rPr>
              <w:t>B. Whole-Building Continuous Ventilation - Fan Ventilation Rate Method</w:t>
            </w:r>
          </w:p>
          <w:p w14:paraId="6BDC3793" w14:textId="77777777" w:rsidR="000E5F2E" w:rsidRPr="0055507E" w:rsidRDefault="000E5F2E" w:rsidP="005E36C9">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equation 4.1a. </w:t>
            </w:r>
          </w:p>
        </w:tc>
      </w:tr>
      <w:tr w:rsidR="000E5F2E" w:rsidRPr="0055507E" w14:paraId="6BDC3798" w14:textId="77777777" w:rsidTr="00BD42CE">
        <w:trPr>
          <w:trHeight w:val="158"/>
        </w:trPr>
        <w:tc>
          <w:tcPr>
            <w:tcW w:w="630" w:type="dxa"/>
            <w:vAlign w:val="center"/>
          </w:tcPr>
          <w:p w14:paraId="6BDC3795" w14:textId="77777777" w:rsidR="000E5F2E" w:rsidRPr="0055507E" w:rsidRDefault="000E5F2E" w:rsidP="005E36C9">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6BDC3796" w14:textId="53BA278F" w:rsidR="000E5F2E" w:rsidRPr="0055507E" w:rsidRDefault="000E5F2E" w:rsidP="005E36C9">
            <w:pPr>
              <w:rPr>
                <w:rFonts w:asciiTheme="minorHAnsi" w:hAnsiTheme="minorHAnsi"/>
                <w:sz w:val="18"/>
                <w:szCs w:val="18"/>
              </w:rPr>
            </w:pPr>
            <w:r w:rsidRPr="0055507E">
              <w:rPr>
                <w:rFonts w:asciiTheme="minorHAnsi" w:hAnsiTheme="minorHAnsi"/>
                <w:sz w:val="18"/>
                <w:szCs w:val="18"/>
              </w:rPr>
              <w:t>Required Continuous Whole-Building Ventilation Rate (Q</w:t>
            </w:r>
            <w:r w:rsidRPr="0055507E">
              <w:rPr>
                <w:rFonts w:asciiTheme="minorHAnsi" w:hAnsiTheme="minorHAnsi"/>
                <w:sz w:val="18"/>
                <w:szCs w:val="18"/>
                <w:vertAlign w:val="subscript"/>
              </w:rPr>
              <w:t>fan</w:t>
            </w:r>
            <w:r w:rsidRPr="0055507E">
              <w:rPr>
                <w:rFonts w:asciiTheme="minorHAnsi" w:hAnsiTheme="minorHAnsi"/>
                <w:sz w:val="18"/>
                <w:szCs w:val="18"/>
              </w:rPr>
              <w:t>)</w:t>
            </w:r>
          </w:p>
        </w:tc>
        <w:tc>
          <w:tcPr>
            <w:tcW w:w="5688" w:type="dxa"/>
          </w:tcPr>
          <w:p w14:paraId="6BDC3797" w14:textId="77777777" w:rsidR="000E5F2E" w:rsidRPr="0055507E" w:rsidRDefault="000E5F2E" w:rsidP="005E36C9">
            <w:pPr>
              <w:rPr>
                <w:rFonts w:asciiTheme="minorHAnsi" w:hAnsiTheme="minorHAnsi"/>
                <w:sz w:val="18"/>
                <w:szCs w:val="18"/>
              </w:rPr>
            </w:pPr>
          </w:p>
        </w:tc>
      </w:tr>
    </w:tbl>
    <w:p w14:paraId="6BDC3799" w14:textId="77777777" w:rsidR="000E5F2E" w:rsidRPr="004B6CDB" w:rsidRDefault="000E5F2E" w:rsidP="000E5F2E">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0E5F2E" w:rsidRPr="0055507E" w14:paraId="6BDC379C" w14:textId="77777777" w:rsidTr="005E36C9">
        <w:tc>
          <w:tcPr>
            <w:tcW w:w="11015" w:type="dxa"/>
            <w:gridSpan w:val="3"/>
            <w:vAlign w:val="center"/>
          </w:tcPr>
          <w:p w14:paraId="6BDC379A" w14:textId="77777777" w:rsidR="00BF6AAF" w:rsidRDefault="000E5F2E" w:rsidP="00691E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C. Intermittent Ventilation</w:t>
            </w:r>
          </w:p>
          <w:p w14:paraId="6BDC379B" w14:textId="77777777" w:rsidR="000E5F2E" w:rsidRPr="0055507E" w:rsidRDefault="000E5F2E" w:rsidP="00691E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 </w:t>
            </w:r>
          </w:p>
        </w:tc>
      </w:tr>
      <w:tr w:rsidR="000E5F2E" w:rsidRPr="0055507E" w14:paraId="6BDC37A0" w14:textId="77777777" w:rsidTr="00BD42CE">
        <w:tc>
          <w:tcPr>
            <w:tcW w:w="590" w:type="dxa"/>
            <w:vAlign w:val="center"/>
          </w:tcPr>
          <w:p w14:paraId="6BDC379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6BDC379E"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6BDC379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4" w14:textId="77777777" w:rsidTr="00BD42CE">
        <w:tc>
          <w:tcPr>
            <w:tcW w:w="590" w:type="dxa"/>
            <w:vAlign w:val="center"/>
          </w:tcPr>
          <w:p w14:paraId="6BDC37A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6BDC37A2"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6BDC37A3"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8" w14:textId="77777777" w:rsidTr="00BD42CE">
        <w:tc>
          <w:tcPr>
            <w:tcW w:w="590" w:type="dxa"/>
            <w:vAlign w:val="center"/>
          </w:tcPr>
          <w:p w14:paraId="6BDC37A5"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tcPr>
          <w:p w14:paraId="6BDC37A6" w14:textId="278C70D8"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6BDC37A7"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AC" w14:textId="77777777" w:rsidTr="00BD42CE">
        <w:tc>
          <w:tcPr>
            <w:tcW w:w="590" w:type="dxa"/>
            <w:vAlign w:val="center"/>
          </w:tcPr>
          <w:p w14:paraId="6BDC37A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tcPr>
          <w:p w14:paraId="6BDC37AA" w14:textId="557CC819"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BF6AAF">
              <w:rPr>
                <w:rFonts w:asciiTheme="minorHAnsi" w:hAnsiTheme="minorHAnsi"/>
                <w:sz w:val="18"/>
                <w:szCs w:val="18"/>
              </w:rPr>
              <w:t>F</w:t>
            </w:r>
            <w:r w:rsidRPr="0055507E">
              <w:rPr>
                <w:rFonts w:asciiTheme="minorHAnsi" w:hAnsiTheme="minorHAnsi"/>
                <w:sz w:val="18"/>
                <w:szCs w:val="18"/>
              </w:rPr>
              <w:t xml:space="preserve">ractional </w:t>
            </w:r>
            <w:r w:rsidR="00BF6AAF">
              <w:rPr>
                <w:rFonts w:asciiTheme="minorHAnsi" w:hAnsiTheme="minorHAnsi"/>
                <w:sz w:val="18"/>
                <w:szCs w:val="18"/>
              </w:rPr>
              <w:t>O</w:t>
            </w:r>
            <w:r w:rsidRPr="0055507E">
              <w:rPr>
                <w:rFonts w:asciiTheme="minorHAnsi" w:hAnsiTheme="minorHAnsi"/>
                <w:sz w:val="18"/>
                <w:szCs w:val="18"/>
              </w:rPr>
              <w:t xml:space="preserve">n </w:t>
            </w:r>
            <w:r w:rsidR="00BF6AAF">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6BDC37AB"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0" w14:textId="77777777" w:rsidTr="00BD42CE">
        <w:tc>
          <w:tcPr>
            <w:tcW w:w="590" w:type="dxa"/>
            <w:vAlign w:val="center"/>
          </w:tcPr>
          <w:p w14:paraId="6BDC37A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tcPr>
          <w:p w14:paraId="6BDC37AE" w14:textId="77690E51"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BF6AAF">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6BDC37A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4" w14:textId="77777777" w:rsidTr="00BD42CE">
        <w:tc>
          <w:tcPr>
            <w:tcW w:w="590" w:type="dxa"/>
            <w:vAlign w:val="center"/>
          </w:tcPr>
          <w:p w14:paraId="6BDC37B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tcPr>
          <w:p w14:paraId="6BDC37B2" w14:textId="1457244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6BDC37B3"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8" w14:textId="77777777" w:rsidTr="00BD42CE">
        <w:tc>
          <w:tcPr>
            <w:tcW w:w="590" w:type="dxa"/>
            <w:vAlign w:val="center"/>
          </w:tcPr>
          <w:p w14:paraId="6BDC37B5"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tcPr>
          <w:p w14:paraId="6BDC37B6" w14:textId="6E176C04"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BF6AAF">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6BDC37B7"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BC" w14:textId="77777777" w:rsidTr="00BD42CE">
        <w:tc>
          <w:tcPr>
            <w:tcW w:w="590" w:type="dxa"/>
            <w:vAlign w:val="center"/>
          </w:tcPr>
          <w:p w14:paraId="6BDC37B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tcPr>
          <w:p w14:paraId="6BDC37BA" w14:textId="1397C673"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BF6AAF">
              <w:rPr>
                <w:rFonts w:asciiTheme="minorHAnsi" w:hAnsiTheme="minorHAnsi"/>
                <w:sz w:val="18"/>
                <w:szCs w:val="18"/>
              </w:rPr>
              <w:t>V</w:t>
            </w:r>
            <w:r w:rsidRPr="0055507E">
              <w:rPr>
                <w:rFonts w:asciiTheme="minorHAnsi" w:hAnsiTheme="minorHAnsi"/>
                <w:sz w:val="18"/>
                <w:szCs w:val="18"/>
              </w:rPr>
              <w:t xml:space="preserve">entilation </w:t>
            </w:r>
            <w:r w:rsidR="00BF6AAF">
              <w:rPr>
                <w:rFonts w:asciiTheme="minorHAnsi" w:hAnsiTheme="minorHAnsi"/>
                <w:sz w:val="18"/>
                <w:szCs w:val="18"/>
              </w:rPr>
              <w:t>R</w:t>
            </w:r>
            <w:r w:rsidRPr="0055507E">
              <w:rPr>
                <w:rFonts w:asciiTheme="minorHAnsi" w:hAnsiTheme="minorHAnsi"/>
                <w:sz w:val="18"/>
                <w:szCs w:val="18"/>
              </w:rPr>
              <w:t>ate</w:t>
            </w:r>
          </w:p>
        </w:tc>
        <w:tc>
          <w:tcPr>
            <w:tcW w:w="5687" w:type="dxa"/>
          </w:tcPr>
          <w:p w14:paraId="6BDC37BB"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0" w14:textId="77777777" w:rsidTr="00BD42CE">
        <w:tc>
          <w:tcPr>
            <w:tcW w:w="590" w:type="dxa"/>
            <w:vAlign w:val="center"/>
          </w:tcPr>
          <w:p w14:paraId="6BDC37BD"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tcPr>
          <w:p w14:paraId="6BDC37BE" w14:textId="40A4D9F5" w:rsidR="000E5F2E" w:rsidRPr="0055507E" w:rsidRDefault="000E5F2E" w:rsidP="00BF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BF6AAF">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6BDC37BF"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5" w14:textId="77777777" w:rsidTr="00BD42CE">
        <w:tc>
          <w:tcPr>
            <w:tcW w:w="590" w:type="dxa"/>
            <w:vAlign w:val="center"/>
          </w:tcPr>
          <w:p w14:paraId="6BDC37C1"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tcPr>
          <w:p w14:paraId="6BDC37C3" w14:textId="0F4A5DFB"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6BDC37C4"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E5F2E" w:rsidRPr="0055507E" w14:paraId="6BDC37CA" w14:textId="77777777" w:rsidTr="00BD42CE">
        <w:tc>
          <w:tcPr>
            <w:tcW w:w="590" w:type="dxa"/>
            <w:vAlign w:val="center"/>
          </w:tcPr>
          <w:p w14:paraId="6BDC37C6"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tcPr>
          <w:p w14:paraId="6BDC37C8" w14:textId="33040EB9"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6BDC37C9" w14:textId="77777777" w:rsidR="000E5F2E" w:rsidRPr="0055507E" w:rsidRDefault="000E5F2E"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BDC37CB" w14:textId="77777777" w:rsidR="000E5F2E" w:rsidRPr="004B6CDB" w:rsidRDefault="000E5F2E" w:rsidP="000E5F2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0E5F2E" w:rsidRPr="004B6CDB" w14:paraId="6BDC37CD" w14:textId="77777777" w:rsidTr="005E36C9">
        <w:tc>
          <w:tcPr>
            <w:tcW w:w="11016" w:type="dxa"/>
            <w:gridSpan w:val="2"/>
          </w:tcPr>
          <w:p w14:paraId="6BDC37CC" w14:textId="77777777" w:rsidR="000E5F2E" w:rsidRPr="004B6CDB" w:rsidRDefault="000E5F2E" w:rsidP="005E36C9">
            <w:pPr>
              <w:keepNext/>
              <w:rPr>
                <w:rFonts w:asciiTheme="minorHAnsi" w:hAnsiTheme="minorHAnsi"/>
                <w:szCs w:val="18"/>
              </w:rPr>
            </w:pPr>
            <w:r w:rsidRPr="004B6CDB">
              <w:rPr>
                <w:rFonts w:asciiTheme="minorHAnsi" w:hAnsiTheme="minorHAnsi"/>
                <w:b/>
                <w:szCs w:val="18"/>
              </w:rPr>
              <w:t>D. Compliance Statement</w:t>
            </w:r>
            <w:r w:rsidRPr="004B6CDB">
              <w:rPr>
                <w:rFonts w:asciiTheme="minorHAnsi" w:hAnsiTheme="minorHAnsi"/>
                <w:szCs w:val="18"/>
              </w:rPr>
              <w:t xml:space="preserve"> </w:t>
            </w:r>
          </w:p>
        </w:tc>
      </w:tr>
      <w:tr w:rsidR="000E5F2E" w:rsidRPr="0055507E" w14:paraId="6BDC37D0" w14:textId="77777777" w:rsidTr="005E36C9">
        <w:tc>
          <w:tcPr>
            <w:tcW w:w="590" w:type="dxa"/>
            <w:vAlign w:val="center"/>
          </w:tcPr>
          <w:p w14:paraId="6BDC37CE" w14:textId="77777777" w:rsidR="000E5F2E" w:rsidRPr="0055507E" w:rsidRDefault="000E5F2E" w:rsidP="005E36C9">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6BDC37CF" w14:textId="77777777" w:rsidR="000E5F2E" w:rsidRPr="0055507E" w:rsidRDefault="000E5F2E" w:rsidP="005E36C9">
            <w:pPr>
              <w:rPr>
                <w:rFonts w:asciiTheme="minorHAnsi" w:hAnsiTheme="minorHAnsi"/>
                <w:b/>
                <w:sz w:val="18"/>
                <w:szCs w:val="18"/>
              </w:rPr>
            </w:pPr>
          </w:p>
        </w:tc>
      </w:tr>
    </w:tbl>
    <w:p w14:paraId="6BDC37D1" w14:textId="77777777" w:rsidR="000E5F2E" w:rsidRDefault="000E5F2E" w:rsidP="000E5F2E">
      <w:pPr>
        <w:rPr>
          <w:rFonts w:asciiTheme="minorHAnsi" w:hAnsiTheme="minorHAnsi"/>
          <w:sz w:val="18"/>
          <w:szCs w:val="18"/>
        </w:rPr>
      </w:pPr>
    </w:p>
    <w:p w14:paraId="6BDC37D2" w14:textId="77777777" w:rsidR="000E5F2E" w:rsidRDefault="000E5F2E" w:rsidP="000E5F2E">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0E5F2E" w14:paraId="6BDC37D4" w14:textId="77777777" w:rsidTr="005E36C9">
        <w:tc>
          <w:tcPr>
            <w:tcW w:w="11016" w:type="dxa"/>
            <w:gridSpan w:val="11"/>
            <w:tcBorders>
              <w:top w:val="single" w:sz="4" w:space="0" w:color="000000"/>
              <w:left w:val="single" w:sz="4" w:space="0" w:color="000000"/>
              <w:bottom w:val="single" w:sz="4" w:space="0" w:color="000000"/>
              <w:right w:val="single" w:sz="4" w:space="0" w:color="000000"/>
            </w:tcBorders>
            <w:hideMark/>
          </w:tcPr>
          <w:p w14:paraId="6BDC37D3" w14:textId="209DAF6E" w:rsidR="000E5F2E" w:rsidRDefault="000E5F2E" w:rsidP="004B6CDB">
            <w:pPr>
              <w:keepNext/>
              <w:rPr>
                <w:rFonts w:asciiTheme="minorHAnsi" w:hAnsiTheme="minorHAnsi"/>
                <w:sz w:val="18"/>
                <w:szCs w:val="18"/>
              </w:rPr>
            </w:pPr>
            <w:r w:rsidRPr="004B6CDB">
              <w:rPr>
                <w:rFonts w:asciiTheme="minorHAnsi" w:hAnsiTheme="minorHAnsi"/>
                <w:b/>
                <w:szCs w:val="18"/>
              </w:rPr>
              <w:lastRenderedPageBreak/>
              <w:t xml:space="preserve">E. Local Mechanical Exhaust System – Fan </w:t>
            </w:r>
            <w:r w:rsidR="004B6CDB">
              <w:rPr>
                <w:rFonts w:asciiTheme="minorHAnsi" w:hAnsiTheme="minorHAnsi"/>
                <w:b/>
                <w:szCs w:val="18"/>
              </w:rPr>
              <w:t>S</w:t>
            </w:r>
            <w:r w:rsidRPr="004B6CDB">
              <w:rPr>
                <w:rFonts w:asciiTheme="minorHAnsi" w:hAnsiTheme="minorHAnsi"/>
                <w:b/>
                <w:szCs w:val="18"/>
              </w:rPr>
              <w:t xml:space="preserve">election and </w:t>
            </w:r>
            <w:r w:rsidR="004B6CDB">
              <w:rPr>
                <w:rFonts w:asciiTheme="minorHAnsi" w:hAnsiTheme="minorHAnsi"/>
                <w:b/>
                <w:szCs w:val="18"/>
              </w:rPr>
              <w:t>D</w:t>
            </w:r>
            <w:r w:rsidRPr="004B6CDB">
              <w:rPr>
                <w:rFonts w:asciiTheme="minorHAnsi" w:hAnsiTheme="minorHAnsi"/>
                <w:b/>
                <w:szCs w:val="18"/>
              </w:rPr>
              <w:t xml:space="preserve">uct </w:t>
            </w:r>
            <w:r w:rsidR="004B6CDB">
              <w:rPr>
                <w:rFonts w:asciiTheme="minorHAnsi" w:hAnsiTheme="minorHAnsi"/>
                <w:b/>
                <w:szCs w:val="18"/>
              </w:rPr>
              <w:t>D</w:t>
            </w:r>
            <w:r w:rsidRPr="004B6CDB">
              <w:rPr>
                <w:rFonts w:asciiTheme="minorHAnsi" w:hAnsiTheme="minorHAnsi"/>
                <w:b/>
                <w:szCs w:val="18"/>
              </w:rPr>
              <w:t xml:space="preserve">esign </w:t>
            </w:r>
            <w:r w:rsidR="004B6CDB">
              <w:rPr>
                <w:rFonts w:asciiTheme="minorHAnsi" w:hAnsiTheme="minorHAnsi"/>
                <w:b/>
                <w:szCs w:val="18"/>
              </w:rPr>
              <w:t>C</w:t>
            </w:r>
            <w:r w:rsidRPr="004B6CDB">
              <w:rPr>
                <w:rFonts w:asciiTheme="minorHAnsi" w:hAnsiTheme="minorHAnsi"/>
                <w:b/>
                <w:szCs w:val="18"/>
              </w:rPr>
              <w:t xml:space="preserve">riteria for </w:t>
            </w:r>
            <w:r w:rsidR="004B6CDB">
              <w:rPr>
                <w:rFonts w:asciiTheme="minorHAnsi" w:hAnsiTheme="minorHAnsi"/>
                <w:b/>
                <w:szCs w:val="18"/>
              </w:rPr>
              <w:t>C</w:t>
            </w:r>
            <w:r w:rsidRPr="004B6CDB">
              <w:rPr>
                <w:rFonts w:asciiTheme="minorHAnsi" w:hAnsiTheme="minorHAnsi"/>
                <w:b/>
                <w:szCs w:val="18"/>
              </w:rPr>
              <w:t>ompliance</w:t>
            </w:r>
          </w:p>
        </w:tc>
      </w:tr>
      <w:tr w:rsidR="000E5F2E" w14:paraId="6BDC37D8" w14:textId="77777777" w:rsidTr="005E36C9">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D5" w14:textId="77777777" w:rsidR="000E5F2E" w:rsidRDefault="000E5F2E" w:rsidP="005E36C9">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6BDC37D6" w14:textId="2F154113" w:rsidR="000E5F2E" w:rsidRDefault="000E5F2E" w:rsidP="005E36C9">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BD42CE">
              <w:rPr>
                <w:rFonts w:asciiTheme="minorHAnsi" w:hAnsiTheme="minorHAnsi"/>
                <w:i/>
                <w:sz w:val="18"/>
                <w:szCs w:val="18"/>
              </w:rPr>
              <w:t>;</w:t>
            </w:r>
            <w:r>
              <w:rPr>
                <w:rFonts w:asciiTheme="minorHAnsi" w:hAnsiTheme="minorHAnsi"/>
                <w:i/>
                <w:sz w:val="18"/>
                <w:szCs w:val="18"/>
              </w:rPr>
              <w:t xml:space="preserve"> OR</w:t>
            </w:r>
          </w:p>
          <w:p w14:paraId="6BDC37D7" w14:textId="77777777" w:rsidR="000E5F2E" w:rsidRDefault="000E5F2E" w:rsidP="005E36C9">
            <w:pPr>
              <w:pStyle w:val="ListParagraph"/>
              <w:keepNext/>
              <w:numPr>
                <w:ilvl w:val="0"/>
                <w:numId w:val="17"/>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0E5F2E" w14:paraId="6BDC37DB" w14:textId="77777777" w:rsidTr="005E36C9">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D9" w14:textId="77777777" w:rsidR="000E5F2E" w:rsidRDefault="000E5F2E" w:rsidP="005E36C9">
            <w:pPr>
              <w:keepNext/>
              <w:suppressAutoHyphens/>
              <w:rPr>
                <w:rFonts w:asciiTheme="minorHAnsi" w:hAnsiTheme="minorHAnsi"/>
                <w:b/>
                <w:sz w:val="18"/>
                <w:szCs w:val="18"/>
              </w:rPr>
            </w:pPr>
            <w:r>
              <w:rPr>
                <w:rFonts w:asciiTheme="minorHAnsi" w:hAnsiTheme="minorHAnsi"/>
                <w:b/>
                <w:sz w:val="18"/>
                <w:szCs w:val="18"/>
              </w:rPr>
              <w:t xml:space="preserve">Table 5.1 </w:t>
            </w:r>
          </w:p>
          <w:p w14:paraId="6BDC37DA" w14:textId="77777777" w:rsidR="000E5F2E" w:rsidRDefault="000E5F2E" w:rsidP="005E36C9">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0E5F2E" w14:paraId="6BDC37DF"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DC"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DD"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6BDC37DE"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Notes</w:t>
            </w:r>
          </w:p>
        </w:tc>
      </w:tr>
      <w:tr w:rsidR="000E5F2E" w14:paraId="6BDC37E3"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E0"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E1"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7E2" w14:textId="77777777" w:rsidR="000E5F2E" w:rsidRDefault="002A726D" w:rsidP="005E36C9">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0E5F2E" w14:paraId="6BDC37E7" w14:textId="77777777" w:rsidTr="005E36C9">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7E4"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7E5"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7E6" w14:textId="77777777" w:rsidR="000E5F2E" w:rsidRDefault="000E5F2E" w:rsidP="005E36C9">
            <w:pPr>
              <w:keepNext/>
              <w:suppressAutoHyphens/>
              <w:jc w:val="center"/>
              <w:rPr>
                <w:rFonts w:asciiTheme="minorHAnsi" w:hAnsiTheme="minorHAnsi"/>
                <w:sz w:val="18"/>
                <w:szCs w:val="18"/>
              </w:rPr>
            </w:pPr>
          </w:p>
        </w:tc>
      </w:tr>
      <w:tr w:rsidR="000E5F2E" w14:paraId="6BDC37EA" w14:textId="77777777" w:rsidTr="005E36C9">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7E8" w14:textId="77777777" w:rsidR="000E5F2E" w:rsidRDefault="000E5F2E" w:rsidP="005E36C9">
            <w:pPr>
              <w:keepNext/>
              <w:suppressAutoHyphens/>
              <w:rPr>
                <w:rFonts w:asciiTheme="minorHAnsi" w:hAnsiTheme="minorHAnsi"/>
                <w:b/>
                <w:sz w:val="18"/>
                <w:szCs w:val="18"/>
              </w:rPr>
            </w:pPr>
            <w:r>
              <w:rPr>
                <w:rFonts w:asciiTheme="minorHAnsi" w:hAnsiTheme="minorHAnsi"/>
                <w:b/>
                <w:sz w:val="18"/>
                <w:szCs w:val="18"/>
              </w:rPr>
              <w:t xml:space="preserve">Table 5.2 </w:t>
            </w:r>
          </w:p>
          <w:p w14:paraId="6BDC37E9" w14:textId="77777777" w:rsidR="000E5F2E" w:rsidRDefault="000E5F2E" w:rsidP="005E36C9">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0E5F2E" w14:paraId="6BDC37EE"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EB"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EC"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6BDC37ED"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Notes</w:t>
            </w:r>
          </w:p>
        </w:tc>
      </w:tr>
      <w:tr w:rsidR="000E5F2E" w14:paraId="6BDC37F2"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EF"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F0"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7F1" w14:textId="77777777" w:rsidR="000E5F2E" w:rsidRDefault="002A726D" w:rsidP="005E36C9">
            <w:pPr>
              <w:keepNext/>
              <w:suppressAutoHyphens/>
              <w:rPr>
                <w:rFonts w:asciiTheme="minorHAnsi" w:hAnsiTheme="minorHAnsi"/>
                <w:sz w:val="18"/>
                <w:szCs w:val="18"/>
              </w:rPr>
            </w:pPr>
            <w:r>
              <w:rPr>
                <w:rFonts w:asciiTheme="minorHAnsi" w:hAnsiTheme="minorHAnsi"/>
                <w:sz w:val="18"/>
                <w:szCs w:val="18"/>
              </w:rPr>
              <w:t>Based on kitchen volume.</w:t>
            </w:r>
          </w:p>
        </w:tc>
      </w:tr>
      <w:tr w:rsidR="000E5F2E" w14:paraId="6BDC37F6" w14:textId="77777777" w:rsidTr="005E36C9">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7F3"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7F4" w14:textId="77777777" w:rsidR="000E5F2E" w:rsidRDefault="000E5F2E" w:rsidP="005E36C9">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7F5" w14:textId="77777777" w:rsidR="000E5F2E" w:rsidRDefault="000E5F2E" w:rsidP="005E36C9">
            <w:pPr>
              <w:keepNext/>
              <w:suppressAutoHyphens/>
              <w:jc w:val="center"/>
              <w:rPr>
                <w:rFonts w:asciiTheme="minorHAnsi" w:hAnsiTheme="minorHAnsi"/>
                <w:sz w:val="18"/>
                <w:szCs w:val="18"/>
              </w:rPr>
            </w:pPr>
          </w:p>
        </w:tc>
      </w:tr>
      <w:tr w:rsidR="000E5F2E" w14:paraId="6BDC37F9" w14:textId="77777777" w:rsidTr="005E36C9">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6BDC37F7" w14:textId="77777777" w:rsidR="000E5F2E" w:rsidRDefault="000E5F2E" w:rsidP="005E36C9">
            <w:pPr>
              <w:keepNext/>
              <w:rPr>
                <w:rFonts w:asciiTheme="minorHAnsi" w:hAnsiTheme="minorHAnsi"/>
                <w:b/>
                <w:sz w:val="18"/>
                <w:szCs w:val="18"/>
              </w:rPr>
            </w:pPr>
            <w:r>
              <w:rPr>
                <w:rFonts w:asciiTheme="minorHAnsi" w:hAnsiTheme="minorHAnsi"/>
                <w:b/>
                <w:sz w:val="18"/>
                <w:szCs w:val="18"/>
              </w:rPr>
              <w:t>Table 5.3</w:t>
            </w:r>
          </w:p>
          <w:p w14:paraId="6BDC37F8" w14:textId="77777777" w:rsidR="000E5F2E" w:rsidRDefault="000E5F2E" w:rsidP="005E36C9">
            <w:pPr>
              <w:keepNext/>
              <w:rPr>
                <w:rFonts w:asciiTheme="minorHAnsi" w:hAnsiTheme="minorHAnsi"/>
                <w:sz w:val="18"/>
                <w:szCs w:val="18"/>
              </w:rPr>
            </w:pPr>
            <w:r>
              <w:rPr>
                <w:rFonts w:asciiTheme="minorHAnsi" w:hAnsiTheme="minorHAnsi"/>
                <w:b/>
                <w:sz w:val="18"/>
                <w:szCs w:val="18"/>
              </w:rPr>
              <w:t>Prescriptive Duct Sizing Requirements</w:t>
            </w:r>
          </w:p>
        </w:tc>
      </w:tr>
      <w:tr w:rsidR="000E5F2E" w14:paraId="6BDC37FD"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7FA" w14:textId="77777777" w:rsidR="000E5F2E" w:rsidRDefault="002A726D" w:rsidP="005E36C9">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7F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7F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Smooth Duct</w:t>
            </w:r>
          </w:p>
        </w:tc>
      </w:tr>
      <w:tr w:rsidR="000E5F2E" w14:paraId="6BDC3807" w14:textId="77777777" w:rsidTr="005E36C9">
        <w:trPr>
          <w:trHeight w:val="432"/>
        </w:trPr>
        <w:tc>
          <w:tcPr>
            <w:tcW w:w="1650" w:type="dxa"/>
            <w:tcBorders>
              <w:top w:val="single" w:sz="4" w:space="0" w:color="auto"/>
              <w:left w:val="single" w:sz="4" w:space="0" w:color="auto"/>
              <w:bottom w:val="single" w:sz="4" w:space="0" w:color="auto"/>
              <w:right w:val="single" w:sz="4" w:space="0" w:color="auto"/>
            </w:tcBorders>
            <w:hideMark/>
          </w:tcPr>
          <w:p w14:paraId="6BDC37FE" w14:textId="77777777" w:rsidR="000E5F2E" w:rsidRDefault="000E5F2E" w:rsidP="005E36C9">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6BDC37FF"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6BDC3800"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801"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6BDC3802"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6BDC3803"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6BDC3804"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805"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6BDC3806" w14:textId="77777777" w:rsidR="000E5F2E" w:rsidRDefault="000E5F2E" w:rsidP="005E36C9">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0E5F2E" w14:paraId="6BDC380A" w14:textId="77777777" w:rsidTr="005E36C9">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6BDC3808" w14:textId="77777777" w:rsidR="000E5F2E" w:rsidRDefault="000E5F2E" w:rsidP="005E36C9">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6BDC380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Maximum Allowable Duct Length (ft)</w:t>
            </w:r>
          </w:p>
        </w:tc>
      </w:tr>
      <w:tr w:rsidR="000E5F2E" w14:paraId="6BDC380E"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80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80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80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Smooth Duct</w:t>
            </w:r>
          </w:p>
        </w:tc>
      </w:tr>
      <w:tr w:rsidR="000E5F2E" w14:paraId="6BDC3818" w14:textId="77777777" w:rsidTr="005E36C9">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80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1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11" w14:textId="77777777" w:rsidR="000E5F2E" w:rsidRDefault="000E5F2E" w:rsidP="005E36C9">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1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1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6"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1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r>
      <w:tr w:rsidR="000E5F2E" w14:paraId="6BDC3822"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1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1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1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1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1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1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2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X</w:t>
            </w:r>
          </w:p>
        </w:tc>
      </w:tr>
      <w:tr w:rsidR="000E5F2E" w14:paraId="6BDC382C"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2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2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2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6"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2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28"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2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2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55</w:t>
            </w:r>
          </w:p>
        </w:tc>
      </w:tr>
      <w:tr w:rsidR="000E5F2E" w14:paraId="6BDC3836"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2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2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2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0"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3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3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3"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3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145</w:t>
            </w:r>
          </w:p>
        </w:tc>
      </w:tr>
      <w:tr w:rsidR="000E5F2E" w14:paraId="6BDC3840" w14:textId="77777777" w:rsidTr="005E36C9">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837"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838"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83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A"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83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83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D"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83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83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NL</w:t>
            </w:r>
          </w:p>
        </w:tc>
      </w:tr>
      <w:tr w:rsidR="000E5F2E" w14:paraId="6BDC3844" w14:textId="77777777" w:rsidTr="005E36C9">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6BDC3841" w14:textId="77777777" w:rsidR="000E5F2E" w:rsidRDefault="000E5F2E" w:rsidP="005E36C9">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6BDC3842" w14:textId="77777777" w:rsidR="000E5F2E" w:rsidRDefault="000E5F2E" w:rsidP="005E36C9">
            <w:pPr>
              <w:keepNext/>
              <w:rPr>
                <w:rFonts w:asciiTheme="minorHAnsi" w:hAnsiTheme="minorHAnsi"/>
                <w:sz w:val="18"/>
                <w:szCs w:val="18"/>
              </w:rPr>
            </w:pPr>
            <w:r>
              <w:rPr>
                <w:rFonts w:asciiTheme="minorHAnsi" w:hAnsiTheme="minorHAnsi"/>
                <w:sz w:val="18"/>
                <w:szCs w:val="18"/>
              </w:rPr>
              <w:t>NL = no limit on duct length of this size.</w:t>
            </w:r>
          </w:p>
          <w:p w14:paraId="6BDC3843" w14:textId="77777777" w:rsidR="000E5F2E" w:rsidRDefault="000E5F2E" w:rsidP="005E36C9">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6BDC3845" w14:textId="77777777" w:rsidR="000E5F2E" w:rsidRDefault="000E5F2E" w:rsidP="000E5F2E">
      <w:pPr>
        <w:rPr>
          <w:rFonts w:asciiTheme="minorHAnsi" w:hAnsiTheme="minorHAnsi"/>
          <w:sz w:val="18"/>
          <w:szCs w:val="18"/>
        </w:rPr>
      </w:pPr>
    </w:p>
    <w:p w14:paraId="6BDC3846" w14:textId="77777777" w:rsidR="000E5F2E" w:rsidRDefault="000E5F2E" w:rsidP="000E5F2E">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0E5F2E" w14:paraId="6BDC3848"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47" w14:textId="77777777" w:rsidR="000E5F2E" w:rsidRDefault="000E5F2E" w:rsidP="005E36C9">
            <w:pPr>
              <w:keepNext/>
              <w:rPr>
                <w:rFonts w:asciiTheme="minorHAnsi" w:hAnsiTheme="minorHAnsi"/>
                <w:b/>
                <w:bCs/>
                <w:sz w:val="18"/>
                <w:szCs w:val="18"/>
              </w:rPr>
            </w:pPr>
            <w:r w:rsidRPr="004B6CDB">
              <w:rPr>
                <w:rFonts w:asciiTheme="minorHAnsi" w:hAnsiTheme="minorHAnsi"/>
                <w:b/>
                <w:bCs/>
                <w:szCs w:val="18"/>
              </w:rPr>
              <w:lastRenderedPageBreak/>
              <w:t>F. Other Requirements</w:t>
            </w:r>
          </w:p>
        </w:tc>
      </w:tr>
      <w:tr w:rsidR="000E5F2E" w14:paraId="6BDC384A"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49" w14:textId="77777777"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0E5F2E" w14:paraId="6BDC384D"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4B"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4C" w14:textId="77777777"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0E5F2E" w14:paraId="6BDC3850"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4E"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4F" w14:textId="77777777" w:rsidR="000E5F2E" w:rsidRDefault="000E5F2E" w:rsidP="005E36C9">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0E5F2E" w14:paraId="6BDC3853"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1"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2" w14:textId="77777777" w:rsidR="000E5F2E" w:rsidRDefault="000E5F2E" w:rsidP="005E36C9">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BF6AAF">
              <w:rPr>
                <w:rStyle w:val="margin0020notechar"/>
                <w:rFonts w:asciiTheme="minorHAnsi" w:hAnsiTheme="minorHAnsi"/>
                <w:sz w:val="18"/>
                <w:szCs w:val="18"/>
              </w:rPr>
              <w:t>.</w:t>
            </w:r>
          </w:p>
        </w:tc>
      </w:tr>
      <w:tr w:rsidR="000E5F2E" w14:paraId="6BDC3858"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4"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6BDC3855" w14:textId="77777777" w:rsidR="000E5F2E" w:rsidRDefault="000E5F2E" w:rsidP="005E36C9">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BF6AAF">
              <w:rPr>
                <w:rFonts w:asciiTheme="minorHAnsi" w:hAnsiTheme="minorHAnsi"/>
                <w:b/>
                <w:sz w:val="18"/>
                <w:szCs w:val="18"/>
              </w:rPr>
              <w:t>S</w:t>
            </w:r>
            <w:r>
              <w:rPr>
                <w:rFonts w:asciiTheme="minorHAnsi" w:hAnsiTheme="minorHAnsi"/>
                <w:b/>
                <w:sz w:val="18"/>
                <w:szCs w:val="18"/>
              </w:rPr>
              <w:t>olid-</w:t>
            </w:r>
            <w:r w:rsidR="00BF6AAF">
              <w:rPr>
                <w:rFonts w:asciiTheme="minorHAnsi" w:hAnsiTheme="minorHAnsi"/>
                <w:b/>
                <w:sz w:val="18"/>
                <w:szCs w:val="18"/>
              </w:rPr>
              <w:t>F</w:t>
            </w:r>
            <w:r>
              <w:rPr>
                <w:rFonts w:asciiTheme="minorHAnsi" w:hAnsiTheme="minorHAnsi"/>
                <w:b/>
                <w:sz w:val="18"/>
                <w:szCs w:val="18"/>
              </w:rPr>
              <w:t xml:space="preserve">uel </w:t>
            </w:r>
            <w:r w:rsidR="00BF6AAF">
              <w:rPr>
                <w:rFonts w:asciiTheme="minorHAnsi" w:hAnsiTheme="minorHAnsi"/>
                <w:b/>
                <w:sz w:val="18"/>
                <w:szCs w:val="18"/>
              </w:rPr>
              <w:t>B</w:t>
            </w:r>
            <w:r>
              <w:rPr>
                <w:rFonts w:asciiTheme="minorHAnsi" w:hAnsiTheme="minorHAnsi"/>
                <w:b/>
                <w:sz w:val="18"/>
                <w:szCs w:val="18"/>
              </w:rPr>
              <w:t xml:space="preserve">urning </w:t>
            </w:r>
            <w:r w:rsidR="00BF6AAF">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6BDC3856" w14:textId="77777777" w:rsidR="000E5F2E" w:rsidRDefault="000E5F2E" w:rsidP="005E36C9">
            <w:pPr>
              <w:pStyle w:val="margin0020note"/>
              <w:keepNext/>
              <w:spacing w:before="0" w:beforeAutospacing="0" w:after="0" w:afterAutospacing="0"/>
              <w:rPr>
                <w:rStyle w:val="margin0020notechar"/>
                <w:rFonts w:asciiTheme="minorHAnsi" w:hAnsiTheme="minorHAnsi"/>
                <w:sz w:val="18"/>
                <w:szCs w:val="18"/>
              </w:rPr>
            </w:pPr>
          </w:p>
          <w:p w14:paraId="6BDC3857" w14:textId="77777777" w:rsidR="000E5F2E" w:rsidRDefault="000E5F2E" w:rsidP="005E36C9">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0E5F2E" w14:paraId="6BDC385B"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9"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A" w14:textId="77777777" w:rsidR="000E5F2E" w:rsidRDefault="000E5F2E" w:rsidP="005E36C9">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0E5F2E" w14:paraId="6BDC385E"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C"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5D" w14:textId="77777777" w:rsidR="000E5F2E" w:rsidRDefault="000E5F2E" w:rsidP="005E36C9">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0E5F2E" w14:paraId="6BDC3861"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5F"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0" w14:textId="77777777" w:rsidR="000E5F2E" w:rsidRDefault="000E5F2E" w:rsidP="00BF6AAF">
            <w:pPr>
              <w:keepNext/>
              <w:ind w:left="273" w:hanging="273"/>
            </w:pPr>
            <w:r>
              <w:rPr>
                <w:rFonts w:asciiTheme="minorHAnsi" w:hAnsiTheme="minorHAnsi"/>
                <w:b/>
                <w:sz w:val="18"/>
                <w:szCs w:val="18"/>
              </w:rPr>
              <w:t xml:space="preserve">6.7 Minimum </w:t>
            </w:r>
            <w:r w:rsidR="00BF6AAF">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0E5F2E" w14:paraId="6BDC3864"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62"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3" w14:textId="77777777" w:rsidR="000E5F2E" w:rsidRDefault="000E5F2E" w:rsidP="005E36C9">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0E5F2E" w14:paraId="6BDC3867"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865" w14:textId="77777777" w:rsidR="000E5F2E" w:rsidRDefault="000E5F2E" w:rsidP="005E36C9">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866" w14:textId="77777777" w:rsidR="000E5F2E" w:rsidRDefault="000E5F2E" w:rsidP="005E36C9">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0E5F2E" w14:paraId="6BDC3869"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868" w14:textId="77777777" w:rsidR="000E5F2E" w:rsidRDefault="000E5F2E" w:rsidP="005E36C9">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6A" w14:textId="77777777" w:rsidR="000E5F2E" w:rsidRPr="0055507E" w:rsidRDefault="000E5F2E" w:rsidP="000E5F2E">
      <w:pPr>
        <w:rPr>
          <w:rFonts w:asciiTheme="minorHAnsi" w:hAnsiTheme="minorHAnsi"/>
          <w:sz w:val="18"/>
          <w:szCs w:val="18"/>
        </w:rPr>
      </w:pPr>
      <w:r w:rsidRPr="0055507E">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55507E" w14:paraId="6BDC386C"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6B" w14:textId="77777777" w:rsidR="000E5F2E" w:rsidRPr="0055507E" w:rsidRDefault="000E5F2E" w:rsidP="005E36C9">
            <w:pPr>
              <w:keepNext/>
              <w:rPr>
                <w:rFonts w:asciiTheme="minorHAnsi" w:hAnsiTheme="minorHAnsi"/>
                <w:b/>
                <w:bCs/>
                <w:sz w:val="18"/>
                <w:szCs w:val="18"/>
              </w:rPr>
            </w:pPr>
            <w:r w:rsidRPr="004B6CDB">
              <w:rPr>
                <w:rFonts w:asciiTheme="minorHAnsi" w:hAnsiTheme="minorHAnsi"/>
                <w:b/>
                <w:bCs/>
                <w:szCs w:val="18"/>
              </w:rPr>
              <w:lastRenderedPageBreak/>
              <w:t>G. Air Moving Equipment</w:t>
            </w:r>
          </w:p>
        </w:tc>
      </w:tr>
      <w:tr w:rsidR="000E5F2E" w:rsidRPr="0055507E" w14:paraId="6BDC386E"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6D" w14:textId="77777777" w:rsidR="000E5F2E" w:rsidRPr="0055507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55507E">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0E5F2E" w:rsidRPr="0055507E" w14:paraId="6BDC3871"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6F"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870" w14:textId="77777777" w:rsidR="000E5F2E" w:rsidRPr="0055507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55507E">
              <w:rPr>
                <w:rFonts w:asciiTheme="minorHAnsi" w:hAnsiTheme="minorHAnsi"/>
                <w:b/>
                <w:sz w:val="18"/>
                <w:szCs w:val="18"/>
              </w:rPr>
              <w:t xml:space="preserve">7.1 </w:t>
            </w:r>
            <w:r w:rsidRPr="0055507E">
              <w:rPr>
                <w:rFonts w:asciiTheme="minorHAnsi" w:hAnsiTheme="minorHAnsi"/>
                <w:b/>
                <w:bCs/>
                <w:sz w:val="18"/>
                <w:szCs w:val="18"/>
              </w:rPr>
              <w:t xml:space="preserve">Selection and Installation. </w:t>
            </w:r>
            <w:r w:rsidRPr="0055507E">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0E5F2E" w:rsidRPr="0055507E" w14:paraId="6BDC3876"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72"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6BDC3873" w14:textId="77777777" w:rsidR="000E5F2E" w:rsidRPr="0055507E" w:rsidRDefault="000E5F2E" w:rsidP="005E36C9">
            <w:pPr>
              <w:keepNext/>
              <w:autoSpaceDE w:val="0"/>
              <w:autoSpaceDN w:val="0"/>
              <w:adjustRightInd w:val="0"/>
              <w:ind w:left="270" w:hanging="270"/>
              <w:jc w:val="both"/>
              <w:rPr>
                <w:rFonts w:asciiTheme="minorHAnsi" w:hAnsiTheme="minorHAnsi"/>
                <w:sz w:val="18"/>
                <w:szCs w:val="18"/>
              </w:rPr>
            </w:pPr>
            <w:r w:rsidRPr="0055507E">
              <w:rPr>
                <w:rFonts w:asciiTheme="minorHAnsi" w:hAnsiTheme="minorHAnsi"/>
                <w:b/>
                <w:sz w:val="18"/>
                <w:szCs w:val="18"/>
              </w:rPr>
              <w:t xml:space="preserve">7.2 </w:t>
            </w:r>
            <w:r w:rsidRPr="0055507E">
              <w:rPr>
                <w:rFonts w:asciiTheme="minorHAnsi" w:hAnsiTheme="minorHAnsi"/>
                <w:b/>
                <w:bCs/>
                <w:sz w:val="18"/>
                <w:szCs w:val="18"/>
              </w:rPr>
              <w:t xml:space="preserve">Sound Ratings for Fans. </w:t>
            </w:r>
            <w:r w:rsidRPr="0055507E">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6BDC3874" w14:textId="77777777" w:rsidR="000E5F2E" w:rsidRPr="0055507E" w:rsidRDefault="000E5F2E" w:rsidP="005E36C9">
            <w:pPr>
              <w:keepNext/>
              <w:autoSpaceDE w:val="0"/>
              <w:autoSpaceDN w:val="0"/>
              <w:adjustRightInd w:val="0"/>
              <w:ind w:left="1080" w:hanging="360"/>
              <w:jc w:val="both"/>
              <w:rPr>
                <w:rFonts w:asciiTheme="minorHAnsi" w:hAnsiTheme="minorHAnsi"/>
                <w:sz w:val="18"/>
                <w:szCs w:val="18"/>
              </w:rPr>
            </w:pPr>
            <w:r w:rsidRPr="0055507E">
              <w:rPr>
                <w:rFonts w:asciiTheme="minorHAnsi" w:hAnsiTheme="minorHAnsi"/>
                <w:bCs/>
                <w:sz w:val="18"/>
                <w:szCs w:val="18"/>
              </w:rPr>
              <w:t>7.2.1</w:t>
            </w:r>
            <w:r w:rsidRPr="0055507E">
              <w:rPr>
                <w:rFonts w:asciiTheme="minorHAnsi" w:hAnsiTheme="minorHAnsi"/>
                <w:b/>
                <w:bCs/>
                <w:sz w:val="18"/>
                <w:szCs w:val="18"/>
              </w:rPr>
              <w:t xml:space="preserve"> Whole-Building or Continuous Ventilation Fans. </w:t>
            </w:r>
            <w:r w:rsidRPr="0055507E">
              <w:rPr>
                <w:rFonts w:asciiTheme="minorHAnsi" w:hAnsiTheme="minorHAnsi"/>
                <w:sz w:val="18"/>
                <w:szCs w:val="18"/>
              </w:rPr>
              <w:t xml:space="preserve">These fans shall be rated for sound at a maximum of 1.0 sone. </w:t>
            </w:r>
          </w:p>
          <w:p w14:paraId="6BDC3875" w14:textId="77777777" w:rsidR="000E5F2E" w:rsidRPr="0055507E" w:rsidRDefault="000E5F2E" w:rsidP="00BF6AAF">
            <w:pPr>
              <w:keepNext/>
              <w:autoSpaceDE w:val="0"/>
              <w:autoSpaceDN w:val="0"/>
              <w:adjustRightInd w:val="0"/>
              <w:ind w:left="1080" w:hanging="360"/>
              <w:jc w:val="both"/>
            </w:pPr>
            <w:r w:rsidRPr="0055507E">
              <w:rPr>
                <w:rFonts w:asciiTheme="minorHAnsi" w:hAnsiTheme="minorHAnsi"/>
                <w:bCs/>
                <w:sz w:val="18"/>
                <w:szCs w:val="18"/>
              </w:rPr>
              <w:t>7.2.2</w:t>
            </w:r>
            <w:r w:rsidRPr="0055507E">
              <w:rPr>
                <w:rFonts w:asciiTheme="minorHAnsi" w:hAnsiTheme="minorHAnsi"/>
                <w:b/>
                <w:bCs/>
                <w:sz w:val="18"/>
                <w:szCs w:val="18"/>
              </w:rPr>
              <w:t xml:space="preserve"> Intermittent Local Exhaust Fans. </w:t>
            </w:r>
            <w:r w:rsidRPr="0055507E">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0E5F2E" w:rsidRPr="0055507E" w14:paraId="6BDC3879"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77" w14:textId="77777777" w:rsidR="000E5F2E" w:rsidRPr="0055507E" w:rsidRDefault="000E5F2E" w:rsidP="005E36C9">
            <w:pPr>
              <w:keepNext/>
              <w:jc w:val="center"/>
              <w:rPr>
                <w:rFonts w:asciiTheme="minorHAnsi" w:hAnsiTheme="minorHAnsi"/>
                <w:sz w:val="18"/>
                <w:szCs w:val="18"/>
              </w:rPr>
            </w:pPr>
            <w:r w:rsidRPr="0055507E">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6BDC3878" w14:textId="77777777" w:rsidR="000E5F2E" w:rsidRPr="0055507E" w:rsidRDefault="000E5F2E" w:rsidP="00BD42CE">
            <w:pPr>
              <w:keepNext/>
              <w:ind w:left="273" w:hanging="273"/>
            </w:pPr>
            <w:r w:rsidRPr="0055507E">
              <w:rPr>
                <w:rFonts w:asciiTheme="minorHAnsi" w:hAnsiTheme="minorHAnsi"/>
                <w:b/>
                <w:sz w:val="18"/>
                <w:szCs w:val="18"/>
              </w:rPr>
              <w:t xml:space="preserve">7.3 </w:t>
            </w:r>
            <w:r w:rsidRPr="0055507E">
              <w:rPr>
                <w:rFonts w:asciiTheme="minorHAnsi" w:hAnsiTheme="minorHAnsi"/>
                <w:b/>
                <w:bCs/>
                <w:sz w:val="18"/>
                <w:szCs w:val="18"/>
              </w:rPr>
              <w:t xml:space="preserve">Multibranch Exhaust Ducting. </w:t>
            </w:r>
            <w:r w:rsidRPr="0055507E">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0E5F2E" w:rsidRPr="0055507E" w14:paraId="6BDC387B"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A" w14:textId="77777777" w:rsidR="000E5F2E" w:rsidRPr="0055507E" w:rsidRDefault="000E5F2E" w:rsidP="005E36C9">
            <w:pPr>
              <w:keepNext/>
              <w:rPr>
                <w:rFonts w:asciiTheme="minorHAnsi" w:hAnsiTheme="minorHAnsi"/>
                <w:b/>
                <w:bCs/>
                <w:sz w:val="18"/>
                <w:szCs w:val="18"/>
              </w:rPr>
            </w:pPr>
            <w:r w:rsidRPr="0055507E">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7C" w14:textId="77777777" w:rsidR="000E5F2E" w:rsidRPr="004B6CDB" w:rsidRDefault="000E5F2E" w:rsidP="000E5F2E">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4B6CDB" w14:paraId="6BDC387E"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D" w14:textId="77777777" w:rsidR="000E5F2E" w:rsidRPr="004B6CDB" w:rsidRDefault="000E5F2E" w:rsidP="00BF6AAF">
            <w:pPr>
              <w:keepNext/>
              <w:rPr>
                <w:rFonts w:asciiTheme="minorHAnsi" w:hAnsiTheme="minorHAnsi"/>
                <w:b/>
                <w:bCs/>
                <w:szCs w:val="18"/>
              </w:rPr>
            </w:pPr>
            <w:r w:rsidRPr="004B6CDB">
              <w:rPr>
                <w:rFonts w:asciiTheme="minorHAnsi" w:hAnsiTheme="minorHAnsi" w:cs="Arial"/>
                <w:b/>
                <w:szCs w:val="18"/>
              </w:rPr>
              <w:t xml:space="preserve">H. Multifamily Buildings - Other Requirements  </w:t>
            </w:r>
          </w:p>
        </w:tc>
      </w:tr>
      <w:tr w:rsidR="000E5F2E" w:rsidRPr="00D2491C" w14:paraId="6BDC3880" w14:textId="77777777" w:rsidTr="00BD42CE">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7F" w14:textId="77777777" w:rsidR="000E5F2E" w:rsidRPr="00D2491C"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0E5F2E" w:rsidRPr="00D2491C" w14:paraId="6BDC3887" w14:textId="77777777" w:rsidTr="00BD42CE">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881" w14:textId="77777777" w:rsidR="000E5F2E" w:rsidRPr="00D2491C" w:rsidRDefault="000E5F2E" w:rsidP="005E36C9">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882" w14:textId="77777777" w:rsidR="000E5F2E" w:rsidRDefault="000E5F2E" w:rsidP="005E36C9">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6BDC3883" w14:textId="77777777" w:rsidR="000E5F2E" w:rsidRPr="00D2491C" w:rsidRDefault="000E5F2E" w:rsidP="005E36C9">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6BDC3884" w14:textId="5D6E2F25"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BD42CE">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6BDC3885" w14:textId="77777777" w:rsidR="000E5F2E" w:rsidRPr="00F3733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6BDC3886" w14:textId="77777777" w:rsidR="000E5F2E" w:rsidRPr="00D2491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0E5F2E" w:rsidRPr="00D2491C" w14:paraId="6BDC3889" w14:textId="77777777" w:rsidTr="00BD42CE">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888" w14:textId="77777777" w:rsidR="000E5F2E" w:rsidRPr="00D2491C" w:rsidRDefault="000E5F2E" w:rsidP="005E36C9">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6BDC388A" w14:textId="77777777" w:rsidR="00CD30DB" w:rsidRPr="0055507E" w:rsidRDefault="00CD30DB" w:rsidP="00E66FF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6BDC388B" w14:textId="77777777" w:rsidR="00E66FF8" w:rsidRPr="0055507E" w:rsidRDefault="00E66FF8">
      <w:pPr>
        <w:rPr>
          <w:rFonts w:asciiTheme="minorHAnsi" w:hAnsiTheme="minorHAnsi"/>
          <w:b/>
          <w:sz w:val="18"/>
          <w:szCs w:val="18"/>
        </w:rPr>
      </w:pPr>
    </w:p>
    <w:p w14:paraId="6BDC388C" w14:textId="77777777" w:rsidR="00E66FF8" w:rsidRPr="0055507E" w:rsidRDefault="00E66FF8" w:rsidP="00E66FF8">
      <w:pPr>
        <w:rPr>
          <w:rFonts w:asciiTheme="minorHAnsi" w:hAnsiTheme="minorHAnsi"/>
          <w:b/>
          <w:sz w:val="18"/>
          <w:szCs w:val="18"/>
        </w:rPr>
      </w:pPr>
    </w:p>
    <w:p w14:paraId="6BDC388D" w14:textId="77777777" w:rsidR="006C27A3" w:rsidRPr="0055507E" w:rsidRDefault="006C27A3" w:rsidP="00E66FF8">
      <w:pPr>
        <w:rPr>
          <w:rFonts w:asciiTheme="minorHAnsi" w:hAnsiTheme="minorHAnsi"/>
          <w:b/>
          <w:sz w:val="18"/>
          <w:szCs w:val="18"/>
        </w:rPr>
      </w:pPr>
    </w:p>
    <w:p w14:paraId="6BDC388E" w14:textId="77777777" w:rsidR="00B91651" w:rsidRPr="0055507E" w:rsidRDefault="00B91651">
      <w:pPr>
        <w:rPr>
          <w:rFonts w:asciiTheme="minorHAnsi" w:hAnsiTheme="minorHAnsi"/>
          <w:sz w:val="18"/>
          <w:szCs w:val="18"/>
        </w:rPr>
      </w:pPr>
      <w:r w:rsidRPr="0055507E">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5C2466" w:rsidRPr="0055507E" w14:paraId="6BDC3890" w14:textId="77777777" w:rsidTr="00CD30DB">
        <w:trPr>
          <w:trHeight w:val="206"/>
        </w:trPr>
        <w:tc>
          <w:tcPr>
            <w:tcW w:w="10950" w:type="dxa"/>
            <w:gridSpan w:val="4"/>
            <w:vAlign w:val="center"/>
          </w:tcPr>
          <w:p w14:paraId="6BDC388F" w14:textId="77777777" w:rsidR="005C2466" w:rsidRPr="0055507E" w:rsidRDefault="005C2466" w:rsidP="00CD30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5507E">
              <w:rPr>
                <w:rFonts w:asciiTheme="minorHAnsi" w:hAnsiTheme="minorHAnsi" w:cs="Arial"/>
                <w:b/>
                <w:caps/>
                <w:sz w:val="18"/>
                <w:szCs w:val="18"/>
              </w:rPr>
              <w:lastRenderedPageBreak/>
              <w:t>Documentation Author's Declaration Statement</w:t>
            </w:r>
          </w:p>
        </w:tc>
      </w:tr>
      <w:tr w:rsidR="005C2466" w:rsidRPr="0055507E" w14:paraId="6BDC3892" w14:textId="77777777" w:rsidTr="00CD30DB">
        <w:trPr>
          <w:trHeight w:val="206"/>
        </w:trPr>
        <w:tc>
          <w:tcPr>
            <w:tcW w:w="10950" w:type="dxa"/>
            <w:gridSpan w:val="4"/>
            <w:vAlign w:val="center"/>
          </w:tcPr>
          <w:p w14:paraId="6BDC3891" w14:textId="77777777" w:rsidR="005C2466" w:rsidRPr="0055507E" w:rsidRDefault="005C2466" w:rsidP="00B077B3">
            <w:pPr>
              <w:keepNext/>
              <w:numPr>
                <w:ilvl w:val="0"/>
                <w:numId w:val="7"/>
              </w:numPr>
              <w:ind w:left="374" w:hanging="288"/>
              <w:rPr>
                <w:rFonts w:asciiTheme="minorHAnsi" w:hAnsiTheme="minorHAnsi"/>
                <w:sz w:val="18"/>
                <w:szCs w:val="18"/>
              </w:rPr>
            </w:pPr>
            <w:r w:rsidRPr="0055507E">
              <w:rPr>
                <w:rFonts w:asciiTheme="minorHAnsi" w:hAnsiTheme="minorHAnsi"/>
                <w:sz w:val="18"/>
                <w:szCs w:val="18"/>
              </w:rPr>
              <w:t>I certify that this Certificate of Installation documentation is accurate and complete.</w:t>
            </w:r>
          </w:p>
        </w:tc>
      </w:tr>
      <w:tr w:rsidR="005C2466" w:rsidRPr="0055507E" w14:paraId="6BDC3895" w14:textId="77777777" w:rsidTr="00CD30DB">
        <w:trPr>
          <w:trHeight w:val="360"/>
        </w:trPr>
        <w:tc>
          <w:tcPr>
            <w:tcW w:w="5577" w:type="dxa"/>
            <w:gridSpan w:val="2"/>
          </w:tcPr>
          <w:p w14:paraId="6BDC3893"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Name:</w:t>
            </w:r>
          </w:p>
        </w:tc>
        <w:tc>
          <w:tcPr>
            <w:tcW w:w="5373" w:type="dxa"/>
            <w:gridSpan w:val="2"/>
          </w:tcPr>
          <w:p w14:paraId="6BDC3894"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Signature:</w:t>
            </w:r>
          </w:p>
        </w:tc>
      </w:tr>
      <w:tr w:rsidR="005C2466" w:rsidRPr="0055507E" w14:paraId="6BDC3898" w14:textId="77777777" w:rsidTr="00CD30DB">
        <w:trPr>
          <w:trHeight w:val="360"/>
        </w:trPr>
        <w:tc>
          <w:tcPr>
            <w:tcW w:w="5577" w:type="dxa"/>
            <w:gridSpan w:val="2"/>
          </w:tcPr>
          <w:p w14:paraId="6BDC3896"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Documentation Author Company Name:</w:t>
            </w:r>
          </w:p>
        </w:tc>
        <w:tc>
          <w:tcPr>
            <w:tcW w:w="5373" w:type="dxa"/>
            <w:gridSpan w:val="2"/>
          </w:tcPr>
          <w:p w14:paraId="6BDC3897"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Date Signed:</w:t>
            </w:r>
          </w:p>
        </w:tc>
      </w:tr>
      <w:tr w:rsidR="005C2466" w:rsidRPr="0055507E" w14:paraId="6BDC389B" w14:textId="77777777" w:rsidTr="00CD30DB">
        <w:trPr>
          <w:trHeight w:val="360"/>
        </w:trPr>
        <w:tc>
          <w:tcPr>
            <w:tcW w:w="5577" w:type="dxa"/>
            <w:gridSpan w:val="2"/>
          </w:tcPr>
          <w:p w14:paraId="6BDC3899"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Address:</w:t>
            </w:r>
          </w:p>
        </w:tc>
        <w:tc>
          <w:tcPr>
            <w:tcW w:w="5373" w:type="dxa"/>
            <w:gridSpan w:val="2"/>
          </w:tcPr>
          <w:p w14:paraId="6BDC389A" w14:textId="5C5FCB21" w:rsidR="005C2466" w:rsidRPr="0055507E" w:rsidRDefault="005C2466" w:rsidP="004B6CDB">
            <w:pPr>
              <w:keepNext/>
              <w:rPr>
                <w:rFonts w:asciiTheme="minorHAnsi" w:hAnsiTheme="minorHAnsi"/>
                <w:sz w:val="14"/>
                <w:szCs w:val="14"/>
              </w:rPr>
            </w:pPr>
            <w:r w:rsidRPr="0055507E">
              <w:rPr>
                <w:rFonts w:asciiTheme="minorHAnsi" w:hAnsiTheme="minorHAnsi"/>
                <w:sz w:val="14"/>
                <w:szCs w:val="14"/>
              </w:rPr>
              <w:t>CEA/HERS Certification Identification (</w:t>
            </w:r>
            <w:r w:rsidR="004B6CDB">
              <w:rPr>
                <w:rFonts w:asciiTheme="minorHAnsi" w:hAnsiTheme="minorHAnsi"/>
                <w:sz w:val="14"/>
                <w:szCs w:val="14"/>
              </w:rPr>
              <w:t>i</w:t>
            </w:r>
            <w:r w:rsidRPr="0055507E">
              <w:rPr>
                <w:rFonts w:asciiTheme="minorHAnsi" w:hAnsiTheme="minorHAnsi"/>
                <w:sz w:val="14"/>
                <w:szCs w:val="14"/>
              </w:rPr>
              <w:t>f applicable):</w:t>
            </w:r>
          </w:p>
        </w:tc>
      </w:tr>
      <w:tr w:rsidR="005C2466" w:rsidRPr="0055507E" w14:paraId="6BDC389E" w14:textId="77777777" w:rsidTr="00CD30DB">
        <w:trPr>
          <w:trHeight w:val="360"/>
        </w:trPr>
        <w:tc>
          <w:tcPr>
            <w:tcW w:w="5577" w:type="dxa"/>
            <w:gridSpan w:val="2"/>
          </w:tcPr>
          <w:p w14:paraId="6BDC389C"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City/State/Zip:</w:t>
            </w:r>
          </w:p>
        </w:tc>
        <w:tc>
          <w:tcPr>
            <w:tcW w:w="5373" w:type="dxa"/>
            <w:gridSpan w:val="2"/>
          </w:tcPr>
          <w:p w14:paraId="6BDC389D" w14:textId="77777777" w:rsidR="005C2466" w:rsidRPr="0055507E" w:rsidRDefault="005C2466" w:rsidP="00CD30DB">
            <w:pPr>
              <w:keepNext/>
              <w:rPr>
                <w:rFonts w:asciiTheme="minorHAnsi" w:hAnsiTheme="minorHAnsi"/>
                <w:sz w:val="14"/>
                <w:szCs w:val="14"/>
              </w:rPr>
            </w:pPr>
            <w:r w:rsidRPr="0055507E">
              <w:rPr>
                <w:rFonts w:asciiTheme="minorHAnsi" w:hAnsiTheme="minorHAnsi"/>
                <w:sz w:val="14"/>
                <w:szCs w:val="14"/>
              </w:rPr>
              <w:t>Phone:</w:t>
            </w:r>
          </w:p>
        </w:tc>
      </w:tr>
      <w:tr w:rsidR="005C2466" w:rsidRPr="0055507E" w14:paraId="6BDC38A0" w14:textId="77777777" w:rsidTr="00CD30DB">
        <w:tblPrEx>
          <w:tblCellMar>
            <w:left w:w="115" w:type="dxa"/>
            <w:right w:w="115" w:type="dxa"/>
          </w:tblCellMar>
        </w:tblPrEx>
        <w:trPr>
          <w:trHeight w:val="296"/>
        </w:trPr>
        <w:tc>
          <w:tcPr>
            <w:tcW w:w="10950" w:type="dxa"/>
            <w:gridSpan w:val="4"/>
            <w:vAlign w:val="center"/>
          </w:tcPr>
          <w:p w14:paraId="6BDC389F" w14:textId="77777777" w:rsidR="005C2466" w:rsidRPr="0055507E" w:rsidRDefault="005C2466" w:rsidP="00CD30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cs="Arial"/>
                <w:b/>
                <w:caps/>
                <w:sz w:val="18"/>
                <w:szCs w:val="18"/>
              </w:rPr>
              <w:t xml:space="preserve">Responsible Person's Declaration statement  </w:t>
            </w:r>
          </w:p>
        </w:tc>
      </w:tr>
      <w:tr w:rsidR="005C2466" w:rsidRPr="0055507E" w14:paraId="6BDC38A8" w14:textId="77777777" w:rsidTr="00CD30DB">
        <w:tblPrEx>
          <w:tblCellMar>
            <w:left w:w="115" w:type="dxa"/>
            <w:right w:w="115" w:type="dxa"/>
          </w:tblCellMar>
        </w:tblPrEx>
        <w:trPr>
          <w:trHeight w:val="504"/>
        </w:trPr>
        <w:tc>
          <w:tcPr>
            <w:tcW w:w="10950" w:type="dxa"/>
            <w:gridSpan w:val="4"/>
          </w:tcPr>
          <w:p w14:paraId="3E30FD9D" w14:textId="77777777" w:rsidR="000615DE" w:rsidRPr="000615DE" w:rsidRDefault="000615DE" w:rsidP="000615DE">
            <w:pPr>
              <w:pStyle w:val="Heading3"/>
              <w:numPr>
                <w:ilvl w:val="0"/>
                <w:numId w:val="0"/>
              </w:numPr>
              <w:spacing w:before="60"/>
              <w:ind w:right="86"/>
              <w:rPr>
                <w:rFonts w:asciiTheme="minorHAnsi" w:hAnsiTheme="minorHAnsi"/>
                <w:caps/>
                <w:sz w:val="18"/>
                <w:szCs w:val="18"/>
              </w:rPr>
            </w:pPr>
            <w:r w:rsidRPr="000615DE">
              <w:rPr>
                <w:rFonts w:asciiTheme="minorHAnsi" w:hAnsiTheme="minorHAnsi"/>
                <w:sz w:val="18"/>
                <w:szCs w:val="18"/>
              </w:rPr>
              <w:t xml:space="preserve">I certify the following under penalty of perjury, under the laws of the State of California: </w:t>
            </w:r>
          </w:p>
          <w:p w14:paraId="787E43BA" w14:textId="77777777" w:rsidR="000615DE" w:rsidRPr="000615DE" w:rsidRDefault="000615DE" w:rsidP="000615DE">
            <w:pPr>
              <w:pStyle w:val="Heading3"/>
              <w:numPr>
                <w:ilvl w:val="0"/>
                <w:numId w:val="18"/>
              </w:numPr>
              <w:spacing w:before="0"/>
              <w:ind w:right="90"/>
              <w:rPr>
                <w:rFonts w:asciiTheme="minorHAnsi" w:hAnsiTheme="minorHAnsi"/>
                <w:caps/>
                <w:sz w:val="18"/>
                <w:szCs w:val="18"/>
              </w:rPr>
            </w:pPr>
            <w:r w:rsidRPr="000615DE">
              <w:rPr>
                <w:rFonts w:asciiTheme="minorHAnsi" w:hAnsiTheme="minorHAnsi"/>
                <w:sz w:val="18"/>
                <w:szCs w:val="18"/>
              </w:rPr>
              <w:t xml:space="preserve">The information provided on this Certificate of Installation is true and correct. </w:t>
            </w:r>
          </w:p>
          <w:p w14:paraId="1EF932A7" w14:textId="77777777" w:rsidR="000615DE" w:rsidRPr="000615DE" w:rsidRDefault="000615DE" w:rsidP="000615DE">
            <w:pPr>
              <w:pStyle w:val="Heading3"/>
              <w:numPr>
                <w:ilvl w:val="0"/>
                <w:numId w:val="18"/>
              </w:numPr>
              <w:spacing w:before="0"/>
              <w:ind w:right="90"/>
              <w:rPr>
                <w:rFonts w:asciiTheme="minorHAnsi" w:hAnsiTheme="minorHAnsi"/>
                <w:caps/>
                <w:sz w:val="18"/>
                <w:szCs w:val="22"/>
              </w:rPr>
            </w:pPr>
            <w:r w:rsidRPr="000615DE">
              <w:rPr>
                <w:rFonts w:asciiTheme="minorHAnsi" w:hAnsiTheme="minorHAnsi"/>
                <w:snapToGrid w:val="0"/>
                <w:sz w:val="18"/>
                <w:szCs w:val="18"/>
              </w:rPr>
              <w:t xml:space="preserve">I am either: a) a responsible person eligible under Division 3 of the Business and Professions Code </w:t>
            </w:r>
            <w:r w:rsidRPr="000615DE">
              <w:rPr>
                <w:rFonts w:asciiTheme="minorHAnsi" w:hAnsiTheme="minorHAnsi"/>
                <w:sz w:val="18"/>
                <w:szCs w:val="18"/>
              </w:rPr>
              <w:t xml:space="preserve">in the applicable classification to accept responsibility for the system design, construction, or installation </w:t>
            </w:r>
            <w:r w:rsidRPr="000615DE">
              <w:rPr>
                <w:rFonts w:asciiTheme="minorHAnsi" w:hAnsiTheme="minorHAnsi"/>
                <w:snapToGrid w:val="0"/>
                <w:sz w:val="18"/>
                <w:szCs w:val="18"/>
              </w:rPr>
              <w:t xml:space="preserve">of features, materials, components, or manufactured devices </w:t>
            </w:r>
            <w:r w:rsidRPr="000615DE">
              <w:rPr>
                <w:rFonts w:asciiTheme="minorHAnsi" w:hAnsiTheme="minorHAnsi"/>
                <w:sz w:val="18"/>
                <w:szCs w:val="18"/>
              </w:rPr>
              <w:t xml:space="preserve">for the scope of work identified on this Certificate of Installation </w:t>
            </w:r>
            <w:r w:rsidRPr="000615DE">
              <w:rPr>
                <w:rFonts w:asciiTheme="minorHAnsi" w:hAnsiTheme="minorHAnsi"/>
                <w:snapToGrid w:val="0"/>
                <w:sz w:val="18"/>
                <w:szCs w:val="18"/>
              </w:rPr>
              <w:t>and attest to the declarations in this statement</w:t>
            </w:r>
            <w:r w:rsidRPr="000615DE">
              <w:rPr>
                <w:rFonts w:asciiTheme="minorHAnsi" w:hAnsiTheme="minorHAnsi"/>
                <w:sz w:val="18"/>
                <w:szCs w:val="18"/>
              </w:rPr>
              <w:t>, or b) I am an authorized representative of the responsible person and attest to the declarations in this statement on the responsible person’s behalf</w:t>
            </w:r>
            <w:r w:rsidRPr="000615DE">
              <w:rPr>
                <w:rFonts w:asciiTheme="minorHAnsi" w:eastAsia="Calibri" w:hAnsiTheme="minorHAnsi"/>
                <w:sz w:val="18"/>
                <w:szCs w:val="18"/>
              </w:rPr>
              <w:t>.</w:t>
            </w:r>
          </w:p>
          <w:p w14:paraId="591902B7" w14:textId="77777777" w:rsidR="000615DE" w:rsidRPr="000615DE" w:rsidRDefault="000615DE" w:rsidP="000615DE">
            <w:pPr>
              <w:keepNext/>
              <w:numPr>
                <w:ilvl w:val="0"/>
                <w:numId w:val="18"/>
              </w:numPr>
              <w:autoSpaceDE w:val="0"/>
              <w:autoSpaceDN w:val="0"/>
              <w:adjustRightInd w:val="0"/>
              <w:ind w:right="90"/>
              <w:rPr>
                <w:rFonts w:asciiTheme="minorHAnsi" w:hAnsiTheme="minorHAnsi"/>
                <w:sz w:val="18"/>
                <w:szCs w:val="18"/>
              </w:rPr>
            </w:pPr>
            <w:r w:rsidRPr="000615D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615DE">
              <w:rPr>
                <w:rFonts w:asciiTheme="minorHAnsi" w:eastAsia="Calibri" w:hAnsiTheme="minorHAnsi" w:cs="TimesNewRomanPSMT"/>
                <w:sz w:val="18"/>
                <w:szCs w:val="18"/>
              </w:rPr>
              <w:t>.</w:t>
            </w:r>
          </w:p>
          <w:p w14:paraId="2F89FC5A" w14:textId="77777777" w:rsidR="000615DE" w:rsidRPr="000615DE" w:rsidRDefault="000615DE" w:rsidP="000615DE">
            <w:pPr>
              <w:pStyle w:val="ListParagraph"/>
              <w:keepNext/>
              <w:numPr>
                <w:ilvl w:val="0"/>
                <w:numId w:val="18"/>
              </w:numPr>
              <w:autoSpaceDE w:val="0"/>
              <w:autoSpaceDN w:val="0"/>
              <w:adjustRightInd w:val="0"/>
              <w:rPr>
                <w:rFonts w:asciiTheme="minorHAnsi" w:hAnsiTheme="minorHAnsi"/>
                <w:sz w:val="18"/>
              </w:rPr>
            </w:pPr>
            <w:r w:rsidRPr="000615D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BDC38A7" w14:textId="183FCE8C" w:rsidR="005C2466" w:rsidRPr="0055507E" w:rsidRDefault="000615DE" w:rsidP="004B6CDB">
            <w:pPr>
              <w:pStyle w:val="ListParagraph"/>
              <w:keepNext/>
              <w:numPr>
                <w:ilvl w:val="0"/>
                <w:numId w:val="6"/>
              </w:numPr>
              <w:autoSpaceDE w:val="0"/>
              <w:autoSpaceDN w:val="0"/>
              <w:adjustRightInd w:val="0"/>
              <w:rPr>
                <w:rFonts w:asciiTheme="minorHAnsi" w:hAnsiTheme="minorHAnsi"/>
                <w:b/>
              </w:rPr>
            </w:pPr>
            <w:r w:rsidRPr="000615DE">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5C2466" w:rsidRPr="0055507E" w14:paraId="6BDC38AB" w14:textId="77777777" w:rsidTr="00CD30DB">
        <w:tblPrEx>
          <w:tblCellMar>
            <w:left w:w="108" w:type="dxa"/>
            <w:right w:w="108" w:type="dxa"/>
          </w:tblCellMar>
        </w:tblPrEx>
        <w:trPr>
          <w:trHeight w:val="360"/>
        </w:trPr>
        <w:tc>
          <w:tcPr>
            <w:tcW w:w="5307" w:type="dxa"/>
          </w:tcPr>
          <w:p w14:paraId="6BDC38A9" w14:textId="77777777" w:rsidR="005C2466" w:rsidRPr="0055507E" w:rsidRDefault="005C2466" w:rsidP="00CD30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Name:</w:t>
            </w:r>
          </w:p>
        </w:tc>
        <w:tc>
          <w:tcPr>
            <w:tcW w:w="5643" w:type="dxa"/>
            <w:gridSpan w:val="3"/>
          </w:tcPr>
          <w:p w14:paraId="6BDC38AA" w14:textId="77777777" w:rsidR="005C2466" w:rsidRPr="0055507E" w:rsidRDefault="005C2466" w:rsidP="00CD30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Signature:</w:t>
            </w:r>
          </w:p>
        </w:tc>
      </w:tr>
      <w:tr w:rsidR="005C2466" w:rsidRPr="0055507E" w14:paraId="6BDC38AE"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AC" w14:textId="6200855B"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DC38AD"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Position With Company (Title):</w:t>
            </w:r>
          </w:p>
        </w:tc>
      </w:tr>
      <w:tr w:rsidR="005C2466" w:rsidRPr="0055507E" w14:paraId="6BDC38B1"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AF"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BDC38B0"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CSLB License:</w:t>
            </w:r>
          </w:p>
        </w:tc>
      </w:tr>
      <w:tr w:rsidR="005C2466" w:rsidRPr="0055507E" w14:paraId="6BDC38B5"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B2"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BDC38B3" w14:textId="0F879AFF"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Phone</w:t>
            </w:r>
            <w:r w:rsidR="004B6CDB">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BDC38B4"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Date Signed:</w:t>
            </w:r>
          </w:p>
        </w:tc>
      </w:tr>
      <w:tr w:rsidR="005C2466" w:rsidRPr="0055507E" w14:paraId="6BDC38B8" w14:textId="77777777" w:rsidTr="00CD30D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8B6"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BDC38B7" w14:textId="77777777" w:rsidR="005C2466" w:rsidRPr="0055507E" w:rsidRDefault="005C2466" w:rsidP="00CD30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 xml:space="preserve">Name of TPQCP (if applicable): </w:t>
            </w:r>
          </w:p>
        </w:tc>
      </w:tr>
    </w:tbl>
    <w:p w14:paraId="6BDC38B9" w14:textId="77777777" w:rsidR="00B71555" w:rsidRPr="0055507E" w:rsidRDefault="00B71555" w:rsidP="00B71555">
      <w:pPr>
        <w:contextualSpacing/>
        <w:rPr>
          <w:rFonts w:asciiTheme="minorHAnsi" w:hAnsiTheme="minorHAnsi"/>
          <w:sz w:val="18"/>
          <w:szCs w:val="18"/>
        </w:rPr>
      </w:pPr>
    </w:p>
    <w:p w14:paraId="6BDC38BA" w14:textId="77777777" w:rsidR="00337746" w:rsidRPr="0055507E" w:rsidRDefault="00337746" w:rsidP="00B71555">
      <w:pPr>
        <w:contextualSpacing/>
        <w:rPr>
          <w:rFonts w:asciiTheme="minorHAnsi" w:hAnsiTheme="minorHAnsi"/>
          <w:sz w:val="18"/>
          <w:szCs w:val="18"/>
        </w:rPr>
      </w:pPr>
    </w:p>
    <w:p w14:paraId="6BDC38BB" w14:textId="77777777" w:rsidR="006D0E63" w:rsidRPr="0055507E" w:rsidRDefault="006D0E63" w:rsidP="00B71555">
      <w:pPr>
        <w:rPr>
          <w:rFonts w:asciiTheme="minorHAnsi" w:hAnsiTheme="minorHAnsi"/>
          <w:sz w:val="18"/>
          <w:szCs w:val="18"/>
        </w:rPr>
        <w:sectPr w:rsidR="006D0E63" w:rsidRPr="0055507E" w:rsidSect="00ED5184">
          <w:headerReference w:type="even" r:id="rId8"/>
          <w:headerReference w:type="default" r:id="rId9"/>
          <w:footerReference w:type="default" r:id="rId10"/>
          <w:headerReference w:type="first" r:id="rId11"/>
          <w:type w:val="continuous"/>
          <w:pgSz w:w="12240" w:h="15840" w:code="1"/>
          <w:pgMar w:top="720" w:right="720" w:bottom="720" w:left="720" w:header="432" w:footer="432" w:gutter="0"/>
          <w:pgNumType w:start="1"/>
          <w:cols w:space="720"/>
          <w:docGrid w:linePitch="272"/>
        </w:sectPr>
      </w:pPr>
    </w:p>
    <w:p w14:paraId="6BDC38BC" w14:textId="77777777" w:rsidR="0073030E" w:rsidRPr="004B6CDB" w:rsidRDefault="00900CBB" w:rsidP="00900CBB">
      <w:pPr>
        <w:jc w:val="center"/>
        <w:rPr>
          <w:rFonts w:asciiTheme="minorHAnsi" w:hAnsiTheme="minorHAnsi"/>
          <w:b/>
          <w:szCs w:val="18"/>
        </w:rPr>
      </w:pPr>
      <w:r w:rsidRPr="004B6CDB">
        <w:rPr>
          <w:rFonts w:asciiTheme="minorHAnsi" w:hAnsiTheme="minorHAnsi"/>
          <w:b/>
          <w:szCs w:val="18"/>
        </w:rPr>
        <w:lastRenderedPageBreak/>
        <w:t>CF2R-MCH-27c-H User Instructions</w:t>
      </w:r>
    </w:p>
    <w:p w14:paraId="6BDC38BD" w14:textId="77777777" w:rsidR="0073030E" w:rsidRPr="0055507E" w:rsidRDefault="0073030E" w:rsidP="0073030E">
      <w:pPr>
        <w:rPr>
          <w:rFonts w:asciiTheme="minorHAnsi" w:hAnsiTheme="minorHAnsi"/>
          <w:sz w:val="18"/>
          <w:szCs w:val="18"/>
        </w:rPr>
      </w:pPr>
    </w:p>
    <w:p w14:paraId="6BDC38BE" w14:textId="77777777" w:rsidR="0073030E" w:rsidRPr="00D2491C" w:rsidRDefault="0073030E" w:rsidP="0073030E">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6BDC38BF" w14:textId="689E9BF4" w:rsidR="0073030E"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w:t>
      </w:r>
      <w:r w:rsidR="00BD42CE">
        <w:rPr>
          <w:rFonts w:asciiTheme="minorHAnsi" w:hAnsiTheme="minorHAnsi"/>
          <w:sz w:val="18"/>
          <w:szCs w:val="18"/>
        </w:rPr>
        <w:t>-</w:t>
      </w:r>
      <w:r>
        <w:rPr>
          <w:rFonts w:asciiTheme="minorHAnsi" w:hAnsiTheme="minorHAnsi"/>
          <w:sz w:val="18"/>
          <w:szCs w:val="18"/>
        </w:rPr>
        <w:t>family dwelling units. Ventilation is calculated and provided for each dwelling unit individually.</w:t>
      </w:r>
    </w:p>
    <w:p w14:paraId="6BDC38C0" w14:textId="27D1D5E1" w:rsidR="0073030E"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w:t>
      </w:r>
      <w:r w:rsidR="00BD42CE">
        <w:rPr>
          <w:rFonts w:asciiTheme="minorHAnsi" w:eastAsia="Cambria" w:hAnsiTheme="minorHAnsi"/>
          <w:sz w:val="18"/>
          <w:szCs w:val="18"/>
        </w:rPr>
        <w:t>-</w:t>
      </w:r>
      <w:r w:rsidRPr="00D2491C">
        <w:rPr>
          <w:rFonts w:asciiTheme="minorHAnsi" w:eastAsia="Cambria" w:hAnsiTheme="minorHAnsi"/>
          <w:sz w:val="18"/>
          <w:szCs w:val="18"/>
        </w:rPr>
        <w:t>family”</w:t>
      </w:r>
      <w:r>
        <w:rPr>
          <w:rFonts w:asciiTheme="minorHAnsi" w:eastAsia="Cambria" w:hAnsiTheme="minorHAnsi"/>
          <w:sz w:val="18"/>
          <w:szCs w:val="18"/>
        </w:rPr>
        <w:t>.</w:t>
      </w:r>
    </w:p>
    <w:p w14:paraId="6BDC38C1" w14:textId="756C809D"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 xml:space="preserve">Choices are “New Construction” and “Addition </w:t>
      </w:r>
      <w:r w:rsidR="00BD42CE">
        <w:rPr>
          <w:rFonts w:asciiTheme="minorHAnsi" w:hAnsiTheme="minorHAnsi"/>
          <w:sz w:val="18"/>
          <w:szCs w:val="18"/>
        </w:rPr>
        <w:t>G</w:t>
      </w:r>
      <w:r>
        <w:rPr>
          <w:rFonts w:asciiTheme="minorHAnsi" w:hAnsiTheme="minorHAnsi"/>
          <w:sz w:val="18"/>
          <w:szCs w:val="18"/>
        </w:rPr>
        <w:t>reater than 1</w:t>
      </w:r>
      <w:r w:rsidR="00E2362D">
        <w:rPr>
          <w:rFonts w:asciiTheme="minorHAnsi" w:hAnsiTheme="minorHAnsi"/>
          <w:sz w:val="18"/>
          <w:szCs w:val="18"/>
        </w:rPr>
        <w:t>,</w:t>
      </w:r>
      <w:r>
        <w:rPr>
          <w:rFonts w:asciiTheme="minorHAnsi" w:hAnsiTheme="minorHAnsi"/>
          <w:sz w:val="18"/>
          <w:szCs w:val="18"/>
        </w:rPr>
        <w:t>000</w:t>
      </w:r>
      <w:r w:rsidR="00E2362D">
        <w:rPr>
          <w:rFonts w:asciiTheme="minorHAnsi" w:hAnsiTheme="minorHAnsi"/>
          <w:sz w:val="18"/>
          <w:szCs w:val="18"/>
        </w:rPr>
        <w:t xml:space="preserve">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hAnsiTheme="minorHAnsi"/>
          <w:sz w:val="18"/>
          <w:szCs w:val="18"/>
        </w:rPr>
        <w:t>”.</w:t>
      </w:r>
    </w:p>
    <w:p w14:paraId="6BDC38C2" w14:textId="2CEAE561" w:rsidR="0073030E" w:rsidRPr="00DE1FB9"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BD42CE">
        <w:rPr>
          <w:rFonts w:asciiTheme="minorHAnsi" w:hAnsiTheme="minorHAnsi"/>
          <w:sz w:val="18"/>
          <w:szCs w:val="18"/>
        </w:rPr>
        <w:t>ft</w:t>
      </w:r>
      <w:r w:rsidR="00BD42CE">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E2362D">
        <w:rPr>
          <w:rFonts w:asciiTheme="minorHAnsi" w:eastAsia="Cambria" w:hAnsiTheme="minorHAnsi"/>
          <w:sz w:val="18"/>
          <w:szCs w:val="18"/>
        </w:rPr>
        <w:t>,</w:t>
      </w:r>
      <w:r>
        <w:rPr>
          <w:rFonts w:asciiTheme="minorHAnsi" w:eastAsia="Cambria" w:hAnsiTheme="minorHAnsi"/>
          <w:sz w:val="18"/>
          <w:szCs w:val="18"/>
        </w:rPr>
        <w:t xml:space="preserve">000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6BDC38C3" w14:textId="4A6E7F79" w:rsidR="0073030E" w:rsidRPr="00DE1FB9" w:rsidRDefault="0073030E" w:rsidP="0073030E">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E2362D">
        <w:rPr>
          <w:rFonts w:asciiTheme="minorHAnsi" w:eastAsia="Cambria" w:hAnsiTheme="minorHAnsi"/>
          <w:sz w:val="18"/>
          <w:szCs w:val="18"/>
        </w:rPr>
        <w:t>,</w:t>
      </w:r>
      <w:r>
        <w:rPr>
          <w:rFonts w:asciiTheme="minorHAnsi" w:eastAsia="Cambria" w:hAnsiTheme="minorHAnsi"/>
          <w:sz w:val="18"/>
          <w:szCs w:val="18"/>
        </w:rPr>
        <w:t xml:space="preserve">000 </w:t>
      </w:r>
      <w:r w:rsidR="00BD42CE">
        <w:rPr>
          <w:rFonts w:asciiTheme="minorHAnsi" w:hAnsiTheme="minorHAnsi"/>
          <w:sz w:val="18"/>
          <w:szCs w:val="18"/>
        </w:rPr>
        <w:t>ft</w:t>
      </w:r>
      <w:r w:rsidR="00BD42CE">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6BDC38C4"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6BDC38C5"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900CBB">
        <w:rPr>
          <w:rFonts w:asciiTheme="minorHAnsi" w:eastAsia="Cambria" w:hAnsiTheme="minorHAnsi"/>
          <w:sz w:val="18"/>
          <w:szCs w:val="18"/>
        </w:rPr>
        <w:t>)</w:t>
      </w:r>
    </w:p>
    <w:p w14:paraId="6BDC38C6"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6BDC38C7"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6BDC38C8"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6BDC38C9"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6BDC38CA" w14:textId="77777777" w:rsidR="0073030E" w:rsidRPr="00D2491C" w:rsidRDefault="0073030E" w:rsidP="0073030E">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6BDC38CB"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6BDC38CC" w14:textId="77777777" w:rsidR="0073030E" w:rsidRPr="00D2491C"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6BDC38CD" w14:textId="77777777" w:rsidR="0073030E" w:rsidRDefault="0073030E" w:rsidP="00BD42CE">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6BDC38CE" w14:textId="77777777" w:rsidR="0073030E" w:rsidRDefault="0073030E" w:rsidP="00BD42CE">
      <w:pPr>
        <w:pStyle w:val="ListParagraph"/>
        <w:numPr>
          <w:ilvl w:val="0"/>
          <w:numId w:val="13"/>
        </w:numPr>
        <w:rPr>
          <w:ins w:id="15" w:author="Smith, Alexis@Energy" w:date="2017-12-04T16:23:00Z"/>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22A3A8E2" w14:textId="77777777" w:rsidR="00931949" w:rsidRDefault="00931949">
      <w:pPr>
        <w:pStyle w:val="ListParagraph"/>
        <w:numPr>
          <w:ilvl w:val="0"/>
          <w:numId w:val="10"/>
        </w:numPr>
        <w:rPr>
          <w:ins w:id="16" w:author="Smith, Alexis@Energy" w:date="2017-12-04T16:24:00Z"/>
          <w:rFonts w:asciiTheme="minorHAnsi" w:eastAsia="Cambria" w:hAnsiTheme="minorHAnsi"/>
          <w:sz w:val="18"/>
          <w:szCs w:val="18"/>
        </w:rPr>
        <w:pPrChange w:id="17" w:author="Smith, Alexis@Energy" w:date="2017-12-04T16:26:00Z">
          <w:pPr>
            <w:pStyle w:val="ListParagraph"/>
            <w:numPr>
              <w:numId w:val="24"/>
            </w:numPr>
            <w:ind w:hanging="360"/>
          </w:pPr>
        </w:pPrChange>
      </w:pPr>
      <w:ins w:id="18" w:author="Smith, Alexis@Energy" w:date="2017-12-04T16:24:00Z">
        <w:r>
          <w:rPr>
            <w:rFonts w:asciiTheme="minorHAnsi" w:eastAsia="Cambria" w:hAnsiTheme="minorHAnsi"/>
            <w:sz w:val="18"/>
            <w:szCs w:val="18"/>
          </w:rPr>
          <w:t>Enter the location in the residence where the IAQ fan is located.</w:t>
        </w:r>
      </w:ins>
    </w:p>
    <w:p w14:paraId="6BDC38CF" w14:textId="77777777" w:rsidR="0073030E" w:rsidRPr="0055507E" w:rsidRDefault="0073030E" w:rsidP="0073030E">
      <w:pPr>
        <w:rPr>
          <w:rFonts w:asciiTheme="minorHAnsi" w:eastAsia="Cambria" w:hAnsiTheme="minorHAnsi"/>
          <w:b/>
          <w:sz w:val="18"/>
          <w:szCs w:val="18"/>
        </w:rPr>
      </w:pPr>
    </w:p>
    <w:p w14:paraId="6BDC38D0" w14:textId="77777777" w:rsidR="0073030E" w:rsidRPr="0055507E" w:rsidRDefault="0073030E" w:rsidP="0073030E">
      <w:pPr>
        <w:rPr>
          <w:rFonts w:asciiTheme="minorHAnsi" w:eastAsia="Cambria" w:hAnsiTheme="minorHAnsi"/>
          <w:b/>
          <w:sz w:val="18"/>
          <w:szCs w:val="18"/>
        </w:rPr>
      </w:pPr>
      <w:r w:rsidRPr="0055507E">
        <w:rPr>
          <w:rFonts w:asciiTheme="minorHAnsi" w:eastAsia="Cambria" w:hAnsiTheme="minorHAnsi"/>
          <w:b/>
          <w:sz w:val="18"/>
          <w:szCs w:val="18"/>
        </w:rPr>
        <w:t>Section B. Whole Building Continuous Ventilation – Fan Ventilation Rate Method</w:t>
      </w:r>
    </w:p>
    <w:p w14:paraId="6BDC38D1" w14:textId="77777777" w:rsidR="0073030E" w:rsidRPr="00D2491C" w:rsidRDefault="0073030E" w:rsidP="0073030E">
      <w:pPr>
        <w:numPr>
          <w:ilvl w:val="0"/>
          <w:numId w:val="11"/>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6BDC38D2" w14:textId="77777777" w:rsidR="0073030E" w:rsidRPr="00D2491C" w:rsidRDefault="0073030E" w:rsidP="0073030E">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6BDC38D3" w14:textId="77777777" w:rsidR="0073030E" w:rsidRPr="00D2491C" w:rsidRDefault="0073030E" w:rsidP="0073030E">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6BDC38D4" w14:textId="77777777" w:rsidR="0073030E" w:rsidRPr="0055507E" w:rsidRDefault="0073030E" w:rsidP="0073030E">
      <w:pPr>
        <w:rPr>
          <w:rFonts w:asciiTheme="minorHAnsi" w:hAnsiTheme="minorHAnsi"/>
          <w:sz w:val="18"/>
          <w:szCs w:val="18"/>
        </w:rPr>
      </w:pPr>
    </w:p>
    <w:p w14:paraId="6BDC38D5" w14:textId="77777777" w:rsidR="0073030E" w:rsidRPr="0055507E" w:rsidRDefault="0073030E" w:rsidP="0073030E">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6BDC38D6" w14:textId="77777777"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6BDC38D7" w14:textId="77777777"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6BDC38D8" w14:textId="1F87983B"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C01 and C02. </w:t>
      </w:r>
      <w:r w:rsidRPr="0055507E">
        <w:rPr>
          <w:rFonts w:asciiTheme="minorHAnsi" w:hAnsiTheme="minorHAnsi"/>
          <w:sz w:val="18"/>
          <w:szCs w:val="18"/>
        </w:rPr>
        <w:t>The equation used to calculate this value in the field equals: Time on in hours C01 + Time off in hours C02.</w:t>
      </w:r>
    </w:p>
    <w:p w14:paraId="6BDC38D9" w14:textId="700953B8"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6BDC38DA" w14:textId="45AFEAAD"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row performs an automatic check. The ventilation system must operate at least 10% of the time. C04 must be greater than or equal to 0.10. If this is true, “OK” will appear. If this is not true, an error message will appear here and correct values will need to be entered into C01 and C02.</w:t>
      </w:r>
    </w:p>
    <w:p w14:paraId="6BDC38DB" w14:textId="56D1D38D" w:rsidR="00900CBB" w:rsidRDefault="0073030E" w:rsidP="0073030E">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A0</w:t>
      </w:r>
      <w:r>
        <w:rPr>
          <w:rFonts w:asciiTheme="minorHAnsi" w:hAnsiTheme="minorHAnsi"/>
          <w:sz w:val="18"/>
          <w:szCs w:val="18"/>
        </w:rPr>
        <w:t>4</w:t>
      </w:r>
      <w:r w:rsidRPr="0055507E">
        <w:rPr>
          <w:rFonts w:asciiTheme="minorHAnsi" w:hAnsiTheme="minorHAnsi"/>
          <w:sz w:val="18"/>
          <w:szCs w:val="18"/>
        </w:rPr>
        <w:t>= Turnover N</w:t>
      </w:r>
    </w:p>
    <w:p w14:paraId="6BDC38DC" w14:textId="2AF04668" w:rsidR="0073030E" w:rsidRDefault="0073030E" w:rsidP="00900CBB">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from 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from C04 and the turnover (N) from C06 to determine the ventilation effectiveness value (e) from 62.2 </w:t>
      </w:r>
      <w:r w:rsidR="00E2362D">
        <w:rPr>
          <w:rFonts w:asciiTheme="minorHAnsi" w:eastAsia="Cambria" w:hAnsiTheme="minorHAnsi"/>
          <w:sz w:val="18"/>
          <w:szCs w:val="18"/>
        </w:rPr>
        <w:t>T</w:t>
      </w:r>
      <w:r w:rsidRPr="0055507E">
        <w:rPr>
          <w:rFonts w:asciiTheme="minorHAnsi" w:eastAsia="Cambria" w:hAnsiTheme="minorHAnsi"/>
          <w:sz w:val="18"/>
          <w:szCs w:val="18"/>
        </w:rPr>
        <w:t>able 4.2.</w:t>
      </w:r>
    </w:p>
    <w:p w14:paraId="6BDC38DD" w14:textId="77777777" w:rsidR="00900CBB" w:rsidRDefault="00900CBB">
      <w:pPr>
        <w:rPr>
          <w:rFonts w:asciiTheme="minorHAnsi" w:eastAsia="Cambria" w:hAnsiTheme="minorHAnsi"/>
          <w:sz w:val="18"/>
          <w:szCs w:val="18"/>
        </w:rPr>
      </w:pPr>
      <w:r>
        <w:rPr>
          <w:rFonts w:asciiTheme="minorHAnsi" w:eastAsia="Cambria" w:hAnsiTheme="minorHAnsi"/>
          <w:sz w:val="18"/>
          <w:szCs w:val="18"/>
        </w:rPr>
        <w:br w:type="page"/>
      </w: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73030E" w:rsidRPr="00680C44" w14:paraId="6BDC38DF" w14:textId="77777777" w:rsidTr="00BF6AAF">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6BDC38DE"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73030E" w:rsidRPr="00680C44" w14:paraId="6BDC38E1" w14:textId="77777777" w:rsidTr="00BF6AAF">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hideMark/>
          </w:tcPr>
          <w:p w14:paraId="6BDC38E0"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73030E" w:rsidRPr="00680C44" w14:paraId="6BDC38E3" w14:textId="77777777" w:rsidTr="00BF6AAF">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6BDC38E2"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73030E" w:rsidRPr="00680C44" w14:paraId="6BDC38F4" w14:textId="77777777" w:rsidTr="00BF6AAF">
        <w:trPr>
          <w:trHeight w:val="300"/>
        </w:trPr>
        <w:tc>
          <w:tcPr>
            <w:tcW w:w="1397" w:type="dxa"/>
            <w:tcBorders>
              <w:top w:val="nil"/>
              <w:left w:val="nil"/>
              <w:bottom w:val="nil"/>
              <w:right w:val="nil"/>
            </w:tcBorders>
            <w:shd w:val="clear" w:color="auto" w:fill="auto"/>
            <w:noWrap/>
            <w:vAlign w:val="bottom"/>
            <w:hideMark/>
          </w:tcPr>
          <w:p w14:paraId="6BDC38E4"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6BDC38E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C"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D"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E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2"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8F3" w14:textId="77777777" w:rsidR="0073030E" w:rsidRPr="00680C44" w:rsidRDefault="0073030E" w:rsidP="00BF6AAF">
            <w:pPr>
              <w:rPr>
                <w:rFonts w:asciiTheme="minorHAnsi" w:hAnsiTheme="minorHAnsi"/>
                <w:color w:val="000000"/>
                <w:sz w:val="18"/>
                <w:szCs w:val="18"/>
              </w:rPr>
            </w:pPr>
          </w:p>
        </w:tc>
      </w:tr>
      <w:tr w:rsidR="0073030E" w:rsidRPr="00680C44" w14:paraId="6BDC3905" w14:textId="77777777" w:rsidTr="00BF6AAF">
        <w:trPr>
          <w:trHeight w:val="300"/>
        </w:trPr>
        <w:tc>
          <w:tcPr>
            <w:tcW w:w="1397" w:type="dxa"/>
            <w:tcBorders>
              <w:top w:val="nil"/>
              <w:left w:val="nil"/>
              <w:bottom w:val="nil"/>
              <w:right w:val="nil"/>
            </w:tcBorders>
            <w:shd w:val="clear" w:color="auto" w:fill="auto"/>
            <w:noWrap/>
            <w:vAlign w:val="bottom"/>
            <w:hideMark/>
          </w:tcPr>
          <w:p w14:paraId="6BDC38F5"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6BDC38F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C"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D"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8F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03"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04" w14:textId="77777777" w:rsidR="0073030E" w:rsidRPr="00680C44" w:rsidRDefault="0073030E" w:rsidP="00BF6AAF">
            <w:pPr>
              <w:rPr>
                <w:rFonts w:asciiTheme="minorHAnsi" w:hAnsiTheme="minorHAnsi"/>
                <w:color w:val="000000"/>
                <w:sz w:val="18"/>
                <w:szCs w:val="18"/>
              </w:rPr>
            </w:pPr>
          </w:p>
        </w:tc>
      </w:tr>
      <w:tr w:rsidR="0073030E" w:rsidRPr="00680C44" w14:paraId="6BDC3916" w14:textId="77777777" w:rsidTr="00BF6AAF">
        <w:trPr>
          <w:trHeight w:val="300"/>
        </w:trPr>
        <w:tc>
          <w:tcPr>
            <w:tcW w:w="1397" w:type="dxa"/>
            <w:tcBorders>
              <w:top w:val="nil"/>
              <w:left w:val="nil"/>
              <w:bottom w:val="double" w:sz="6" w:space="0" w:color="auto"/>
              <w:right w:val="nil"/>
            </w:tcBorders>
            <w:shd w:val="clear" w:color="auto" w:fill="auto"/>
            <w:noWrap/>
            <w:vAlign w:val="bottom"/>
            <w:hideMark/>
          </w:tcPr>
          <w:p w14:paraId="6BDC3906" w14:textId="77777777" w:rsidR="0073030E" w:rsidRPr="00680C44" w:rsidRDefault="0073030E" w:rsidP="00BF6AAF">
            <w:pPr>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hideMark/>
          </w:tcPr>
          <w:p w14:paraId="6BDC390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hideMark/>
          </w:tcPr>
          <w:p w14:paraId="6BDC390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hideMark/>
          </w:tcPr>
          <w:p w14:paraId="6BDC390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hideMark/>
          </w:tcPr>
          <w:p w14:paraId="6BDC390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hideMark/>
          </w:tcPr>
          <w:p w14:paraId="6BDC390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hideMark/>
          </w:tcPr>
          <w:p w14:paraId="6BDC390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hideMark/>
          </w:tcPr>
          <w:p w14:paraId="6BDC390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hideMark/>
          </w:tcPr>
          <w:p w14:paraId="6BDC390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hideMark/>
          </w:tcPr>
          <w:p w14:paraId="6BDC390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hideMark/>
          </w:tcPr>
          <w:p w14:paraId="6BDC391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hideMark/>
          </w:tcPr>
          <w:p w14:paraId="6BDC391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hideMark/>
          </w:tcPr>
          <w:p w14:paraId="6BDC391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hideMark/>
          </w:tcPr>
          <w:p w14:paraId="6BDC391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hideMark/>
          </w:tcPr>
          <w:p w14:paraId="6BDC391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hideMark/>
          </w:tcPr>
          <w:p w14:paraId="6BDC391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73030E" w:rsidRPr="00680C44" w14:paraId="6BDC3927" w14:textId="77777777" w:rsidTr="00BF6AAF">
        <w:trPr>
          <w:trHeight w:val="300"/>
        </w:trPr>
        <w:tc>
          <w:tcPr>
            <w:tcW w:w="1397" w:type="dxa"/>
            <w:tcBorders>
              <w:top w:val="nil"/>
              <w:left w:val="nil"/>
              <w:bottom w:val="nil"/>
              <w:right w:val="nil"/>
            </w:tcBorders>
            <w:shd w:val="clear" w:color="auto" w:fill="auto"/>
            <w:noWrap/>
            <w:vAlign w:val="bottom"/>
            <w:hideMark/>
          </w:tcPr>
          <w:p w14:paraId="6BDC391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1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1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1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6BDC391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1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6BDC391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1E"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1F"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25"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26" w14:textId="77777777" w:rsidR="0073030E" w:rsidRPr="00680C44" w:rsidRDefault="0073030E" w:rsidP="00BF6AAF">
            <w:pPr>
              <w:rPr>
                <w:rFonts w:asciiTheme="minorHAnsi" w:hAnsiTheme="minorHAnsi"/>
                <w:color w:val="000000"/>
                <w:sz w:val="18"/>
                <w:szCs w:val="18"/>
              </w:rPr>
            </w:pPr>
          </w:p>
        </w:tc>
      </w:tr>
      <w:tr w:rsidR="0073030E" w:rsidRPr="00680C44" w14:paraId="6BDC3938" w14:textId="77777777" w:rsidTr="00BF6AAF">
        <w:trPr>
          <w:trHeight w:val="300"/>
        </w:trPr>
        <w:tc>
          <w:tcPr>
            <w:tcW w:w="1397" w:type="dxa"/>
            <w:tcBorders>
              <w:top w:val="nil"/>
              <w:left w:val="nil"/>
              <w:bottom w:val="nil"/>
              <w:right w:val="nil"/>
            </w:tcBorders>
            <w:shd w:val="clear" w:color="auto" w:fill="auto"/>
            <w:noWrap/>
            <w:vAlign w:val="bottom"/>
            <w:hideMark/>
          </w:tcPr>
          <w:p w14:paraId="6BDC392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hideMark/>
          </w:tcPr>
          <w:p w14:paraId="6BDC392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2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2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2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6BDC392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hideMark/>
          </w:tcPr>
          <w:p w14:paraId="6BDC392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hideMark/>
          </w:tcPr>
          <w:p w14:paraId="6BDC392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30"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1"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36"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37" w14:textId="77777777" w:rsidR="0073030E" w:rsidRPr="00680C44" w:rsidRDefault="0073030E" w:rsidP="00BF6AAF">
            <w:pPr>
              <w:rPr>
                <w:rFonts w:asciiTheme="minorHAnsi" w:hAnsiTheme="minorHAnsi"/>
                <w:color w:val="000000"/>
                <w:sz w:val="18"/>
                <w:szCs w:val="18"/>
              </w:rPr>
            </w:pPr>
          </w:p>
        </w:tc>
      </w:tr>
      <w:tr w:rsidR="0073030E" w:rsidRPr="00680C44" w14:paraId="6BDC3949" w14:textId="77777777" w:rsidTr="00BF6AAF">
        <w:trPr>
          <w:trHeight w:val="300"/>
        </w:trPr>
        <w:tc>
          <w:tcPr>
            <w:tcW w:w="1397" w:type="dxa"/>
            <w:tcBorders>
              <w:top w:val="nil"/>
              <w:left w:val="nil"/>
              <w:bottom w:val="nil"/>
              <w:right w:val="nil"/>
            </w:tcBorders>
            <w:shd w:val="clear" w:color="auto" w:fill="auto"/>
            <w:noWrap/>
            <w:vAlign w:val="bottom"/>
            <w:hideMark/>
          </w:tcPr>
          <w:p w14:paraId="6BDC393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hideMark/>
          </w:tcPr>
          <w:p w14:paraId="6BDC393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3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3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6BDC393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6BDC393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hideMark/>
          </w:tcPr>
          <w:p w14:paraId="6BDC393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hideMark/>
          </w:tcPr>
          <w:p w14:paraId="6BDC394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6BDC394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42"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3"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47"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48" w14:textId="77777777" w:rsidR="0073030E" w:rsidRPr="00680C44" w:rsidRDefault="0073030E" w:rsidP="00BF6AAF">
            <w:pPr>
              <w:rPr>
                <w:rFonts w:asciiTheme="minorHAnsi" w:hAnsiTheme="minorHAnsi"/>
                <w:color w:val="000000"/>
                <w:sz w:val="18"/>
                <w:szCs w:val="18"/>
              </w:rPr>
            </w:pPr>
          </w:p>
        </w:tc>
      </w:tr>
      <w:tr w:rsidR="0073030E" w:rsidRPr="00680C44" w14:paraId="6BDC395A" w14:textId="77777777" w:rsidTr="00BF6AAF">
        <w:trPr>
          <w:trHeight w:val="300"/>
        </w:trPr>
        <w:tc>
          <w:tcPr>
            <w:tcW w:w="1397" w:type="dxa"/>
            <w:tcBorders>
              <w:top w:val="nil"/>
              <w:left w:val="nil"/>
              <w:bottom w:val="nil"/>
              <w:right w:val="nil"/>
            </w:tcBorders>
            <w:shd w:val="clear" w:color="auto" w:fill="auto"/>
            <w:noWrap/>
            <w:vAlign w:val="bottom"/>
            <w:hideMark/>
          </w:tcPr>
          <w:p w14:paraId="6BDC394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hideMark/>
          </w:tcPr>
          <w:p w14:paraId="6BDC394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4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4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4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4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5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6BDC395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hideMark/>
          </w:tcPr>
          <w:p w14:paraId="6BDC395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hideMark/>
          </w:tcPr>
          <w:p w14:paraId="6BDC395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54"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5"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58"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59" w14:textId="77777777" w:rsidR="0073030E" w:rsidRPr="00680C44" w:rsidRDefault="0073030E" w:rsidP="00BF6AAF">
            <w:pPr>
              <w:rPr>
                <w:rFonts w:asciiTheme="minorHAnsi" w:hAnsiTheme="minorHAnsi"/>
                <w:color w:val="000000"/>
                <w:sz w:val="18"/>
                <w:szCs w:val="18"/>
              </w:rPr>
            </w:pPr>
          </w:p>
        </w:tc>
      </w:tr>
      <w:tr w:rsidR="0073030E" w:rsidRPr="00680C44" w14:paraId="6BDC396B" w14:textId="77777777" w:rsidTr="00BF6AAF">
        <w:trPr>
          <w:trHeight w:val="300"/>
        </w:trPr>
        <w:tc>
          <w:tcPr>
            <w:tcW w:w="1397" w:type="dxa"/>
            <w:tcBorders>
              <w:top w:val="nil"/>
              <w:left w:val="nil"/>
              <w:bottom w:val="nil"/>
              <w:right w:val="nil"/>
            </w:tcBorders>
            <w:shd w:val="clear" w:color="auto" w:fill="auto"/>
            <w:noWrap/>
            <w:vAlign w:val="bottom"/>
            <w:hideMark/>
          </w:tcPr>
          <w:p w14:paraId="6BDC395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hideMark/>
          </w:tcPr>
          <w:p w14:paraId="6BDC395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5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5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5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6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6BDC396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6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hideMark/>
          </w:tcPr>
          <w:p w14:paraId="6BDC396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6BDC396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hideMark/>
          </w:tcPr>
          <w:p w14:paraId="6BDC396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66"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7"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69"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6A" w14:textId="77777777" w:rsidR="0073030E" w:rsidRPr="00680C44" w:rsidRDefault="0073030E" w:rsidP="00BF6AAF">
            <w:pPr>
              <w:rPr>
                <w:rFonts w:asciiTheme="minorHAnsi" w:hAnsiTheme="minorHAnsi"/>
                <w:color w:val="000000"/>
                <w:sz w:val="18"/>
                <w:szCs w:val="18"/>
              </w:rPr>
            </w:pPr>
          </w:p>
        </w:tc>
      </w:tr>
      <w:tr w:rsidR="0073030E" w:rsidRPr="00680C44" w14:paraId="6BDC397C" w14:textId="77777777" w:rsidTr="00BF6AAF">
        <w:trPr>
          <w:trHeight w:val="300"/>
        </w:trPr>
        <w:tc>
          <w:tcPr>
            <w:tcW w:w="1397" w:type="dxa"/>
            <w:tcBorders>
              <w:top w:val="nil"/>
              <w:left w:val="nil"/>
              <w:bottom w:val="nil"/>
              <w:right w:val="nil"/>
            </w:tcBorders>
            <w:shd w:val="clear" w:color="auto" w:fill="auto"/>
            <w:noWrap/>
            <w:vAlign w:val="bottom"/>
            <w:hideMark/>
          </w:tcPr>
          <w:p w14:paraId="6BDC396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hideMark/>
          </w:tcPr>
          <w:p w14:paraId="6BDC396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6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6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7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6BDC397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6BDC397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6BDC397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hideMark/>
          </w:tcPr>
          <w:p w14:paraId="6BDC397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hideMark/>
          </w:tcPr>
          <w:p w14:paraId="6BDC397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hideMark/>
          </w:tcPr>
          <w:p w14:paraId="6BDC397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6BDC397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78"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7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7A"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7B" w14:textId="77777777" w:rsidR="0073030E" w:rsidRPr="00680C44" w:rsidRDefault="0073030E" w:rsidP="00BF6AAF">
            <w:pPr>
              <w:rPr>
                <w:rFonts w:asciiTheme="minorHAnsi" w:hAnsiTheme="minorHAnsi"/>
                <w:color w:val="000000"/>
                <w:sz w:val="18"/>
                <w:szCs w:val="18"/>
              </w:rPr>
            </w:pPr>
          </w:p>
        </w:tc>
      </w:tr>
      <w:tr w:rsidR="0073030E" w:rsidRPr="00680C44" w14:paraId="6BDC398D" w14:textId="77777777" w:rsidTr="00BF6AAF">
        <w:trPr>
          <w:trHeight w:val="300"/>
        </w:trPr>
        <w:tc>
          <w:tcPr>
            <w:tcW w:w="1397" w:type="dxa"/>
            <w:tcBorders>
              <w:top w:val="nil"/>
              <w:left w:val="nil"/>
              <w:bottom w:val="nil"/>
              <w:right w:val="nil"/>
            </w:tcBorders>
            <w:shd w:val="clear" w:color="auto" w:fill="auto"/>
            <w:noWrap/>
            <w:vAlign w:val="bottom"/>
            <w:hideMark/>
          </w:tcPr>
          <w:p w14:paraId="6BDC397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hideMark/>
          </w:tcPr>
          <w:p w14:paraId="6BDC397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7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8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8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8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8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8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hideMark/>
          </w:tcPr>
          <w:p w14:paraId="6BDC398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hideMark/>
          </w:tcPr>
          <w:p w14:paraId="6BDC398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hideMark/>
          </w:tcPr>
          <w:p w14:paraId="6BDC398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hideMark/>
          </w:tcPr>
          <w:p w14:paraId="6BDC398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89"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8A"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8B"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8C" w14:textId="77777777" w:rsidR="0073030E" w:rsidRPr="00680C44" w:rsidRDefault="0073030E" w:rsidP="00BF6AAF">
            <w:pPr>
              <w:rPr>
                <w:rFonts w:asciiTheme="minorHAnsi" w:hAnsiTheme="minorHAnsi"/>
                <w:color w:val="000000"/>
                <w:sz w:val="18"/>
                <w:szCs w:val="18"/>
              </w:rPr>
            </w:pPr>
          </w:p>
        </w:tc>
      </w:tr>
      <w:tr w:rsidR="0073030E" w:rsidRPr="00680C44" w14:paraId="6BDC399E" w14:textId="77777777" w:rsidTr="00BF6AAF">
        <w:trPr>
          <w:trHeight w:val="300"/>
        </w:trPr>
        <w:tc>
          <w:tcPr>
            <w:tcW w:w="1397" w:type="dxa"/>
            <w:tcBorders>
              <w:top w:val="nil"/>
              <w:left w:val="nil"/>
              <w:bottom w:val="nil"/>
              <w:right w:val="nil"/>
            </w:tcBorders>
            <w:shd w:val="clear" w:color="auto" w:fill="auto"/>
            <w:noWrap/>
            <w:vAlign w:val="bottom"/>
            <w:hideMark/>
          </w:tcPr>
          <w:p w14:paraId="6BDC398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hideMark/>
          </w:tcPr>
          <w:p w14:paraId="6BDC398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9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9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9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9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9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6BDC399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9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9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hideMark/>
          </w:tcPr>
          <w:p w14:paraId="6BDC399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hideMark/>
          </w:tcPr>
          <w:p w14:paraId="6BDC399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hideMark/>
          </w:tcPr>
          <w:p w14:paraId="6BDC399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9B" w14:textId="77777777" w:rsidR="0073030E" w:rsidRPr="00680C44" w:rsidRDefault="0073030E" w:rsidP="00BF6AAF">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6BDC399C"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9D" w14:textId="77777777" w:rsidR="0073030E" w:rsidRPr="00680C44" w:rsidRDefault="0073030E" w:rsidP="00BF6AAF">
            <w:pPr>
              <w:rPr>
                <w:rFonts w:asciiTheme="minorHAnsi" w:hAnsiTheme="minorHAnsi"/>
                <w:color w:val="000000"/>
                <w:sz w:val="18"/>
                <w:szCs w:val="18"/>
              </w:rPr>
            </w:pPr>
          </w:p>
        </w:tc>
      </w:tr>
      <w:tr w:rsidR="0073030E" w:rsidRPr="00680C44" w14:paraId="6BDC39AF" w14:textId="77777777" w:rsidTr="00BF6AAF">
        <w:trPr>
          <w:trHeight w:val="300"/>
        </w:trPr>
        <w:tc>
          <w:tcPr>
            <w:tcW w:w="1397" w:type="dxa"/>
            <w:tcBorders>
              <w:top w:val="nil"/>
              <w:left w:val="nil"/>
              <w:bottom w:val="nil"/>
              <w:right w:val="nil"/>
            </w:tcBorders>
            <w:shd w:val="clear" w:color="auto" w:fill="auto"/>
            <w:noWrap/>
            <w:vAlign w:val="bottom"/>
            <w:hideMark/>
          </w:tcPr>
          <w:p w14:paraId="6BDC399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6BDC39A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A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A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A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A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6BDC39A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A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6BDC39A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hideMark/>
          </w:tcPr>
          <w:p w14:paraId="6BDC39A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6BDC39A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hideMark/>
          </w:tcPr>
          <w:p w14:paraId="6BDC39A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hideMark/>
          </w:tcPr>
          <w:p w14:paraId="6BDC39A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6BDC39A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AD"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AE" w14:textId="77777777" w:rsidR="0073030E" w:rsidRPr="00680C44" w:rsidRDefault="0073030E" w:rsidP="00BF6AAF">
            <w:pPr>
              <w:rPr>
                <w:rFonts w:asciiTheme="minorHAnsi" w:hAnsiTheme="minorHAnsi"/>
                <w:color w:val="000000"/>
                <w:sz w:val="18"/>
                <w:szCs w:val="18"/>
              </w:rPr>
            </w:pPr>
          </w:p>
        </w:tc>
      </w:tr>
      <w:tr w:rsidR="0073030E" w:rsidRPr="00680C44" w14:paraId="6BDC39C0" w14:textId="77777777" w:rsidTr="00BF6AAF">
        <w:trPr>
          <w:trHeight w:val="300"/>
        </w:trPr>
        <w:tc>
          <w:tcPr>
            <w:tcW w:w="1397" w:type="dxa"/>
            <w:tcBorders>
              <w:top w:val="nil"/>
              <w:left w:val="nil"/>
              <w:bottom w:val="nil"/>
              <w:right w:val="nil"/>
            </w:tcBorders>
            <w:shd w:val="clear" w:color="auto" w:fill="auto"/>
            <w:noWrap/>
            <w:vAlign w:val="bottom"/>
            <w:hideMark/>
          </w:tcPr>
          <w:p w14:paraId="6BDC39B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B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B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B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B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B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6BDC39B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6BDC39B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hideMark/>
          </w:tcPr>
          <w:p w14:paraId="6BDC39B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6BDC39B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6BDC39B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6BDC39B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B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6BDC39B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6BDC39BE" w14:textId="77777777" w:rsidR="0073030E" w:rsidRPr="00680C44" w:rsidRDefault="0073030E" w:rsidP="00BF6AAF">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6BDC39BF" w14:textId="77777777" w:rsidR="0073030E" w:rsidRPr="00680C44" w:rsidRDefault="0073030E" w:rsidP="00BF6AAF">
            <w:pPr>
              <w:rPr>
                <w:rFonts w:asciiTheme="minorHAnsi" w:hAnsiTheme="minorHAnsi"/>
                <w:color w:val="000000"/>
                <w:sz w:val="18"/>
                <w:szCs w:val="18"/>
              </w:rPr>
            </w:pPr>
          </w:p>
        </w:tc>
      </w:tr>
      <w:tr w:rsidR="0073030E" w:rsidRPr="00680C44" w14:paraId="6BDC39D1" w14:textId="77777777" w:rsidTr="00BF6AAF">
        <w:trPr>
          <w:trHeight w:val="300"/>
        </w:trPr>
        <w:tc>
          <w:tcPr>
            <w:tcW w:w="1397" w:type="dxa"/>
            <w:tcBorders>
              <w:top w:val="nil"/>
              <w:left w:val="nil"/>
              <w:bottom w:val="nil"/>
              <w:right w:val="nil"/>
            </w:tcBorders>
            <w:shd w:val="clear" w:color="auto" w:fill="auto"/>
            <w:noWrap/>
            <w:vAlign w:val="bottom"/>
            <w:hideMark/>
          </w:tcPr>
          <w:p w14:paraId="6BDC39C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hideMark/>
          </w:tcPr>
          <w:p w14:paraId="6BDC39C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C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C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C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6BDC39C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6BDC39C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C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6BDC39C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6BDC39C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6BDC39C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6BDC39C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hideMark/>
          </w:tcPr>
          <w:p w14:paraId="6BDC39C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hideMark/>
          </w:tcPr>
          <w:p w14:paraId="6BDC39C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hideMark/>
          </w:tcPr>
          <w:p w14:paraId="6BDC39C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hideMark/>
          </w:tcPr>
          <w:p w14:paraId="6BDC39D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73030E" w:rsidRPr="00680C44" w14:paraId="6BDC39E2" w14:textId="77777777" w:rsidTr="00BF6AAF">
        <w:trPr>
          <w:trHeight w:val="300"/>
        </w:trPr>
        <w:tc>
          <w:tcPr>
            <w:tcW w:w="1397" w:type="dxa"/>
            <w:tcBorders>
              <w:top w:val="nil"/>
              <w:left w:val="nil"/>
              <w:bottom w:val="nil"/>
              <w:right w:val="nil"/>
            </w:tcBorders>
            <w:shd w:val="clear" w:color="auto" w:fill="auto"/>
            <w:noWrap/>
            <w:vAlign w:val="bottom"/>
            <w:hideMark/>
          </w:tcPr>
          <w:p w14:paraId="6BDC39D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6BDC39D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D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D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D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D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D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D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D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D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hideMark/>
          </w:tcPr>
          <w:p w14:paraId="6BDC39D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6BDC39D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6BDC39D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6BDC39D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6BDC39E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hideMark/>
          </w:tcPr>
          <w:p w14:paraId="6BDC39E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73030E" w:rsidRPr="00680C44" w14:paraId="6BDC39F3" w14:textId="77777777" w:rsidTr="00BF6AAF">
        <w:trPr>
          <w:trHeight w:val="300"/>
        </w:trPr>
        <w:tc>
          <w:tcPr>
            <w:tcW w:w="1397" w:type="dxa"/>
            <w:tcBorders>
              <w:top w:val="nil"/>
              <w:left w:val="nil"/>
              <w:bottom w:val="nil"/>
              <w:right w:val="nil"/>
            </w:tcBorders>
            <w:shd w:val="clear" w:color="auto" w:fill="auto"/>
            <w:noWrap/>
            <w:vAlign w:val="bottom"/>
            <w:hideMark/>
          </w:tcPr>
          <w:p w14:paraId="6BDC39E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6BDC39E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E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E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E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E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E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E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E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9E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6BDC39E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9E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9E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6BDC39F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hideMark/>
          </w:tcPr>
          <w:p w14:paraId="6BDC39F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hideMark/>
          </w:tcPr>
          <w:p w14:paraId="6BDC39F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73030E" w:rsidRPr="00680C44" w14:paraId="6BDC3A04" w14:textId="77777777" w:rsidTr="00BF6AAF">
        <w:trPr>
          <w:trHeight w:val="300"/>
        </w:trPr>
        <w:tc>
          <w:tcPr>
            <w:tcW w:w="1397" w:type="dxa"/>
            <w:tcBorders>
              <w:top w:val="nil"/>
              <w:left w:val="nil"/>
              <w:bottom w:val="nil"/>
              <w:right w:val="nil"/>
            </w:tcBorders>
            <w:shd w:val="clear" w:color="auto" w:fill="auto"/>
            <w:noWrap/>
            <w:vAlign w:val="bottom"/>
            <w:hideMark/>
          </w:tcPr>
          <w:p w14:paraId="6BDC39F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6BDC39F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9F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9F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F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9F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9F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9F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6BDC3A0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A0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6BDC3A0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hideMark/>
          </w:tcPr>
          <w:p w14:paraId="6BDC3A0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73030E" w:rsidRPr="00680C44" w14:paraId="6BDC3A15" w14:textId="77777777" w:rsidTr="00BF6AAF">
        <w:trPr>
          <w:trHeight w:val="300"/>
        </w:trPr>
        <w:tc>
          <w:tcPr>
            <w:tcW w:w="1397" w:type="dxa"/>
            <w:tcBorders>
              <w:top w:val="nil"/>
              <w:left w:val="nil"/>
              <w:bottom w:val="nil"/>
              <w:right w:val="nil"/>
            </w:tcBorders>
            <w:shd w:val="clear" w:color="auto" w:fill="auto"/>
            <w:noWrap/>
            <w:vAlign w:val="bottom"/>
            <w:hideMark/>
          </w:tcPr>
          <w:p w14:paraId="6BDC3A0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6BDC3A0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6BDC3A0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0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0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6BDC3A1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6BDC3A1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6BDC3A1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6BDC3A1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hideMark/>
          </w:tcPr>
          <w:p w14:paraId="6BDC3A1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73030E" w:rsidRPr="00680C44" w14:paraId="6BDC3A26" w14:textId="77777777" w:rsidTr="00BF6AAF">
        <w:trPr>
          <w:trHeight w:val="300"/>
        </w:trPr>
        <w:tc>
          <w:tcPr>
            <w:tcW w:w="1397" w:type="dxa"/>
            <w:tcBorders>
              <w:top w:val="nil"/>
              <w:left w:val="nil"/>
              <w:bottom w:val="single" w:sz="12" w:space="0" w:color="auto"/>
              <w:right w:val="nil"/>
            </w:tcBorders>
            <w:shd w:val="clear" w:color="auto" w:fill="auto"/>
            <w:noWrap/>
            <w:vAlign w:val="bottom"/>
            <w:hideMark/>
          </w:tcPr>
          <w:p w14:paraId="6BDC3A16"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7"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8"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9"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A"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B"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C"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D"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E"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1F"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0"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1"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2"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3"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6BDC3A24"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hideMark/>
          </w:tcPr>
          <w:p w14:paraId="6BDC3A25" w14:textId="77777777" w:rsidR="0073030E" w:rsidRPr="00680C44" w:rsidRDefault="0073030E" w:rsidP="00BF6AAF">
            <w:pPr>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6BDC3A27" w14:textId="77777777" w:rsidR="0073030E" w:rsidRPr="0055507E" w:rsidRDefault="0073030E" w:rsidP="0073030E">
      <w:pPr>
        <w:ind w:left="360"/>
        <w:contextualSpacing/>
        <w:rPr>
          <w:rFonts w:asciiTheme="minorHAnsi" w:eastAsia="Cambria" w:hAnsiTheme="minorHAnsi"/>
          <w:sz w:val="18"/>
          <w:szCs w:val="18"/>
        </w:rPr>
      </w:pPr>
    </w:p>
    <w:p w14:paraId="6BDC3A28" w14:textId="309A0B6B" w:rsidR="0073030E" w:rsidRPr="0055507E" w:rsidRDefault="0073030E" w:rsidP="0073030E">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equation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p>
    <w:p w14:paraId="6BDC3A29"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900CBB">
        <w:rPr>
          <w:rFonts w:asciiTheme="minorHAnsi" w:hAnsiTheme="minorHAnsi"/>
          <w:sz w:val="18"/>
          <w:szCs w:val="18"/>
        </w:rPr>
        <w:t>.</w:t>
      </w:r>
      <w:r>
        <w:rPr>
          <w:rFonts w:asciiTheme="minorHAnsi" w:hAnsiTheme="minorHAnsi"/>
          <w:sz w:val="18"/>
          <w:szCs w:val="18"/>
        </w:rPr>
        <w:t xml:space="preserve"> This value will be field verified by a HERS Rater.</w:t>
      </w:r>
    </w:p>
    <w:p w14:paraId="6BDC3A2A"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6BDC3A2B" w14:textId="77777777" w:rsidR="0073030E" w:rsidRPr="0055507E" w:rsidRDefault="0073030E" w:rsidP="0073030E">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900CBB">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6BDC3A2C" w14:textId="77777777" w:rsidR="0073030E" w:rsidRPr="0055507E" w:rsidRDefault="0073030E" w:rsidP="0073030E">
      <w:pPr>
        <w:rPr>
          <w:rFonts w:asciiTheme="minorHAnsi" w:hAnsiTheme="minorHAnsi"/>
          <w:sz w:val="18"/>
          <w:szCs w:val="18"/>
        </w:rPr>
      </w:pPr>
    </w:p>
    <w:p w14:paraId="6BDC3A2D" w14:textId="77777777" w:rsidR="00B91651" w:rsidRPr="0055507E" w:rsidRDefault="00B91651" w:rsidP="006D0E63">
      <w:pPr>
        <w:rPr>
          <w:rFonts w:asciiTheme="minorHAnsi" w:hAnsiTheme="minorHAnsi"/>
          <w:sz w:val="18"/>
          <w:szCs w:val="18"/>
        </w:rPr>
        <w:sectPr w:rsidR="00B91651" w:rsidRPr="0055507E" w:rsidSect="00ED5184">
          <w:headerReference w:type="even" r:id="rId12"/>
          <w:headerReference w:type="default" r:id="rId13"/>
          <w:footerReference w:type="default" r:id="rId14"/>
          <w:headerReference w:type="first" r:id="rId15"/>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636369" w:rsidRPr="0055507E" w14:paraId="6BDC3A2F" w14:textId="77777777" w:rsidTr="00636369">
        <w:tc>
          <w:tcPr>
            <w:tcW w:w="11016" w:type="dxa"/>
          </w:tcPr>
          <w:p w14:paraId="6BDC3A2E" w14:textId="77777777" w:rsidR="00636369" w:rsidRPr="0055507E" w:rsidRDefault="00636369" w:rsidP="006D0E63">
            <w:pPr>
              <w:rPr>
                <w:rFonts w:asciiTheme="minorHAnsi" w:hAnsiTheme="minorHAnsi"/>
                <w:sz w:val="18"/>
                <w:szCs w:val="18"/>
              </w:rPr>
            </w:pPr>
            <w:r w:rsidRPr="0055507E">
              <w:rPr>
                <w:rFonts w:asciiTheme="minorHAnsi" w:hAnsiTheme="minorHAnsi" w:cs="font78"/>
                <w:sz w:val="18"/>
                <w:szCs w:val="18"/>
              </w:rPr>
              <w:lastRenderedPageBreak/>
              <w:t xml:space="preserve">Title 24, Part 6, Section 150.0(o) </w:t>
            </w:r>
            <w:r w:rsidRPr="0055507E">
              <w:rPr>
                <w:rFonts w:asciiTheme="minorHAnsi" w:hAnsiTheme="minorHAnsi" w:cs="font78"/>
                <w:b/>
                <w:bCs/>
                <w:sz w:val="18"/>
                <w:szCs w:val="18"/>
              </w:rPr>
              <w:t xml:space="preserve">Ventilation for Indoor Air Quality. </w:t>
            </w:r>
            <w:r w:rsidRPr="0055507E">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55507E">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6BDC3A30" w14:textId="77777777" w:rsidR="00636369" w:rsidRPr="004B6CDB" w:rsidRDefault="00636369"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0E5F2E" w:rsidRPr="00D2491C" w14:paraId="6BDC3A36" w14:textId="77777777" w:rsidTr="005E36C9">
        <w:tc>
          <w:tcPr>
            <w:tcW w:w="11016" w:type="dxa"/>
            <w:gridSpan w:val="3"/>
          </w:tcPr>
          <w:p w14:paraId="6BDC3A35" w14:textId="77777777" w:rsidR="000E5F2E" w:rsidRPr="00F5715E" w:rsidRDefault="000E5F2E" w:rsidP="005E36C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A. Dwelling Mechanical Ventilation - General Information</w:t>
            </w:r>
          </w:p>
        </w:tc>
      </w:tr>
      <w:tr w:rsidR="000E5F2E" w:rsidRPr="00D2491C" w14:paraId="6BDC3A3A" w14:textId="77777777" w:rsidTr="0004080A">
        <w:trPr>
          <w:trHeight w:val="158"/>
        </w:trPr>
        <w:tc>
          <w:tcPr>
            <w:tcW w:w="634" w:type="dxa"/>
            <w:vAlign w:val="center"/>
          </w:tcPr>
          <w:p w14:paraId="6BDC3A37" w14:textId="77777777" w:rsidR="000E5F2E" w:rsidRPr="00F5715E" w:rsidRDefault="000E5F2E" w:rsidP="005E36C9">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6BDC3A38" w14:textId="3DB58CF3" w:rsidR="000E5F2E" w:rsidRPr="00F5715E" w:rsidRDefault="000E5F2E" w:rsidP="004B6CDB">
            <w:pPr>
              <w:rPr>
                <w:rFonts w:asciiTheme="minorHAnsi" w:hAnsiTheme="minorHAnsi"/>
                <w:sz w:val="18"/>
                <w:szCs w:val="18"/>
              </w:rPr>
            </w:pPr>
            <w:r>
              <w:rPr>
                <w:rFonts w:asciiTheme="minorHAnsi" w:hAnsiTheme="minorHAnsi"/>
                <w:sz w:val="18"/>
                <w:szCs w:val="18"/>
              </w:rPr>
              <w:t xml:space="preserve">Dwelling </w:t>
            </w:r>
            <w:r w:rsidR="004B6CDB">
              <w:rPr>
                <w:rFonts w:asciiTheme="minorHAnsi" w:hAnsiTheme="minorHAnsi"/>
                <w:sz w:val="18"/>
                <w:szCs w:val="18"/>
              </w:rPr>
              <w:t>U</w:t>
            </w:r>
            <w:r>
              <w:rPr>
                <w:rFonts w:asciiTheme="minorHAnsi" w:hAnsiTheme="minorHAnsi"/>
                <w:sz w:val="18"/>
                <w:szCs w:val="18"/>
              </w:rPr>
              <w:t xml:space="preserve">nit </w:t>
            </w:r>
            <w:r w:rsidR="004B6CDB">
              <w:rPr>
                <w:rFonts w:asciiTheme="minorHAnsi" w:hAnsiTheme="minorHAnsi"/>
                <w:sz w:val="18"/>
                <w:szCs w:val="18"/>
              </w:rPr>
              <w:t>N</w:t>
            </w:r>
            <w:r>
              <w:rPr>
                <w:rFonts w:asciiTheme="minorHAnsi" w:hAnsiTheme="minorHAnsi"/>
                <w:sz w:val="18"/>
                <w:szCs w:val="18"/>
              </w:rPr>
              <w:t>ame</w:t>
            </w:r>
          </w:p>
        </w:tc>
        <w:tc>
          <w:tcPr>
            <w:tcW w:w="5688" w:type="dxa"/>
          </w:tcPr>
          <w:p w14:paraId="6BDC3A39" w14:textId="77777777" w:rsidR="000E5F2E" w:rsidRPr="00F5715E" w:rsidRDefault="000E5F2E" w:rsidP="005E36C9">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0E5F2E" w:rsidRPr="00D2491C" w14:paraId="6BDC3A3E" w14:textId="77777777" w:rsidTr="0004080A">
        <w:trPr>
          <w:trHeight w:val="158"/>
        </w:trPr>
        <w:tc>
          <w:tcPr>
            <w:tcW w:w="634" w:type="dxa"/>
            <w:vAlign w:val="center"/>
          </w:tcPr>
          <w:p w14:paraId="6BDC3A3B"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6BDC3A3C" w14:textId="78ED1386" w:rsidR="000E5F2E" w:rsidRPr="00F5715E" w:rsidRDefault="000E5F2E" w:rsidP="005E36C9">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6BDC3A3D" w14:textId="6F437021" w:rsidR="000E5F2E" w:rsidRPr="00F5715E" w:rsidRDefault="000E5F2E" w:rsidP="005E36C9">
            <w:pPr>
              <w:rPr>
                <w:rFonts w:asciiTheme="minorHAnsi" w:hAnsiTheme="minorHAnsi"/>
                <w:sz w:val="18"/>
                <w:szCs w:val="18"/>
              </w:rPr>
            </w:pPr>
            <w:del w:id="21" w:author="Shewmaker, Michael@Energy" w:date="2017-12-12T13:12:00Z">
              <w:r w:rsidRPr="00F5715E" w:rsidDel="00543571">
                <w:rPr>
                  <w:rFonts w:asciiTheme="minorHAnsi" w:hAnsiTheme="minorHAnsi"/>
                  <w:sz w:val="18"/>
                  <w:szCs w:val="18"/>
                </w:rPr>
                <w:delText>&lt;&lt;calculated field, referenced data from CF1R. (note: possible results are Single Family; Multifamily)&gt;&gt;</w:delText>
              </w:r>
            </w:del>
            <w:ins w:id="22" w:author="Shewmaker, Michael@Energy" w:date="2017-12-12T13:12:00Z">
              <w:r w:rsidR="00543571">
                <w:rPr>
                  <w:rFonts w:asciiTheme="minorHAnsi" w:hAnsiTheme="minorHAnsi"/>
                  <w:sz w:val="18"/>
                  <w:szCs w:val="18"/>
                </w:rPr>
                <w:t>&lt;&lt;reference value from CF1R, but allow user to override and select one from list: Single Family, Multifamily, Non-dwelling Unit&gt;&gt;</w:t>
              </w:r>
            </w:ins>
          </w:p>
        </w:tc>
      </w:tr>
      <w:tr w:rsidR="000E5F2E" w:rsidRPr="00D2491C" w14:paraId="6BDC3A42" w14:textId="77777777" w:rsidTr="0004080A">
        <w:trPr>
          <w:trHeight w:val="158"/>
        </w:trPr>
        <w:tc>
          <w:tcPr>
            <w:tcW w:w="634" w:type="dxa"/>
            <w:vAlign w:val="center"/>
          </w:tcPr>
          <w:p w14:paraId="6BDC3A3F"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6BDC3A40" w14:textId="3A13064C" w:rsidR="000E5F2E" w:rsidRPr="00F5715E" w:rsidRDefault="000E5F2E" w:rsidP="005E36C9">
            <w:pPr>
              <w:rPr>
                <w:rFonts w:asciiTheme="minorHAnsi" w:hAnsiTheme="minorHAnsi"/>
                <w:sz w:val="18"/>
                <w:szCs w:val="18"/>
              </w:rPr>
            </w:pPr>
            <w:r w:rsidRPr="00F5715E">
              <w:rPr>
                <w:rFonts w:asciiTheme="minorHAnsi" w:hAnsiTheme="minorHAnsi"/>
                <w:sz w:val="18"/>
                <w:szCs w:val="18"/>
              </w:rPr>
              <w:t xml:space="preserve">Project </w:t>
            </w:r>
            <w:r w:rsidR="004B6CDB">
              <w:rPr>
                <w:rFonts w:asciiTheme="minorHAnsi" w:hAnsiTheme="minorHAnsi"/>
                <w:sz w:val="18"/>
                <w:szCs w:val="18"/>
              </w:rPr>
              <w:t>S</w:t>
            </w:r>
            <w:r w:rsidRPr="00F5715E">
              <w:rPr>
                <w:rFonts w:asciiTheme="minorHAnsi" w:hAnsiTheme="minorHAnsi"/>
                <w:sz w:val="18"/>
                <w:szCs w:val="18"/>
              </w:rPr>
              <w:t>cope</w:t>
            </w:r>
          </w:p>
        </w:tc>
        <w:tc>
          <w:tcPr>
            <w:tcW w:w="5688" w:type="dxa"/>
          </w:tcPr>
          <w:p w14:paraId="6BDC3A41" w14:textId="77777777" w:rsidR="000E5F2E" w:rsidRPr="00F5715E" w:rsidRDefault="000E5F2E" w:rsidP="005E36C9">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0E5F2E" w:rsidRPr="00D2491C" w14:paraId="6BDC3A47" w14:textId="77777777" w:rsidTr="0004080A">
        <w:trPr>
          <w:trHeight w:val="158"/>
        </w:trPr>
        <w:tc>
          <w:tcPr>
            <w:tcW w:w="634" w:type="dxa"/>
            <w:vAlign w:val="center"/>
          </w:tcPr>
          <w:p w14:paraId="6BDC3A43"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6BDC3A44" w14:textId="54106E23" w:rsidR="000E5F2E" w:rsidRDefault="00FD7EB8" w:rsidP="005E36C9">
            <w:pPr>
              <w:rPr>
                <w:rFonts w:asciiTheme="minorHAnsi" w:hAnsiTheme="minorHAnsi"/>
                <w:sz w:val="18"/>
                <w:szCs w:val="18"/>
              </w:rPr>
            </w:pPr>
            <w:r>
              <w:rPr>
                <w:rFonts w:asciiTheme="minorHAnsi" w:hAnsiTheme="minorHAnsi"/>
                <w:sz w:val="18"/>
                <w:szCs w:val="18"/>
              </w:rPr>
              <w:t xml:space="preserve">Total </w:t>
            </w:r>
            <w:r w:rsidR="000E5F2E" w:rsidRPr="00F5715E">
              <w:rPr>
                <w:rFonts w:asciiTheme="minorHAnsi" w:hAnsiTheme="minorHAnsi"/>
                <w:sz w:val="18"/>
                <w:szCs w:val="18"/>
              </w:rPr>
              <w:t xml:space="preserve">Conditioned </w:t>
            </w:r>
            <w:r>
              <w:rPr>
                <w:rFonts w:asciiTheme="minorHAnsi" w:hAnsiTheme="minorHAnsi"/>
                <w:sz w:val="18"/>
                <w:szCs w:val="18"/>
              </w:rPr>
              <w:t>F</w:t>
            </w:r>
            <w:r w:rsidR="000E5F2E" w:rsidRPr="00F5715E">
              <w:rPr>
                <w:rFonts w:asciiTheme="minorHAnsi" w:hAnsiTheme="minorHAnsi"/>
                <w:sz w:val="18"/>
                <w:szCs w:val="18"/>
              </w:rPr>
              <w:t xml:space="preserve">loor </w:t>
            </w:r>
            <w:r>
              <w:rPr>
                <w:rFonts w:asciiTheme="minorHAnsi" w:hAnsiTheme="minorHAnsi"/>
                <w:sz w:val="18"/>
                <w:szCs w:val="18"/>
              </w:rPr>
              <w:t>A</w:t>
            </w:r>
            <w:r w:rsidR="000E5F2E" w:rsidRPr="00F5715E">
              <w:rPr>
                <w:rFonts w:asciiTheme="minorHAnsi" w:hAnsiTheme="minorHAnsi"/>
                <w:sz w:val="18"/>
                <w:szCs w:val="18"/>
              </w:rPr>
              <w:t xml:space="preserve">rea of </w:t>
            </w:r>
            <w:r w:rsidR="0004080A">
              <w:rPr>
                <w:rFonts w:asciiTheme="minorHAnsi" w:hAnsiTheme="minorHAnsi"/>
                <w:sz w:val="18"/>
                <w:szCs w:val="18"/>
              </w:rPr>
              <w:t>D</w:t>
            </w:r>
            <w:r w:rsidR="000E5F2E" w:rsidRPr="00F5715E">
              <w:rPr>
                <w:rFonts w:asciiTheme="minorHAnsi" w:hAnsiTheme="minorHAnsi"/>
                <w:sz w:val="18"/>
                <w:szCs w:val="18"/>
              </w:rPr>
              <w:t xml:space="preserve">welling </w:t>
            </w:r>
            <w:r w:rsidR="0004080A">
              <w:rPr>
                <w:rFonts w:asciiTheme="minorHAnsi" w:hAnsiTheme="minorHAnsi"/>
                <w:sz w:val="18"/>
                <w:szCs w:val="18"/>
              </w:rPr>
              <w:t>U</w:t>
            </w:r>
            <w:r w:rsidR="000E5F2E" w:rsidRPr="00F5715E">
              <w:rPr>
                <w:rFonts w:asciiTheme="minorHAnsi" w:hAnsiTheme="minorHAnsi"/>
                <w:sz w:val="18"/>
                <w:szCs w:val="18"/>
              </w:rPr>
              <w:t>nit</w:t>
            </w:r>
          </w:p>
          <w:p w14:paraId="6BDC3A45" w14:textId="77777777" w:rsidR="000E5F2E" w:rsidRPr="00F5715E" w:rsidRDefault="000E5F2E" w:rsidP="005E36C9">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6BDC3A46" w14:textId="33A4F265" w:rsidR="000E5F2E" w:rsidRPr="00F5715E" w:rsidRDefault="00306A6D" w:rsidP="005E36C9">
            <w:pPr>
              <w:rPr>
                <w:rFonts w:asciiTheme="minorHAnsi" w:hAnsiTheme="minorHAnsi"/>
                <w:sz w:val="18"/>
                <w:szCs w:val="18"/>
              </w:rPr>
            </w:pPr>
            <w:r w:rsidRPr="00306A6D">
              <w:rPr>
                <w:rFonts w:asciiTheme="minorHAnsi" w:hAnsiTheme="minorHAnsi"/>
                <w:sz w:val="18"/>
                <w:szCs w:val="18"/>
              </w:rPr>
              <w:t>&lt;&lt;calculated field: default value reference from MCH-01;  or allow user to override default and input value xxxxx;  flag overridden values and report in project status notes field &gt;&gt;</w:t>
            </w:r>
          </w:p>
        </w:tc>
      </w:tr>
      <w:tr w:rsidR="000E5F2E" w:rsidRPr="00D2491C" w14:paraId="6BDC3A4C" w14:textId="77777777" w:rsidTr="0004080A">
        <w:trPr>
          <w:trHeight w:val="158"/>
        </w:trPr>
        <w:tc>
          <w:tcPr>
            <w:tcW w:w="634" w:type="dxa"/>
            <w:vAlign w:val="center"/>
          </w:tcPr>
          <w:p w14:paraId="6BDC3A48"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6BDC3A49" w14:textId="2A8BAA1F" w:rsidR="000E5F2E" w:rsidRDefault="000E5F2E" w:rsidP="005E36C9">
            <w:pPr>
              <w:rPr>
                <w:rFonts w:asciiTheme="minorHAnsi" w:hAnsiTheme="minorHAnsi"/>
                <w:sz w:val="18"/>
                <w:szCs w:val="18"/>
              </w:rPr>
            </w:pPr>
            <w:r w:rsidRPr="00F5715E">
              <w:rPr>
                <w:rFonts w:asciiTheme="minorHAnsi" w:hAnsiTheme="minorHAnsi"/>
                <w:sz w:val="18"/>
                <w:szCs w:val="18"/>
              </w:rPr>
              <w:t xml:space="preserve">Number of </w:t>
            </w:r>
            <w:r w:rsidR="004B6CDB">
              <w:rPr>
                <w:rFonts w:asciiTheme="minorHAnsi" w:hAnsiTheme="minorHAnsi"/>
                <w:sz w:val="18"/>
                <w:szCs w:val="18"/>
              </w:rPr>
              <w:t>B</w:t>
            </w:r>
            <w:r w:rsidRPr="00F5715E">
              <w:rPr>
                <w:rFonts w:asciiTheme="minorHAnsi" w:hAnsiTheme="minorHAnsi"/>
                <w:sz w:val="18"/>
                <w:szCs w:val="18"/>
              </w:rPr>
              <w:t xml:space="preserve">edrooms in </w:t>
            </w:r>
            <w:r w:rsidR="004B6CDB">
              <w:rPr>
                <w:rFonts w:asciiTheme="minorHAnsi" w:hAnsiTheme="minorHAnsi"/>
                <w:sz w:val="18"/>
                <w:szCs w:val="18"/>
              </w:rPr>
              <w:t>D</w:t>
            </w:r>
            <w:r w:rsidRPr="00F5715E">
              <w:rPr>
                <w:rFonts w:asciiTheme="minorHAnsi" w:hAnsiTheme="minorHAnsi"/>
                <w:sz w:val="18"/>
                <w:szCs w:val="18"/>
              </w:rPr>
              <w:t xml:space="preserve">welling </w:t>
            </w:r>
            <w:r w:rsidR="004B6CDB">
              <w:rPr>
                <w:rFonts w:asciiTheme="minorHAnsi" w:hAnsiTheme="minorHAnsi"/>
                <w:sz w:val="18"/>
                <w:szCs w:val="18"/>
              </w:rPr>
              <w:t>U</w:t>
            </w:r>
            <w:r w:rsidRPr="00F5715E">
              <w:rPr>
                <w:rFonts w:asciiTheme="minorHAnsi" w:hAnsiTheme="minorHAnsi"/>
                <w:sz w:val="18"/>
                <w:szCs w:val="18"/>
              </w:rPr>
              <w:t>nit</w:t>
            </w:r>
          </w:p>
          <w:p w14:paraId="6BDC3A4A" w14:textId="77777777" w:rsidR="000E5F2E" w:rsidRPr="00F5715E" w:rsidRDefault="002563C6" w:rsidP="005E36C9">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6BDC3A4B" w14:textId="3A7A3AF3" w:rsidR="000E5F2E" w:rsidRPr="00F5715E" w:rsidRDefault="00306A6D" w:rsidP="005E36C9">
            <w:pPr>
              <w:rPr>
                <w:rFonts w:asciiTheme="minorHAnsi" w:hAnsiTheme="minorHAnsi"/>
                <w:sz w:val="18"/>
                <w:szCs w:val="18"/>
              </w:rPr>
            </w:pPr>
            <w:r w:rsidRPr="00306A6D">
              <w:rPr>
                <w:rFonts w:asciiTheme="minorHAnsi" w:hAnsiTheme="minorHAnsi"/>
                <w:sz w:val="18"/>
                <w:szCs w:val="18"/>
              </w:rPr>
              <w:t>&lt;&lt;calculated field: default value reference from MCH-01&gt;&gt;</w:t>
            </w:r>
          </w:p>
        </w:tc>
      </w:tr>
      <w:tr w:rsidR="000E5F2E" w:rsidRPr="00D2491C" w14:paraId="6BDC3A52" w14:textId="77777777" w:rsidTr="0004080A">
        <w:trPr>
          <w:trHeight w:val="158"/>
        </w:trPr>
        <w:tc>
          <w:tcPr>
            <w:tcW w:w="634" w:type="dxa"/>
            <w:vAlign w:val="center"/>
          </w:tcPr>
          <w:p w14:paraId="6BDC3A4D"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6BDC3A4E" w14:textId="4B0A4333" w:rsidR="000E5F2E" w:rsidRPr="00F5715E" w:rsidRDefault="000E5F2E" w:rsidP="005E36C9">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6BDC3A4F" w14:textId="77777777"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6BDC3A50" w14:textId="77777777" w:rsidR="000E5F2E" w:rsidRPr="00F5715E" w:rsidRDefault="000E5F2E" w:rsidP="005E36C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148CDFCB" w14:textId="77777777" w:rsidR="00C70C6E" w:rsidRDefault="000E5F2E" w:rsidP="005E36C9">
            <w:pPr>
              <w:rPr>
                <w:ins w:id="23" w:author="Shewmaker, Michael@Energy" w:date="2018-04-18T13:32:00Z"/>
                <w:rFonts w:asciiTheme="minorHAnsi" w:hAnsiTheme="minorHAnsi"/>
                <w:sz w:val="18"/>
                <w:szCs w:val="18"/>
                <w:u w:val="single"/>
              </w:rPr>
            </w:pPr>
            <w:r>
              <w:rPr>
                <w:rFonts w:asciiTheme="minorHAnsi" w:hAnsiTheme="minorHAnsi"/>
                <w:sz w:val="18"/>
                <w:szCs w:val="18"/>
              </w:rPr>
              <w:t>**</w:t>
            </w:r>
            <w:del w:id="24" w:author="Shewmaker, Michael@Energy" w:date="2018-04-18T13:32:00Z">
              <w:r w:rsidDel="00C70C6E">
                <w:rPr>
                  <w:rFonts w:asciiTheme="minorHAnsi" w:hAnsiTheme="minorHAnsi"/>
                  <w:sz w:val="18"/>
                  <w:szCs w:val="18"/>
                </w:rPr>
                <w:delText xml:space="preserve">or </w:delText>
              </w:r>
            </w:del>
            <w:r>
              <w:rPr>
                <w:rFonts w:asciiTheme="minorHAnsi" w:hAnsiTheme="minorHAnsi"/>
                <w:sz w:val="18"/>
                <w:szCs w:val="18"/>
                <w:u w:val="single"/>
              </w:rPr>
              <w:t>Intermittent</w:t>
            </w:r>
            <w:ins w:id="25" w:author="Shewmaker, Michael@Energy" w:date="2018-04-18T13:32:00Z">
              <w:r w:rsidR="00C70C6E">
                <w:rPr>
                  <w:rFonts w:asciiTheme="minorHAnsi" w:hAnsiTheme="minorHAnsi"/>
                  <w:sz w:val="18"/>
                  <w:szCs w:val="18"/>
                  <w:u w:val="single"/>
                </w:rPr>
                <w:t>; or</w:t>
              </w:r>
            </w:ins>
          </w:p>
          <w:p w14:paraId="6BDC3A51" w14:textId="74F60B74" w:rsidR="000E5F2E" w:rsidRPr="00F5715E" w:rsidRDefault="00C70C6E" w:rsidP="005E36C9">
            <w:pPr>
              <w:rPr>
                <w:rFonts w:asciiTheme="minorHAnsi" w:hAnsiTheme="minorHAnsi"/>
                <w:sz w:val="18"/>
                <w:szCs w:val="18"/>
              </w:rPr>
            </w:pPr>
            <w:ins w:id="26" w:author="Shewmaker, Michael@Energy" w:date="2018-04-18T13:32:00Z">
              <w:r>
                <w:rPr>
                  <w:rFonts w:asciiTheme="minorHAnsi" w:hAnsiTheme="minorHAnsi"/>
                  <w:sz w:val="18"/>
                  <w:szCs w:val="18"/>
                  <w:u w:val="single"/>
                </w:rPr>
                <w:t>**N/A</w:t>
              </w:r>
            </w:ins>
            <w:r w:rsidR="000E5F2E">
              <w:rPr>
                <w:rFonts w:asciiTheme="minorHAnsi" w:hAnsiTheme="minorHAnsi"/>
                <w:sz w:val="18"/>
                <w:szCs w:val="18"/>
                <w:u w:val="single"/>
              </w:rPr>
              <w:t>&gt;&gt;</w:t>
            </w:r>
          </w:p>
        </w:tc>
      </w:tr>
      <w:tr w:rsidR="000E5F2E" w:rsidRPr="00D2491C" w14:paraId="6BDC3A58" w14:textId="77777777" w:rsidTr="0004080A">
        <w:trPr>
          <w:trHeight w:val="158"/>
        </w:trPr>
        <w:tc>
          <w:tcPr>
            <w:tcW w:w="634" w:type="dxa"/>
            <w:vAlign w:val="center"/>
          </w:tcPr>
          <w:p w14:paraId="6BDC3A53"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6BDC3A54" w14:textId="155E1035" w:rsidR="000E5F2E" w:rsidRPr="00F5715E" w:rsidRDefault="000E5F2E" w:rsidP="005E36C9">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6BDC3A55" w14:textId="77777777"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6BDC3A56" w14:textId="77777777" w:rsidR="000E5F2E" w:rsidRPr="00F5715E" w:rsidRDefault="000E5F2E" w:rsidP="005E36C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39040D48" w14:textId="77777777" w:rsidR="00C70C6E" w:rsidRDefault="000E5F2E" w:rsidP="005E36C9">
            <w:pPr>
              <w:rPr>
                <w:ins w:id="27" w:author="Shewmaker, Michael@Energy" w:date="2018-04-18T13:32:00Z"/>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ins w:id="28" w:author="Shewmaker, Michael@Energy" w:date="2018-04-18T13:32:00Z">
              <w:r w:rsidR="00C70C6E">
                <w:rPr>
                  <w:rFonts w:asciiTheme="minorHAnsi" w:hAnsiTheme="minorHAnsi"/>
                  <w:sz w:val="18"/>
                  <w:szCs w:val="18"/>
                </w:rPr>
                <w:t>); or</w:t>
              </w:r>
            </w:ins>
          </w:p>
          <w:p w14:paraId="6BDC3A57" w14:textId="5689D5AC" w:rsidR="000E5F2E" w:rsidRPr="00F5715E" w:rsidRDefault="00C70C6E" w:rsidP="005E36C9">
            <w:pPr>
              <w:rPr>
                <w:rFonts w:asciiTheme="minorHAnsi" w:hAnsiTheme="minorHAnsi"/>
                <w:sz w:val="18"/>
                <w:szCs w:val="18"/>
              </w:rPr>
            </w:pPr>
            <w:ins w:id="29" w:author="Shewmaker, Michael@Energy" w:date="2018-04-18T13:32:00Z">
              <w:r>
                <w:rPr>
                  <w:rFonts w:asciiTheme="minorHAnsi" w:hAnsiTheme="minorHAnsi"/>
                  <w:sz w:val="18"/>
                  <w:szCs w:val="18"/>
                </w:rPr>
                <w:t>**N/A</w:t>
              </w:r>
            </w:ins>
            <w:r w:rsidR="000E5F2E">
              <w:rPr>
                <w:rFonts w:asciiTheme="minorHAnsi" w:hAnsiTheme="minorHAnsi"/>
                <w:sz w:val="18"/>
                <w:szCs w:val="18"/>
              </w:rPr>
              <w:t>.&gt;&gt;</w:t>
            </w:r>
          </w:p>
        </w:tc>
      </w:tr>
      <w:tr w:rsidR="000E5F2E" w:rsidRPr="00D2491C" w14:paraId="6BDC3A63" w14:textId="77777777" w:rsidTr="0004080A">
        <w:trPr>
          <w:trHeight w:val="158"/>
        </w:trPr>
        <w:tc>
          <w:tcPr>
            <w:tcW w:w="634" w:type="dxa"/>
            <w:vAlign w:val="center"/>
          </w:tcPr>
          <w:p w14:paraId="6BDC3A59" w14:textId="77777777" w:rsidR="000E5F2E" w:rsidRPr="00F5715E" w:rsidRDefault="000E5F2E" w:rsidP="005E36C9">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6BDC3A5A" w14:textId="770B7139" w:rsidR="000E5F2E" w:rsidRPr="00F5715E" w:rsidRDefault="000E5F2E" w:rsidP="005E36C9">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6BDC3A5B" w14:textId="57F1F329" w:rsidR="000E5F2E" w:rsidRPr="00F5715E" w:rsidRDefault="000E5F2E" w:rsidP="005E36C9">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equals CF1R-PRF-01, reference data from CF1R (note default report from CF1R equivalent to exhaust)</w:t>
            </w:r>
            <w:ins w:id="30" w:author="Shewmaker, Michael@Energy" w:date="2018-04-24T11:37:00Z">
              <w:r w:rsidR="00E04567">
                <w:rPr>
                  <w:rFonts w:asciiTheme="minorHAnsi" w:hAnsiTheme="minorHAnsi"/>
                  <w:sz w:val="18"/>
                  <w:szCs w:val="18"/>
                </w:rPr>
                <w:t xml:space="preserve"> and allow user to override and select *N/A</w:t>
              </w:r>
            </w:ins>
            <w:bookmarkStart w:id="31" w:name="_GoBack"/>
            <w:bookmarkEnd w:id="31"/>
            <w:r w:rsidRPr="00F5715E">
              <w:rPr>
                <w:rFonts w:asciiTheme="minorHAnsi" w:hAnsiTheme="minorHAnsi"/>
                <w:sz w:val="18"/>
                <w:szCs w:val="18"/>
              </w:rPr>
              <w:t xml:space="preserve">;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6BDC3A5C" w14:textId="77777777" w:rsidR="000E5F2E" w:rsidRPr="00F5715E" w:rsidRDefault="000E5F2E" w:rsidP="005E36C9">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6BDC3A5D" w14:textId="77777777" w:rsidR="000E5F2E" w:rsidRPr="00F5715E" w:rsidRDefault="000E5F2E" w:rsidP="005E36C9">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6BDC3A5E" w14:textId="77777777" w:rsidR="000E5F2E" w:rsidRPr="00F5715E" w:rsidRDefault="000E5F2E" w:rsidP="005E36C9">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6CA6830C" w14:textId="77777777" w:rsidR="00C70C6E" w:rsidRDefault="000E5F2E" w:rsidP="005E36C9">
            <w:pPr>
              <w:rPr>
                <w:ins w:id="32" w:author="Shewmaker, Michael@Energy" w:date="2018-04-18T13:33:00Z"/>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w:t>
            </w:r>
            <w:ins w:id="33" w:author="Shewmaker, Michael@Energy" w:date="2018-04-18T13:33:00Z">
              <w:r w:rsidR="00C70C6E">
                <w:rPr>
                  <w:rFonts w:asciiTheme="minorHAnsi" w:hAnsiTheme="minorHAnsi"/>
                  <w:sz w:val="18"/>
                  <w:szCs w:val="18"/>
                  <w:u w:val="single"/>
                </w:rPr>
                <w:t>; or</w:t>
              </w:r>
            </w:ins>
          </w:p>
          <w:p w14:paraId="6BDC3A5F" w14:textId="1A13353C" w:rsidR="000E5F2E" w:rsidRDefault="00C70C6E" w:rsidP="005E36C9">
            <w:pPr>
              <w:rPr>
                <w:rFonts w:asciiTheme="minorHAnsi" w:hAnsiTheme="minorHAnsi"/>
                <w:sz w:val="18"/>
                <w:szCs w:val="18"/>
                <w:u w:val="single"/>
              </w:rPr>
            </w:pPr>
            <w:ins w:id="34" w:author="Shewmaker, Michael@Energy" w:date="2018-04-18T13:33:00Z">
              <w:r>
                <w:rPr>
                  <w:rFonts w:asciiTheme="minorHAnsi" w:hAnsiTheme="minorHAnsi"/>
                  <w:sz w:val="18"/>
                  <w:szCs w:val="18"/>
                  <w:u w:val="single"/>
                </w:rPr>
                <w:t>**N/A</w:t>
              </w:r>
            </w:ins>
            <w:r w:rsidR="000E5F2E">
              <w:rPr>
                <w:rFonts w:asciiTheme="minorHAnsi" w:hAnsiTheme="minorHAnsi"/>
                <w:sz w:val="18"/>
                <w:szCs w:val="18"/>
                <w:u w:val="single"/>
              </w:rPr>
              <w:t>&gt;&gt;</w:t>
            </w:r>
          </w:p>
          <w:p w14:paraId="6BDC3A60" w14:textId="77777777" w:rsidR="000E5F2E" w:rsidRDefault="000E5F2E" w:rsidP="005E36C9">
            <w:pPr>
              <w:rPr>
                <w:rFonts w:asciiTheme="minorHAnsi" w:hAnsiTheme="minorHAnsi"/>
                <w:sz w:val="18"/>
                <w:szCs w:val="18"/>
                <w:u w:val="single"/>
              </w:rPr>
            </w:pPr>
          </w:p>
          <w:p w14:paraId="6BDC3A61" w14:textId="77777777" w:rsidR="000E5F2E" w:rsidRPr="00F5715E" w:rsidRDefault="000E5F2E" w:rsidP="005E36C9">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6BDC3A62" w14:textId="77777777" w:rsidR="000E5F2E" w:rsidRPr="00F5715E" w:rsidRDefault="000E5F2E" w:rsidP="00032B4A">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032B4A">
              <w:rPr>
                <w:rFonts w:asciiTheme="minorHAnsi" w:hAnsiTheme="minorHAnsi"/>
                <w:b/>
                <w:sz w:val="18"/>
                <w:szCs w:val="18"/>
              </w:rPr>
              <w:t>o</w:t>
            </w:r>
            <w:r>
              <w:rPr>
                <w:rFonts w:asciiTheme="minorHAnsi" w:hAnsiTheme="minorHAnsi"/>
                <w:b/>
                <w:sz w:val="18"/>
                <w:szCs w:val="18"/>
              </w:rPr>
              <w:t xml:space="preserve"> N</w:t>
            </w:r>
            <w:r w:rsidR="00032B4A">
              <w:rPr>
                <w:rFonts w:asciiTheme="minorHAnsi" w:hAnsiTheme="minorHAnsi"/>
                <w:b/>
                <w:sz w:val="18"/>
                <w:szCs w:val="18"/>
              </w:rPr>
              <w:t>ot</w:t>
            </w:r>
            <w:r>
              <w:rPr>
                <w:rFonts w:asciiTheme="minorHAnsi" w:hAnsiTheme="minorHAnsi"/>
                <w:b/>
                <w:sz w:val="18"/>
                <w:szCs w:val="18"/>
              </w:rPr>
              <w:t xml:space="preserve"> P</w:t>
            </w:r>
            <w:r w:rsidR="00032B4A">
              <w:rPr>
                <w:rFonts w:asciiTheme="minorHAnsi" w:hAnsiTheme="minorHAnsi"/>
                <w:b/>
                <w:sz w:val="18"/>
                <w:szCs w:val="18"/>
              </w:rPr>
              <w:t>roceed</w:t>
            </w:r>
            <w:r>
              <w:rPr>
                <w:rFonts w:asciiTheme="minorHAnsi" w:hAnsiTheme="minorHAnsi"/>
                <w:b/>
                <w:sz w:val="18"/>
                <w:szCs w:val="18"/>
              </w:rPr>
              <w:t>&gt;&gt;</w:t>
            </w:r>
          </w:p>
        </w:tc>
      </w:tr>
      <w:tr w:rsidR="00931949" w:rsidRPr="00D2491C" w14:paraId="1A51102A" w14:textId="77777777" w:rsidTr="0004080A">
        <w:trPr>
          <w:trHeight w:val="158"/>
          <w:ins w:id="35" w:author="Smith, Alexis@Energy" w:date="2017-12-04T16:25:00Z"/>
        </w:trPr>
        <w:tc>
          <w:tcPr>
            <w:tcW w:w="634" w:type="dxa"/>
            <w:vAlign w:val="center"/>
          </w:tcPr>
          <w:p w14:paraId="2F692856" w14:textId="32E5D3FB" w:rsidR="00931949" w:rsidRPr="00F5715E" w:rsidRDefault="00931949" w:rsidP="005E36C9">
            <w:pPr>
              <w:jc w:val="center"/>
              <w:rPr>
                <w:ins w:id="36" w:author="Smith, Alexis@Energy" w:date="2017-12-04T16:25:00Z"/>
                <w:rFonts w:asciiTheme="minorHAnsi" w:hAnsiTheme="minorHAnsi"/>
                <w:sz w:val="18"/>
                <w:szCs w:val="18"/>
              </w:rPr>
            </w:pPr>
            <w:ins w:id="37" w:author="Smith, Alexis@Energy" w:date="2017-12-04T16:25:00Z">
              <w:r>
                <w:rPr>
                  <w:rFonts w:asciiTheme="minorHAnsi" w:hAnsiTheme="minorHAnsi"/>
                  <w:sz w:val="18"/>
                  <w:szCs w:val="18"/>
                </w:rPr>
                <w:t>09</w:t>
              </w:r>
            </w:ins>
          </w:p>
        </w:tc>
        <w:tc>
          <w:tcPr>
            <w:tcW w:w="4694" w:type="dxa"/>
            <w:vAlign w:val="center"/>
          </w:tcPr>
          <w:p w14:paraId="703D3006" w14:textId="128064E4" w:rsidR="00931949" w:rsidRDefault="00931949" w:rsidP="005E36C9">
            <w:pPr>
              <w:rPr>
                <w:ins w:id="38" w:author="Smith, Alexis@Energy" w:date="2017-12-04T16:25:00Z"/>
                <w:rFonts w:asciiTheme="minorHAnsi" w:hAnsiTheme="minorHAnsi"/>
                <w:sz w:val="18"/>
                <w:szCs w:val="18"/>
              </w:rPr>
            </w:pPr>
            <w:ins w:id="39" w:author="Smith, Alexis@Energy" w:date="2017-12-04T16:25:00Z">
              <w:r>
                <w:rPr>
                  <w:rFonts w:asciiTheme="minorHAnsi" w:hAnsiTheme="minorHAnsi"/>
                  <w:sz w:val="18"/>
                  <w:szCs w:val="18"/>
                </w:rPr>
                <w:t>IAQ Fan Location</w:t>
              </w:r>
            </w:ins>
          </w:p>
        </w:tc>
        <w:tc>
          <w:tcPr>
            <w:tcW w:w="5688" w:type="dxa"/>
          </w:tcPr>
          <w:p w14:paraId="76684CA3" w14:textId="6D52533B" w:rsidR="00931949" w:rsidRDefault="00931949" w:rsidP="005E36C9">
            <w:pPr>
              <w:rPr>
                <w:ins w:id="40" w:author="Smith, Alexis@Energy" w:date="2017-12-04T16:25:00Z"/>
                <w:rFonts w:asciiTheme="minorHAnsi" w:hAnsiTheme="minorHAnsi"/>
                <w:sz w:val="18"/>
                <w:szCs w:val="18"/>
              </w:rPr>
            </w:pPr>
            <w:ins w:id="41" w:author="Smith, Alexis@Energy" w:date="2017-12-04T16:26:00Z">
              <w:r>
                <w:rPr>
                  <w:rFonts w:asciiTheme="minorHAnsi" w:hAnsiTheme="minorHAnsi"/>
                  <w:sz w:val="18"/>
                  <w:szCs w:val="18"/>
                </w:rPr>
                <w:t>&lt;&lt;user input, text&gt;&gt;</w:t>
              </w:r>
            </w:ins>
          </w:p>
        </w:tc>
      </w:tr>
      <w:tr w:rsidR="000E5F2E" w:rsidRPr="00D2491C" w14:paraId="6BDC3A75" w14:textId="77777777" w:rsidTr="0004080A">
        <w:trPr>
          <w:trHeight w:val="158"/>
        </w:trPr>
        <w:tc>
          <w:tcPr>
            <w:tcW w:w="634" w:type="dxa"/>
            <w:vAlign w:val="center"/>
          </w:tcPr>
          <w:p w14:paraId="6BDC3A64" w14:textId="04322349" w:rsidR="000E5F2E" w:rsidRPr="00F5715E" w:rsidRDefault="000E5F2E" w:rsidP="005E36C9">
            <w:pPr>
              <w:jc w:val="center"/>
              <w:rPr>
                <w:rFonts w:asciiTheme="minorHAnsi" w:hAnsiTheme="minorHAnsi"/>
                <w:sz w:val="18"/>
                <w:szCs w:val="18"/>
              </w:rPr>
            </w:pPr>
            <w:del w:id="42" w:author="Smith, Alexis@Energy" w:date="2017-12-04T16:25:00Z">
              <w:r w:rsidRPr="00F5715E" w:rsidDel="00931949">
                <w:rPr>
                  <w:rFonts w:asciiTheme="minorHAnsi" w:hAnsiTheme="minorHAnsi"/>
                  <w:sz w:val="18"/>
                  <w:szCs w:val="18"/>
                </w:rPr>
                <w:delText>09</w:delText>
              </w:r>
            </w:del>
            <w:ins w:id="43" w:author="Smith, Alexis@Energy" w:date="2017-12-04T16:25:00Z">
              <w:r w:rsidR="00931949">
                <w:rPr>
                  <w:rFonts w:asciiTheme="minorHAnsi" w:hAnsiTheme="minorHAnsi"/>
                  <w:sz w:val="18"/>
                  <w:szCs w:val="18"/>
                </w:rPr>
                <w:t>10</w:t>
              </w:r>
            </w:ins>
          </w:p>
        </w:tc>
        <w:tc>
          <w:tcPr>
            <w:tcW w:w="4694" w:type="dxa"/>
            <w:vAlign w:val="center"/>
          </w:tcPr>
          <w:p w14:paraId="6BDC3A65" w14:textId="77777777" w:rsidR="000E5F2E" w:rsidRPr="00F5715E" w:rsidRDefault="000E5F2E" w:rsidP="005E36C9">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6BDC3A66" w14:textId="77777777" w:rsidR="000E5F2E" w:rsidRPr="00F5715E" w:rsidRDefault="000E5F2E" w:rsidP="005E36C9">
            <w:pPr>
              <w:rPr>
                <w:rFonts w:asciiTheme="minorHAnsi" w:hAnsiTheme="minorHAnsi"/>
                <w:sz w:val="18"/>
                <w:szCs w:val="18"/>
              </w:rPr>
            </w:pPr>
            <w:r>
              <w:rPr>
                <w:rFonts w:asciiTheme="minorHAnsi" w:hAnsiTheme="minorHAnsi"/>
                <w:sz w:val="18"/>
                <w:szCs w:val="18"/>
              </w:rPr>
              <w:t>(this row not visible to user)</w:t>
            </w:r>
          </w:p>
        </w:tc>
        <w:tc>
          <w:tcPr>
            <w:tcW w:w="5688" w:type="dxa"/>
          </w:tcPr>
          <w:p w14:paraId="6BDC3A67" w14:textId="77777777" w:rsidR="000E5F2E" w:rsidRDefault="000E5F2E" w:rsidP="005E36C9">
            <w:pPr>
              <w:rPr>
                <w:rFonts w:asciiTheme="minorHAnsi" w:hAnsiTheme="minorHAnsi"/>
                <w:sz w:val="18"/>
                <w:szCs w:val="18"/>
              </w:rPr>
            </w:pPr>
            <w:r>
              <w:rPr>
                <w:rFonts w:asciiTheme="minorHAnsi" w:hAnsiTheme="minorHAnsi"/>
                <w:sz w:val="18"/>
                <w:szCs w:val="18"/>
              </w:rPr>
              <w:t>&lt;&lt;calculated field:</w:t>
            </w:r>
          </w:p>
          <w:p w14:paraId="6BDC3A68" w14:textId="77777777" w:rsidR="000E5F2E" w:rsidRDefault="000E5F2E" w:rsidP="005E36C9">
            <w:pPr>
              <w:rPr>
                <w:rFonts w:asciiTheme="minorHAnsi" w:hAnsiTheme="minorHAnsi"/>
                <w:sz w:val="18"/>
                <w:szCs w:val="18"/>
              </w:rPr>
            </w:pPr>
          </w:p>
          <w:p w14:paraId="6BDC3A69" w14:textId="77777777" w:rsidR="000E5F2E" w:rsidRPr="00F5715E" w:rsidRDefault="000E5F2E" w:rsidP="005E36C9">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6BDC3A6A" w14:textId="77777777" w:rsidR="000E5F2E" w:rsidRPr="00F5715E" w:rsidRDefault="000E5F2E" w:rsidP="005E36C9">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6BDC3A6B" w14:textId="77777777" w:rsidR="000E5F2E" w:rsidRPr="00F5715E" w:rsidRDefault="000E5F2E" w:rsidP="005E36C9">
            <w:pPr>
              <w:rPr>
                <w:rFonts w:asciiTheme="minorHAnsi" w:hAnsiTheme="minorHAnsi"/>
                <w:sz w:val="18"/>
                <w:szCs w:val="18"/>
                <w:u w:val="single"/>
              </w:rPr>
            </w:pPr>
          </w:p>
          <w:p w14:paraId="6BDC3A6C" w14:textId="77777777" w:rsidR="000E5F2E" w:rsidRPr="00F5715E" w:rsidRDefault="000E5F2E" w:rsidP="005E36C9">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6BDC3A6D" w14:textId="77777777" w:rsidR="000E5F2E" w:rsidRPr="00F5715E" w:rsidRDefault="000E5F2E" w:rsidP="005E36C9">
            <w:pPr>
              <w:rPr>
                <w:rFonts w:asciiTheme="minorHAnsi" w:hAnsiTheme="minorHAnsi"/>
                <w:b/>
                <w:sz w:val="18"/>
                <w:szCs w:val="18"/>
              </w:rPr>
            </w:pPr>
            <w:r>
              <w:rPr>
                <w:rFonts w:asciiTheme="minorHAnsi" w:hAnsiTheme="minorHAnsi"/>
                <w:b/>
                <w:sz w:val="18"/>
                <w:szCs w:val="18"/>
              </w:rPr>
              <w:t>**27b - Continuous Ventilation Airflow - Total Vent Rate Method;</w:t>
            </w:r>
          </w:p>
          <w:p w14:paraId="6BDC3A6E" w14:textId="77777777" w:rsidR="000E5F2E" w:rsidRPr="00F5715E" w:rsidRDefault="000E5F2E" w:rsidP="005E36C9">
            <w:pPr>
              <w:rPr>
                <w:rFonts w:asciiTheme="minorHAnsi" w:hAnsiTheme="minorHAnsi"/>
                <w:sz w:val="18"/>
                <w:szCs w:val="18"/>
              </w:rPr>
            </w:pPr>
          </w:p>
          <w:p w14:paraId="6BDC3A6F" w14:textId="77777777" w:rsidR="000E5F2E" w:rsidRPr="00F5715E" w:rsidRDefault="000E5F2E" w:rsidP="005E36C9">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6BDC3A70" w14:textId="77777777" w:rsidR="000E5F2E" w:rsidRPr="00F5715E" w:rsidRDefault="000E5F2E" w:rsidP="005E36C9">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6BDC3A71" w14:textId="77777777" w:rsidR="000E5F2E" w:rsidRPr="00F5715E" w:rsidRDefault="000E5F2E" w:rsidP="005E36C9">
            <w:pPr>
              <w:rPr>
                <w:rFonts w:asciiTheme="minorHAnsi" w:hAnsiTheme="minorHAnsi"/>
                <w:sz w:val="18"/>
                <w:szCs w:val="18"/>
              </w:rPr>
            </w:pPr>
          </w:p>
          <w:p w14:paraId="6BDC3A72" w14:textId="77777777" w:rsidR="000E5F2E" w:rsidRPr="00F5715E" w:rsidRDefault="000E5F2E" w:rsidP="005E36C9">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6F5147DB" w14:textId="77777777" w:rsidR="00C70C6E" w:rsidRDefault="000E5F2E" w:rsidP="005E36C9">
            <w:pPr>
              <w:rPr>
                <w:ins w:id="44" w:author="Shewmaker, Michael@Energy" w:date="2018-04-18T13:33:00Z"/>
                <w:rFonts w:asciiTheme="minorHAnsi" w:hAnsiTheme="minorHAnsi"/>
                <w:b/>
                <w:sz w:val="18"/>
                <w:szCs w:val="18"/>
              </w:rPr>
            </w:pPr>
            <w:r>
              <w:rPr>
                <w:rFonts w:asciiTheme="minorHAnsi" w:hAnsiTheme="minorHAnsi"/>
                <w:b/>
                <w:sz w:val="18"/>
                <w:szCs w:val="18"/>
              </w:rPr>
              <w:t>**27d - Intermittent Ventilation Airflow - Total Vent Rate Method;</w:t>
            </w:r>
          </w:p>
          <w:p w14:paraId="4D366C19" w14:textId="77777777" w:rsidR="00C70C6E" w:rsidRDefault="00C70C6E" w:rsidP="005E36C9">
            <w:pPr>
              <w:rPr>
                <w:ins w:id="45" w:author="Shewmaker, Michael@Energy" w:date="2018-04-18T13:33:00Z"/>
                <w:rFonts w:asciiTheme="minorHAnsi" w:hAnsiTheme="minorHAnsi"/>
                <w:b/>
                <w:sz w:val="18"/>
                <w:szCs w:val="18"/>
              </w:rPr>
            </w:pPr>
          </w:p>
          <w:p w14:paraId="7C9F46CE" w14:textId="77777777" w:rsidR="00C70C6E" w:rsidRDefault="00C70C6E" w:rsidP="005E36C9">
            <w:pPr>
              <w:rPr>
                <w:ins w:id="46" w:author="Shewmaker, Michael@Energy" w:date="2018-04-18T13:33:00Z"/>
                <w:rFonts w:asciiTheme="minorHAnsi" w:hAnsiTheme="minorHAnsi"/>
                <w:sz w:val="18"/>
                <w:szCs w:val="18"/>
              </w:rPr>
            </w:pPr>
            <w:ins w:id="47" w:author="Shewmaker, Michael@Energy" w:date="2018-04-18T13:33:00Z">
              <w:r>
                <w:rPr>
                  <w:rFonts w:asciiTheme="minorHAnsi" w:hAnsiTheme="minorHAnsi"/>
                  <w:sz w:val="18"/>
                  <w:szCs w:val="18"/>
                </w:rPr>
                <w:t>Elseif A06 = N/A and A07 = N/A, then display method:</w:t>
              </w:r>
            </w:ins>
          </w:p>
          <w:p w14:paraId="6BDC3A73" w14:textId="0E8BF3C9" w:rsidR="000E5F2E" w:rsidRDefault="00C70C6E" w:rsidP="005E36C9">
            <w:pPr>
              <w:rPr>
                <w:rFonts w:asciiTheme="minorHAnsi" w:hAnsiTheme="minorHAnsi"/>
                <w:b/>
                <w:sz w:val="18"/>
                <w:szCs w:val="18"/>
              </w:rPr>
            </w:pPr>
            <w:ins w:id="48" w:author="Shewmaker, Michael@Energy" w:date="2018-04-18T13:33:00Z">
              <w:r>
                <w:rPr>
                  <w:rFonts w:asciiTheme="minorHAnsi" w:hAnsiTheme="minorHAnsi"/>
                  <w:b/>
                  <w:sz w:val="18"/>
                  <w:szCs w:val="18"/>
                </w:rPr>
                <w:t>**27e – Mechanical Ventilation – Non-dwelling Unit</w:t>
              </w:r>
            </w:ins>
            <w:r w:rsidR="000E5F2E">
              <w:rPr>
                <w:rFonts w:asciiTheme="minorHAnsi" w:hAnsiTheme="minorHAnsi"/>
                <w:b/>
                <w:sz w:val="18"/>
                <w:szCs w:val="18"/>
              </w:rPr>
              <w:t>&gt;&gt;</w:t>
            </w:r>
          </w:p>
          <w:p w14:paraId="6BDC3A74" w14:textId="77777777" w:rsidR="000E5F2E" w:rsidRPr="00F5715E" w:rsidRDefault="000E5F2E" w:rsidP="005E36C9">
            <w:pPr>
              <w:rPr>
                <w:rFonts w:asciiTheme="minorHAnsi" w:hAnsiTheme="minorHAnsi"/>
                <w:b/>
                <w:sz w:val="18"/>
                <w:szCs w:val="18"/>
              </w:rPr>
            </w:pPr>
          </w:p>
        </w:tc>
      </w:tr>
      <w:tr w:rsidR="00543571" w:rsidRPr="00D2491C" w14:paraId="40E24DF8" w14:textId="77777777" w:rsidTr="00543571">
        <w:trPr>
          <w:trHeight w:val="158"/>
          <w:ins w:id="49" w:author="Shewmaker, Michael@Energy" w:date="2017-12-12T13:12:00Z"/>
        </w:trPr>
        <w:tc>
          <w:tcPr>
            <w:tcW w:w="11016" w:type="dxa"/>
            <w:gridSpan w:val="3"/>
            <w:vAlign w:val="center"/>
          </w:tcPr>
          <w:p w14:paraId="624FF00B" w14:textId="77777777" w:rsidR="00543571" w:rsidRDefault="00543571" w:rsidP="00543571">
            <w:pPr>
              <w:rPr>
                <w:ins w:id="50" w:author="Shewmaker, Michael@Energy" w:date="2017-12-12T13:12:00Z"/>
                <w:rFonts w:asciiTheme="minorHAnsi" w:hAnsiTheme="minorHAnsi"/>
                <w:sz w:val="18"/>
                <w:szCs w:val="18"/>
              </w:rPr>
            </w:pPr>
            <w:ins w:id="51" w:author="Shewmaker, Michael@Energy" w:date="2017-12-12T13:12:00Z">
              <w:r>
                <w:rPr>
                  <w:rFonts w:asciiTheme="minorHAnsi" w:hAnsiTheme="minorHAnsi"/>
                  <w:sz w:val="18"/>
                  <w:szCs w:val="18"/>
                </w:rPr>
                <w:t xml:space="preserve">Note: </w:t>
              </w:r>
            </w:ins>
          </w:p>
          <w:p w14:paraId="5620BC3D" w14:textId="2FB8C5CA" w:rsidR="00543571" w:rsidRDefault="00543571" w:rsidP="00543571">
            <w:pPr>
              <w:rPr>
                <w:ins w:id="52" w:author="Shewmaker, Michael@Energy" w:date="2017-12-12T13:12:00Z"/>
                <w:rFonts w:asciiTheme="minorHAnsi" w:hAnsiTheme="minorHAnsi"/>
                <w:sz w:val="18"/>
                <w:szCs w:val="18"/>
              </w:rPr>
            </w:pPr>
            <w:ins w:id="53" w:author="Shewmaker, Michael@Energy" w:date="2017-12-12T13:12:00Z">
              <w:r>
                <w:rPr>
                  <w:rFonts w:asciiTheme="minorHAnsi" w:hAnsiTheme="minorHAnsi"/>
                  <w:sz w:val="18"/>
                  <w:szCs w:val="18"/>
                </w:rPr>
                <w:lastRenderedPageBreak/>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6BDC3A77" w14:textId="77777777" w:rsidR="00636369" w:rsidRPr="004B6CDB" w:rsidRDefault="00636369" w:rsidP="006D0E6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AE6F84" w:rsidRPr="0055507E" w14:paraId="6BDC3A79" w14:textId="77777777" w:rsidTr="00AE6F84">
        <w:tc>
          <w:tcPr>
            <w:tcW w:w="11016" w:type="dxa"/>
          </w:tcPr>
          <w:p w14:paraId="6BDC3A78" w14:textId="390F5906" w:rsidR="00AE6F84" w:rsidRPr="0055507E" w:rsidRDefault="004B6CDB" w:rsidP="006D0E63">
            <w:pPr>
              <w:rPr>
                <w:rFonts w:asciiTheme="minorHAnsi" w:hAnsiTheme="minorHAnsi"/>
                <w:sz w:val="18"/>
                <w:szCs w:val="18"/>
              </w:rPr>
            </w:pPr>
            <w:r w:rsidRPr="004B6CDB">
              <w:rPr>
                <w:rFonts w:asciiTheme="minorHAnsi" w:hAnsiTheme="minorHAnsi"/>
                <w:b/>
                <w:szCs w:val="18"/>
              </w:rPr>
              <w:t>MCH-</w:t>
            </w:r>
            <w:r w:rsidR="00AE6F84" w:rsidRPr="004B6CDB">
              <w:rPr>
                <w:rFonts w:asciiTheme="minorHAnsi" w:hAnsiTheme="minorHAnsi"/>
                <w:b/>
                <w:szCs w:val="18"/>
              </w:rPr>
              <w:t>27c - Intermittent Ventilation Airflow - Fan Vent</w:t>
            </w:r>
            <w:r w:rsidR="00B96870">
              <w:rPr>
                <w:rFonts w:asciiTheme="minorHAnsi" w:hAnsiTheme="minorHAnsi"/>
                <w:b/>
                <w:szCs w:val="18"/>
              </w:rPr>
              <w:t>ilation</w:t>
            </w:r>
            <w:r w:rsidR="00AE6F84" w:rsidRPr="004B6CDB">
              <w:rPr>
                <w:rFonts w:asciiTheme="minorHAnsi" w:hAnsiTheme="minorHAnsi"/>
                <w:b/>
                <w:szCs w:val="18"/>
              </w:rPr>
              <w:t xml:space="preserve"> Rate</w:t>
            </w:r>
            <w:r w:rsidR="00AE6F84" w:rsidRPr="00391A4C">
              <w:rPr>
                <w:rFonts w:asciiTheme="minorHAnsi" w:hAnsiTheme="minorHAnsi"/>
                <w:b/>
              </w:rPr>
              <w:t xml:space="preserve"> </w:t>
            </w:r>
            <w:r w:rsidR="00AE6F84" w:rsidRPr="004B6CDB">
              <w:rPr>
                <w:rFonts w:asciiTheme="minorHAnsi" w:hAnsiTheme="minorHAnsi"/>
                <w:b/>
                <w:szCs w:val="18"/>
              </w:rPr>
              <w:t>Method</w:t>
            </w:r>
          </w:p>
        </w:tc>
      </w:tr>
    </w:tbl>
    <w:p w14:paraId="6BDC3A7A" w14:textId="77777777" w:rsidR="00636369" w:rsidRPr="004B6CDB" w:rsidRDefault="00636369" w:rsidP="006D0E63">
      <w:pPr>
        <w:rPr>
          <w:rFonts w:asciiTheme="minorHAnsi" w:hAnsiTheme="minorHAnsi"/>
          <w:szCs w:val="18"/>
        </w:rPr>
      </w:pPr>
    </w:p>
    <w:p w14:paraId="62A1069C" w14:textId="77777777" w:rsidR="004B6CDB" w:rsidRDefault="004B6CDB">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AE6F84" w:rsidRPr="0055507E" w14:paraId="6BDC3A7F" w14:textId="77777777" w:rsidTr="00AE6F84">
        <w:tc>
          <w:tcPr>
            <w:tcW w:w="11016" w:type="dxa"/>
            <w:gridSpan w:val="3"/>
          </w:tcPr>
          <w:p w14:paraId="56877DA4" w14:textId="77777777" w:rsidR="004B6CDB" w:rsidRPr="004B6CDB" w:rsidRDefault="00AE6F84" w:rsidP="00AE6F84">
            <w:pPr>
              <w:rPr>
                <w:rFonts w:asciiTheme="minorHAnsi" w:hAnsiTheme="minorHAnsi"/>
                <w:b/>
                <w:szCs w:val="18"/>
              </w:rPr>
            </w:pPr>
            <w:r w:rsidRPr="004B6CDB">
              <w:rPr>
                <w:rFonts w:asciiTheme="minorHAnsi" w:hAnsiTheme="minorHAnsi"/>
                <w:b/>
                <w:szCs w:val="18"/>
              </w:rPr>
              <w:lastRenderedPageBreak/>
              <w:t>B. Whole-Building Continuous Ventilation - Fan Ventilation Rate Method</w:t>
            </w:r>
          </w:p>
          <w:p w14:paraId="6BDC3A7E" w14:textId="651A898B" w:rsidR="00AE6F84" w:rsidRPr="0055507E" w:rsidRDefault="00AE6F84" w:rsidP="00AE6F84">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equation 4.1a. </w:t>
            </w:r>
          </w:p>
        </w:tc>
      </w:tr>
      <w:tr w:rsidR="00AE6F84" w:rsidRPr="0055507E" w14:paraId="6BDC3A83" w14:textId="77777777" w:rsidTr="0004080A">
        <w:trPr>
          <w:trHeight w:val="158"/>
        </w:trPr>
        <w:tc>
          <w:tcPr>
            <w:tcW w:w="630" w:type="dxa"/>
            <w:vAlign w:val="center"/>
          </w:tcPr>
          <w:p w14:paraId="6BDC3A80" w14:textId="77777777" w:rsidR="00AE6F84" w:rsidRPr="0055507E" w:rsidRDefault="00AE6F84" w:rsidP="00AE6F84">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6BDC3A81" w14:textId="0D0396CA" w:rsidR="00AE6F84" w:rsidRPr="0055507E" w:rsidRDefault="00AE6F84" w:rsidP="00AE6F84">
            <w:pPr>
              <w:rPr>
                <w:rFonts w:asciiTheme="minorHAnsi" w:hAnsiTheme="minorHAnsi"/>
                <w:sz w:val="18"/>
                <w:szCs w:val="18"/>
              </w:rPr>
            </w:pPr>
            <w:r w:rsidRPr="0055507E">
              <w:rPr>
                <w:rFonts w:asciiTheme="minorHAnsi" w:hAnsiTheme="minorHAnsi"/>
                <w:sz w:val="18"/>
                <w:szCs w:val="18"/>
              </w:rPr>
              <w:t>Required Continuous Whole-Building Ventilation Rate (Q</w:t>
            </w:r>
            <w:r w:rsidRPr="0055507E">
              <w:rPr>
                <w:rFonts w:asciiTheme="minorHAnsi" w:hAnsiTheme="minorHAnsi"/>
                <w:sz w:val="18"/>
                <w:szCs w:val="18"/>
                <w:vertAlign w:val="subscript"/>
              </w:rPr>
              <w:t>fan</w:t>
            </w:r>
            <w:r w:rsidRPr="0055507E">
              <w:rPr>
                <w:rFonts w:asciiTheme="minorHAnsi" w:hAnsiTheme="minorHAnsi"/>
                <w:sz w:val="18"/>
                <w:szCs w:val="18"/>
              </w:rPr>
              <w:t>)</w:t>
            </w:r>
          </w:p>
        </w:tc>
        <w:tc>
          <w:tcPr>
            <w:tcW w:w="5688" w:type="dxa"/>
          </w:tcPr>
          <w:p w14:paraId="6BDC3A82" w14:textId="77777777" w:rsidR="00AE6F84" w:rsidRPr="0055507E" w:rsidRDefault="00E2619A" w:rsidP="000E5F2E">
            <w:pPr>
              <w:rPr>
                <w:rFonts w:asciiTheme="minorHAnsi" w:hAnsiTheme="minorHAnsi"/>
                <w:sz w:val="18"/>
                <w:szCs w:val="18"/>
              </w:rPr>
            </w:pPr>
            <w:r w:rsidRPr="0055507E">
              <w:rPr>
                <w:rFonts w:asciiTheme="minorHAnsi" w:hAnsiTheme="minorHAnsi"/>
                <w:sz w:val="18"/>
                <w:szCs w:val="18"/>
              </w:rPr>
              <w:t xml:space="preserve">&lt;calculated field, numeric: (use equation 4.1a): </w:t>
            </w:r>
            <w:r w:rsidR="00BB50EC">
              <w:rPr>
                <w:rFonts w:asciiTheme="minorHAnsi" w:hAnsiTheme="minorHAnsi"/>
                <w:sz w:val="18"/>
                <w:szCs w:val="18"/>
              </w:rPr>
              <w:t>[(</w:t>
            </w:r>
            <w:r w:rsidR="00BB50EC" w:rsidRPr="00D2491C">
              <w:rPr>
                <w:rFonts w:asciiTheme="minorHAnsi" w:hAnsiTheme="minorHAnsi"/>
                <w:sz w:val="18"/>
                <w:szCs w:val="18"/>
              </w:rPr>
              <w:t>Z x row A0</w:t>
            </w:r>
            <w:r w:rsidR="000E5F2E">
              <w:rPr>
                <w:rFonts w:asciiTheme="minorHAnsi" w:hAnsiTheme="minorHAnsi"/>
                <w:sz w:val="18"/>
                <w:szCs w:val="18"/>
              </w:rPr>
              <w:t>4</w:t>
            </w:r>
            <w:r w:rsidR="00BB50EC">
              <w:rPr>
                <w:rFonts w:asciiTheme="minorHAnsi" w:hAnsiTheme="minorHAnsi"/>
                <w:sz w:val="18"/>
                <w:szCs w:val="18"/>
              </w:rPr>
              <w:t>)</w:t>
            </w:r>
            <w:r w:rsidR="00BB50EC" w:rsidRPr="00D2491C">
              <w:rPr>
                <w:rFonts w:asciiTheme="minorHAnsi" w:hAnsiTheme="minorHAnsi"/>
                <w:sz w:val="18"/>
                <w:szCs w:val="18"/>
              </w:rPr>
              <w:t xml:space="preserve"> + 7.5(row A0</w:t>
            </w:r>
            <w:r w:rsidR="000E5F2E">
              <w:rPr>
                <w:rFonts w:asciiTheme="minorHAnsi" w:hAnsiTheme="minorHAnsi"/>
                <w:sz w:val="18"/>
                <w:szCs w:val="18"/>
              </w:rPr>
              <w:t>5</w:t>
            </w:r>
            <w:r w:rsidR="00BB50EC" w:rsidRPr="00D2491C">
              <w:rPr>
                <w:rFonts w:asciiTheme="minorHAnsi" w:hAnsiTheme="minorHAnsi"/>
                <w:sz w:val="18"/>
                <w:szCs w:val="18"/>
              </w:rPr>
              <w:t xml:space="preserve"> + 1)</w:t>
            </w:r>
            <w:r w:rsidR="00BB50EC">
              <w:rPr>
                <w:rFonts w:asciiTheme="minorHAnsi" w:hAnsiTheme="minorHAnsi"/>
                <w:sz w:val="18"/>
                <w:szCs w:val="18"/>
              </w:rPr>
              <w:t>]</w:t>
            </w:r>
            <w:r w:rsidR="00BB50EC" w:rsidRPr="00D2491C">
              <w:rPr>
                <w:rFonts w:asciiTheme="minorHAnsi" w:hAnsiTheme="minorHAnsi"/>
                <w:sz w:val="18"/>
                <w:szCs w:val="18"/>
              </w:rPr>
              <w:t>, (cfm)</w:t>
            </w:r>
            <w:r w:rsidRPr="0055507E">
              <w:rPr>
                <w:rFonts w:asciiTheme="minorHAnsi" w:hAnsiTheme="minorHAnsi"/>
                <w:sz w:val="18"/>
                <w:szCs w:val="18"/>
              </w:rPr>
              <w:t>.  For single family Z = 0.01, for multifamily Z = 0.03</w:t>
            </w:r>
          </w:p>
        </w:tc>
      </w:tr>
    </w:tbl>
    <w:p w14:paraId="6BDC3A84" w14:textId="77777777" w:rsidR="00AE6F84" w:rsidRPr="004B6CDB" w:rsidRDefault="00AE6F84" w:rsidP="006D0E63">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AE6F84" w:rsidRPr="0055507E" w14:paraId="6BDC3A86" w14:textId="77777777" w:rsidTr="00AE6F84">
        <w:tc>
          <w:tcPr>
            <w:tcW w:w="11015" w:type="dxa"/>
            <w:gridSpan w:val="3"/>
            <w:vAlign w:val="center"/>
          </w:tcPr>
          <w:p w14:paraId="409BF7E6" w14:textId="461B9594" w:rsidR="004B6CDB" w:rsidRDefault="00AE6F84"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B6CDB">
              <w:rPr>
                <w:rFonts w:asciiTheme="minorHAnsi" w:hAnsiTheme="minorHAnsi"/>
                <w:b/>
                <w:szCs w:val="18"/>
              </w:rPr>
              <w:t>C. Intermittent Ventilation</w:t>
            </w:r>
          </w:p>
          <w:p w14:paraId="6BDC3A85" w14:textId="3A81F757" w:rsidR="00AE6F84" w:rsidRPr="0055507E" w:rsidRDefault="00AE6F84" w:rsidP="005E36C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  </w:t>
            </w:r>
          </w:p>
        </w:tc>
      </w:tr>
      <w:tr w:rsidR="00AE6F84" w:rsidRPr="0055507E" w14:paraId="6BDC3A8A" w14:textId="77777777" w:rsidTr="0004080A">
        <w:tc>
          <w:tcPr>
            <w:tcW w:w="590" w:type="dxa"/>
            <w:vAlign w:val="center"/>
          </w:tcPr>
          <w:p w14:paraId="6BDC3A87"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6BDC3A88"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6BDC3A89"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E6F84" w:rsidRPr="0055507E" w14:paraId="6BDC3A8E" w14:textId="77777777" w:rsidTr="0004080A">
        <w:tc>
          <w:tcPr>
            <w:tcW w:w="590" w:type="dxa"/>
            <w:vAlign w:val="center"/>
          </w:tcPr>
          <w:p w14:paraId="6BDC3A8B"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6BDC3A8C"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6BDC3A8D"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E6F84" w:rsidRPr="0055507E" w14:paraId="6BDC3A92" w14:textId="77777777" w:rsidTr="0004080A">
        <w:tc>
          <w:tcPr>
            <w:tcW w:w="590" w:type="dxa"/>
            <w:vAlign w:val="center"/>
          </w:tcPr>
          <w:p w14:paraId="6BDC3A8F"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vAlign w:val="center"/>
          </w:tcPr>
          <w:p w14:paraId="6BDC3A90" w14:textId="5DBC7941" w:rsidR="00AE6F84" w:rsidRPr="0055507E" w:rsidRDefault="00EA7EEF"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6BDC3A91" w14:textId="77777777" w:rsidR="00AE6F84" w:rsidRPr="0055507E" w:rsidRDefault="003429AA" w:rsidP="00EA7EE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sidR="00EA7EEF">
              <w:rPr>
                <w:rFonts w:ascii="Calibri" w:hAnsi="Calibri"/>
                <w:sz w:val="18"/>
                <w:szCs w:val="18"/>
              </w:rPr>
              <w:t>01 + C02</w:t>
            </w:r>
            <w:r w:rsidRPr="00FF45F6">
              <w:rPr>
                <w:rFonts w:ascii="Calibri" w:hAnsi="Calibri"/>
                <w:sz w:val="18"/>
                <w:szCs w:val="18"/>
              </w:rPr>
              <w:t>),</w:t>
            </w:r>
            <w:r w:rsidR="00EA7EEF">
              <w:rPr>
                <w:rFonts w:ascii="Calibri" w:hAnsi="Calibri"/>
                <w:sz w:val="18"/>
                <w:szCs w:val="18"/>
              </w:rPr>
              <w:t xml:space="preserve"> </w:t>
            </w:r>
            <w:r w:rsidRPr="00FF45F6">
              <w:rPr>
                <w:rFonts w:ascii="Calibri" w:hAnsi="Calibri"/>
                <w:sz w:val="18"/>
                <w:szCs w:val="18"/>
              </w:rPr>
              <w:t xml:space="preserve">if </w:t>
            </w:r>
            <w:r w:rsidR="00EA7EEF">
              <w:rPr>
                <w:rFonts w:ascii="Calibri" w:hAnsi="Calibri"/>
                <w:sz w:val="18"/>
                <w:szCs w:val="18"/>
              </w:rPr>
              <w:t xml:space="preserve">less than or </w:t>
            </w:r>
            <w:r w:rsidRPr="00FF45F6">
              <w:rPr>
                <w:rFonts w:ascii="Calibri" w:hAnsi="Calibri"/>
                <w:sz w:val="18"/>
                <w:szCs w:val="18"/>
              </w:rPr>
              <w:t>equal to</w:t>
            </w:r>
            <w:r w:rsidR="00EA7EEF">
              <w:rPr>
                <w:rFonts w:ascii="Calibri" w:hAnsi="Calibri"/>
                <w:sz w:val="18"/>
                <w:szCs w:val="18"/>
              </w:rPr>
              <w:t xml:space="preserve"> 24 Hours</w:t>
            </w:r>
            <w:r w:rsidRPr="00FF45F6">
              <w:rPr>
                <w:rFonts w:ascii="Calibri" w:hAnsi="Calibri"/>
                <w:sz w:val="18"/>
                <w:szCs w:val="18"/>
              </w:rPr>
              <w:t>, report “</w:t>
            </w:r>
            <w:r w:rsidR="00EA7EEF">
              <w:rPr>
                <w:rFonts w:ascii="Calibri" w:hAnsi="Calibri"/>
                <w:sz w:val="18"/>
                <w:szCs w:val="18"/>
              </w:rPr>
              <w:t xml:space="preserve">Fan Cycle Time Meets Requirement; </w:t>
            </w:r>
            <w:r w:rsidRPr="00FF45F6">
              <w:rPr>
                <w:rFonts w:ascii="Calibri" w:hAnsi="Calibri"/>
                <w:sz w:val="18"/>
                <w:szCs w:val="18"/>
              </w:rPr>
              <w:t>if</w:t>
            </w:r>
            <w:r w:rsidR="00EA7EEF">
              <w:rPr>
                <w:rFonts w:ascii="Calibri" w:hAnsi="Calibri"/>
                <w:sz w:val="18"/>
                <w:szCs w:val="18"/>
              </w:rPr>
              <w:t xml:space="preserve"> greater </w:t>
            </w:r>
            <w:r w:rsidRPr="00FF45F6">
              <w:rPr>
                <w:rFonts w:ascii="Calibri" w:hAnsi="Calibri"/>
                <w:sz w:val="18"/>
                <w:szCs w:val="18"/>
              </w:rPr>
              <w:t xml:space="preserve">than </w:t>
            </w:r>
            <w:r w:rsidR="00EA7EEF">
              <w:rPr>
                <w:rFonts w:ascii="Calibri" w:hAnsi="Calibri"/>
                <w:sz w:val="18"/>
                <w:szCs w:val="18"/>
              </w:rPr>
              <w:t xml:space="preserve">24 hours, </w:t>
            </w:r>
            <w:r w:rsidRPr="00FF45F6">
              <w:rPr>
                <w:rFonts w:ascii="Calibri" w:hAnsi="Calibri"/>
                <w:sz w:val="18"/>
                <w:szCs w:val="18"/>
              </w:rPr>
              <w:t>report “</w:t>
            </w:r>
            <w:r w:rsidR="00EA7EEF">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r w:rsidR="00EA7EEF" w:rsidRPr="00FF45F6">
              <w:rPr>
                <w:rFonts w:ascii="Calibri" w:hAnsi="Calibri"/>
                <w:sz w:val="18"/>
                <w:szCs w:val="18"/>
              </w:rPr>
              <w:t xml:space="preserve"> </w:t>
            </w:r>
          </w:p>
        </w:tc>
      </w:tr>
      <w:tr w:rsidR="00AE6F84" w:rsidRPr="0055507E" w14:paraId="6BDC3A96" w14:textId="77777777" w:rsidTr="0004080A">
        <w:tc>
          <w:tcPr>
            <w:tcW w:w="590" w:type="dxa"/>
            <w:vAlign w:val="center"/>
          </w:tcPr>
          <w:p w14:paraId="6BDC3A93"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vAlign w:val="center"/>
          </w:tcPr>
          <w:p w14:paraId="6BDC3A94" w14:textId="54A06C69"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4B6CDB">
              <w:rPr>
                <w:rFonts w:asciiTheme="minorHAnsi" w:hAnsiTheme="minorHAnsi"/>
                <w:sz w:val="18"/>
                <w:szCs w:val="18"/>
              </w:rPr>
              <w:t>F</w:t>
            </w:r>
            <w:r w:rsidRPr="0055507E">
              <w:rPr>
                <w:rFonts w:asciiTheme="minorHAnsi" w:hAnsiTheme="minorHAnsi"/>
                <w:sz w:val="18"/>
                <w:szCs w:val="18"/>
              </w:rPr>
              <w:t xml:space="preserve">ractional </w:t>
            </w:r>
            <w:r w:rsidR="004B6CDB">
              <w:rPr>
                <w:rFonts w:asciiTheme="minorHAnsi" w:hAnsiTheme="minorHAnsi"/>
                <w:sz w:val="18"/>
                <w:szCs w:val="18"/>
              </w:rPr>
              <w:t>O</w:t>
            </w:r>
            <w:r w:rsidRPr="0055507E">
              <w:rPr>
                <w:rFonts w:asciiTheme="minorHAnsi" w:hAnsiTheme="minorHAnsi"/>
                <w:sz w:val="18"/>
                <w:szCs w:val="18"/>
              </w:rPr>
              <w:t xml:space="preserve">n </w:t>
            </w:r>
            <w:r w:rsidR="004B6CDB">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6BDC3A95" w14:textId="77777777" w:rsidR="00AE6F84" w:rsidRPr="0055507E" w:rsidRDefault="00AE6F84" w:rsidP="00E261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2)&gt;&gt;</w:t>
            </w:r>
          </w:p>
        </w:tc>
      </w:tr>
      <w:tr w:rsidR="00AE6F84" w:rsidRPr="0055507E" w14:paraId="6BDC3A9A" w14:textId="77777777" w:rsidTr="0004080A">
        <w:tc>
          <w:tcPr>
            <w:tcW w:w="590" w:type="dxa"/>
            <w:vAlign w:val="center"/>
          </w:tcPr>
          <w:p w14:paraId="6BDC3A97"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vAlign w:val="center"/>
          </w:tcPr>
          <w:p w14:paraId="6BDC3A98" w14:textId="296BE9F6" w:rsidR="00AE6F84" w:rsidRPr="0055507E" w:rsidRDefault="007A71CE"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4B6CDB">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6BDC3A99" w14:textId="77777777" w:rsidR="00AE6F84" w:rsidRPr="0055507E" w:rsidRDefault="007A71CE" w:rsidP="007A71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AE6F84" w:rsidRPr="0055507E" w14:paraId="6BDC3A9E" w14:textId="77777777" w:rsidTr="0004080A">
        <w:tc>
          <w:tcPr>
            <w:tcW w:w="590" w:type="dxa"/>
            <w:vAlign w:val="center"/>
          </w:tcPr>
          <w:p w14:paraId="6BDC3A9B"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vAlign w:val="center"/>
          </w:tcPr>
          <w:p w14:paraId="6BDC3A9C" w14:textId="18957463"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6BDC3A9D" w14:textId="77777777" w:rsidR="00AE6F84" w:rsidRPr="0055507E" w:rsidRDefault="00AE6F84" w:rsidP="008273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w:t>
            </w:r>
            <w:r w:rsidR="00E2619A" w:rsidRPr="0055507E">
              <w:rPr>
                <w:rFonts w:asciiTheme="minorHAnsi" w:hAnsiTheme="minorHAnsi"/>
                <w:sz w:val="18"/>
                <w:szCs w:val="18"/>
              </w:rPr>
              <w:t>0</w:t>
            </w:r>
            <w:r w:rsidRPr="0055507E">
              <w:rPr>
                <w:rFonts w:asciiTheme="minorHAnsi" w:hAnsiTheme="minorHAnsi"/>
                <w:sz w:val="18"/>
                <w:szCs w:val="18"/>
              </w:rPr>
              <w:t>1 x (row C</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2) / row A</w:t>
            </w:r>
            <w:r w:rsidR="00E2619A" w:rsidRPr="0055507E">
              <w:rPr>
                <w:rFonts w:asciiTheme="minorHAnsi" w:hAnsiTheme="minorHAnsi"/>
                <w:sz w:val="18"/>
                <w:szCs w:val="18"/>
              </w:rPr>
              <w:t>0</w:t>
            </w:r>
            <w:r w:rsidR="008273C5">
              <w:rPr>
                <w:rFonts w:asciiTheme="minorHAnsi" w:hAnsiTheme="minorHAnsi"/>
                <w:sz w:val="18"/>
                <w:szCs w:val="18"/>
              </w:rPr>
              <w:t>4</w:t>
            </w:r>
            <w:r w:rsidRPr="0055507E">
              <w:rPr>
                <w:rFonts w:asciiTheme="minorHAnsi" w:hAnsiTheme="minorHAnsi"/>
                <w:sz w:val="18"/>
                <w:szCs w:val="18"/>
              </w:rPr>
              <w:t xml:space="preserve"> &gt;&gt;</w:t>
            </w:r>
          </w:p>
        </w:tc>
      </w:tr>
      <w:tr w:rsidR="00AE6F84" w:rsidRPr="0055507E" w14:paraId="6BDC3AA3" w14:textId="77777777" w:rsidTr="0004080A">
        <w:tc>
          <w:tcPr>
            <w:tcW w:w="590" w:type="dxa"/>
            <w:vAlign w:val="center"/>
          </w:tcPr>
          <w:p w14:paraId="6BDC3A9F"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vAlign w:val="center"/>
          </w:tcPr>
          <w:p w14:paraId="6BDC3AA0" w14:textId="389EC81E"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4B6CDB">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6BDC3AA1" w14:textId="6227C4B3" w:rsidR="00AE6F84" w:rsidRDefault="00AE6F84" w:rsidP="005131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 values in row C</w:t>
            </w:r>
            <w:r w:rsidR="00E2619A" w:rsidRPr="0055507E">
              <w:rPr>
                <w:rFonts w:asciiTheme="minorHAnsi" w:hAnsiTheme="minorHAnsi"/>
                <w:sz w:val="18"/>
                <w:szCs w:val="18"/>
              </w:rPr>
              <w:t>0</w:t>
            </w:r>
            <w:r w:rsidRPr="0055507E">
              <w:rPr>
                <w:rFonts w:asciiTheme="minorHAnsi" w:hAnsiTheme="minorHAnsi"/>
                <w:sz w:val="18"/>
                <w:szCs w:val="18"/>
              </w:rPr>
              <w:t>4 and row C</w:t>
            </w:r>
            <w:r w:rsidR="00E2619A" w:rsidRPr="0055507E">
              <w:rPr>
                <w:rFonts w:asciiTheme="minorHAnsi" w:hAnsiTheme="minorHAnsi"/>
                <w:sz w:val="18"/>
                <w:szCs w:val="18"/>
              </w:rPr>
              <w:t>0</w:t>
            </w:r>
            <w:r w:rsidRPr="0055507E">
              <w:rPr>
                <w:rFonts w:asciiTheme="minorHAnsi" w:hAnsiTheme="minorHAnsi"/>
                <w:sz w:val="18"/>
                <w:szCs w:val="18"/>
              </w:rPr>
              <w:t xml:space="preserve">6 to </w:t>
            </w:r>
            <w:r w:rsidR="005131B1">
              <w:rPr>
                <w:rFonts w:asciiTheme="minorHAnsi" w:hAnsiTheme="minorHAnsi"/>
                <w:sz w:val="18"/>
                <w:szCs w:val="18"/>
              </w:rPr>
              <w:t>lookup</w:t>
            </w:r>
            <w:r w:rsidRPr="0055507E">
              <w:rPr>
                <w:rFonts w:asciiTheme="minorHAnsi" w:hAnsiTheme="minorHAnsi"/>
                <w:sz w:val="18"/>
                <w:szCs w:val="18"/>
              </w:rPr>
              <w:t xml:space="preserve"> value from</w:t>
            </w:r>
            <w:r w:rsidR="005131B1">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r w:rsidR="00E30FE1">
              <w:rPr>
                <w:rFonts w:asciiTheme="minorHAnsi" w:hAnsiTheme="minorHAnsi"/>
                <w:sz w:val="18"/>
                <w:szCs w:val="18"/>
              </w:rPr>
              <w:t xml:space="preserve">; interpolated value must be greater than zero if not, report “Fan Cycle on/off time must be adjusted – </w:t>
            </w:r>
            <w:r w:rsidR="00E30FE1">
              <w:rPr>
                <w:rFonts w:asciiTheme="minorHAnsi" w:hAnsiTheme="minorHAnsi"/>
                <w:b/>
                <w:sz w:val="18"/>
                <w:szCs w:val="18"/>
              </w:rPr>
              <w:t>Do Not Proceed”</w:t>
            </w:r>
            <w:r w:rsidRPr="0055507E">
              <w:rPr>
                <w:rFonts w:asciiTheme="minorHAnsi" w:hAnsiTheme="minorHAnsi"/>
                <w:sz w:val="18"/>
                <w:szCs w:val="18"/>
              </w:rPr>
              <w:t>&gt;&gt;</w:t>
            </w:r>
          </w:p>
          <w:p w14:paraId="6BDC3AA2" w14:textId="77777777" w:rsidR="00680C44" w:rsidRPr="0055507E" w:rsidRDefault="00680C44" w:rsidP="005131B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AE6F84" w:rsidRPr="0055507E" w14:paraId="6BDC3AA7" w14:textId="77777777" w:rsidTr="0004080A">
        <w:tc>
          <w:tcPr>
            <w:tcW w:w="590" w:type="dxa"/>
            <w:vAlign w:val="center"/>
          </w:tcPr>
          <w:p w14:paraId="6BDC3AA4"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vAlign w:val="center"/>
          </w:tcPr>
          <w:p w14:paraId="6BDC3AA5" w14:textId="3E6FEBAF"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4B6CDB">
              <w:rPr>
                <w:rFonts w:asciiTheme="minorHAnsi" w:hAnsiTheme="minorHAnsi"/>
                <w:sz w:val="18"/>
                <w:szCs w:val="18"/>
              </w:rPr>
              <w:t>V</w:t>
            </w:r>
            <w:r w:rsidRPr="0055507E">
              <w:rPr>
                <w:rFonts w:asciiTheme="minorHAnsi" w:hAnsiTheme="minorHAnsi"/>
                <w:sz w:val="18"/>
                <w:szCs w:val="18"/>
              </w:rPr>
              <w:t xml:space="preserve">entilation </w:t>
            </w:r>
            <w:r w:rsidR="004B6CDB">
              <w:rPr>
                <w:rFonts w:asciiTheme="minorHAnsi" w:hAnsiTheme="minorHAnsi"/>
                <w:sz w:val="18"/>
                <w:szCs w:val="18"/>
              </w:rPr>
              <w:t>R</w:t>
            </w:r>
            <w:r w:rsidRPr="0055507E">
              <w:rPr>
                <w:rFonts w:asciiTheme="minorHAnsi" w:hAnsiTheme="minorHAnsi"/>
                <w:sz w:val="18"/>
                <w:szCs w:val="18"/>
              </w:rPr>
              <w:t>ate</w:t>
            </w:r>
          </w:p>
        </w:tc>
        <w:tc>
          <w:tcPr>
            <w:tcW w:w="5687" w:type="dxa"/>
          </w:tcPr>
          <w:p w14:paraId="6BDC3AA6" w14:textId="77777777" w:rsidR="00AE6F84" w:rsidRPr="0055507E" w:rsidRDefault="00AE6F84" w:rsidP="00E2619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equation 4.8: row B</w:t>
            </w:r>
            <w:r w:rsidR="00E2619A" w:rsidRPr="0055507E">
              <w:rPr>
                <w:rFonts w:asciiTheme="minorHAnsi" w:hAnsiTheme="minorHAnsi"/>
                <w:sz w:val="18"/>
                <w:szCs w:val="18"/>
              </w:rPr>
              <w:t>0</w:t>
            </w:r>
            <w:r w:rsidRPr="0055507E">
              <w:rPr>
                <w:rFonts w:asciiTheme="minorHAnsi" w:hAnsiTheme="minorHAnsi"/>
                <w:sz w:val="18"/>
                <w:szCs w:val="18"/>
              </w:rPr>
              <w:t>1 / (row C</w:t>
            </w:r>
            <w:r w:rsidR="00E2619A" w:rsidRPr="0055507E">
              <w:rPr>
                <w:rFonts w:asciiTheme="minorHAnsi" w:hAnsiTheme="minorHAnsi"/>
                <w:sz w:val="18"/>
                <w:szCs w:val="18"/>
              </w:rPr>
              <w:t>0</w:t>
            </w:r>
            <w:r w:rsidRPr="0055507E">
              <w:rPr>
                <w:rFonts w:asciiTheme="minorHAnsi" w:hAnsiTheme="minorHAnsi"/>
                <w:sz w:val="18"/>
                <w:szCs w:val="18"/>
              </w:rPr>
              <w:t>4 x row C</w:t>
            </w:r>
            <w:r w:rsidR="00E2619A" w:rsidRPr="0055507E">
              <w:rPr>
                <w:rFonts w:asciiTheme="minorHAnsi" w:hAnsiTheme="minorHAnsi"/>
                <w:sz w:val="18"/>
                <w:szCs w:val="18"/>
              </w:rPr>
              <w:t>0</w:t>
            </w:r>
            <w:r w:rsidRPr="0055507E">
              <w:rPr>
                <w:rFonts w:asciiTheme="minorHAnsi" w:hAnsiTheme="minorHAnsi"/>
                <w:sz w:val="18"/>
                <w:szCs w:val="18"/>
              </w:rPr>
              <w:t xml:space="preserve">7), (cfm)&gt;&gt; </w:t>
            </w:r>
          </w:p>
        </w:tc>
      </w:tr>
      <w:tr w:rsidR="00AE6F84" w:rsidRPr="0055507E" w14:paraId="6BDC3AAB" w14:textId="77777777" w:rsidTr="0004080A">
        <w:tc>
          <w:tcPr>
            <w:tcW w:w="590" w:type="dxa"/>
            <w:vAlign w:val="center"/>
          </w:tcPr>
          <w:p w14:paraId="6BDC3AA8"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vAlign w:val="center"/>
          </w:tcPr>
          <w:p w14:paraId="6BDC3AA9" w14:textId="66B168AC" w:rsidR="00AE6F84" w:rsidRPr="0055507E" w:rsidRDefault="00AE6F84"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4B6CDB">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6BDC3AAA" w14:textId="77777777" w:rsidR="00AE6F84" w:rsidRPr="0055507E" w:rsidRDefault="00AE6F84"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B3781D" w:rsidRPr="0055507E" w14:paraId="6BDC3AB3" w14:textId="77777777" w:rsidTr="0004080A">
        <w:tc>
          <w:tcPr>
            <w:tcW w:w="590" w:type="dxa"/>
            <w:vAlign w:val="center"/>
          </w:tcPr>
          <w:p w14:paraId="6BDC3AAC" w14:textId="77777777" w:rsidR="00B3781D" w:rsidRPr="0055507E" w:rsidRDefault="00B3781D"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vAlign w:val="center"/>
          </w:tcPr>
          <w:p w14:paraId="6BDC3AAD" w14:textId="77777777"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w:t>
            </w:r>
            <w:r w:rsidR="00E338C2">
              <w:rPr>
                <w:rFonts w:ascii="Calibri" w:hAnsi="Calibri"/>
                <w:sz w:val="18"/>
                <w:szCs w:val="18"/>
              </w:rPr>
              <w:t>8</w:t>
            </w:r>
            <w:r w:rsidRPr="0055507E">
              <w:rPr>
                <w:rFonts w:ascii="Calibri" w:hAnsi="Calibri"/>
                <w:sz w:val="18"/>
                <w:szCs w:val="18"/>
              </w:rPr>
              <w:t>&gt;&gt;</w:t>
            </w:r>
          </w:p>
          <w:p w14:paraId="6BDC3AAE" w14:textId="3F096EFE"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6BDC3AAF" w14:textId="77777777" w:rsidR="00B3781D" w:rsidRPr="0055507E" w:rsidRDefault="00B3781D" w:rsidP="00B3781D">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6BDC3AB0" w14:textId="77777777" w:rsidR="00B3781D" w:rsidRPr="0055507E" w:rsidRDefault="00E03C9E" w:rsidP="00B3781D">
            <w:pPr>
              <w:keepNext/>
              <w:rPr>
                <w:rFonts w:ascii="Calibri" w:hAnsi="Calibri"/>
                <w:sz w:val="18"/>
                <w:szCs w:val="18"/>
              </w:rPr>
            </w:pPr>
            <w:r w:rsidRPr="00E03C9E">
              <w:rPr>
                <w:rFonts w:asciiTheme="minorHAnsi" w:hAnsiTheme="minorHAnsi" w:cs="Arial"/>
                <w:color w:val="002060"/>
                <w:sz w:val="18"/>
                <w:szCs w:val="18"/>
              </w:rPr>
              <w:t xml:space="preserve">Actual Fan Efficacy </w:t>
            </w:r>
            <w:r w:rsidR="00B3781D" w:rsidRPr="0055507E">
              <w:rPr>
                <w:rFonts w:asciiTheme="minorHAnsi" w:hAnsiTheme="minorHAnsi"/>
                <w:sz w:val="18"/>
                <w:szCs w:val="18"/>
              </w:rPr>
              <w:t>Watts/CFM value</w:t>
            </w:r>
            <w:r>
              <w:rPr>
                <w:rFonts w:asciiTheme="minorHAnsi" w:hAnsiTheme="minorHAnsi"/>
                <w:sz w:val="18"/>
                <w:szCs w:val="18"/>
              </w:rPr>
              <w:t xml:space="preserve"> from the </w:t>
            </w:r>
            <w:r w:rsidR="00B3781D" w:rsidRPr="0055507E">
              <w:rPr>
                <w:rFonts w:asciiTheme="minorHAnsi" w:hAnsiTheme="minorHAnsi"/>
                <w:sz w:val="18"/>
                <w:szCs w:val="18"/>
              </w:rPr>
              <w:t>MCH-22</w:t>
            </w:r>
          </w:p>
          <w:p w14:paraId="6BDC3AB1" w14:textId="77777777" w:rsidR="00B3781D" w:rsidRPr="0055507E" w:rsidRDefault="00B3781D" w:rsidP="00B3781D">
            <w:pPr>
              <w:keepNext/>
              <w:rPr>
                <w:rFonts w:ascii="Calibri" w:hAnsi="Calibri"/>
                <w:sz w:val="18"/>
                <w:szCs w:val="18"/>
              </w:rPr>
            </w:pPr>
            <w:r w:rsidRPr="0055507E">
              <w:rPr>
                <w:rFonts w:ascii="Calibri" w:hAnsi="Calibri"/>
                <w:sz w:val="18"/>
                <w:szCs w:val="18"/>
              </w:rPr>
              <w:t>elseif no registered no MCH-22 is found, then display text:</w:t>
            </w:r>
          </w:p>
          <w:p w14:paraId="6BDC3AB2" w14:textId="77777777" w:rsidR="00B3781D" w:rsidRPr="0055507E" w:rsidRDefault="00E03C9E" w:rsidP="00E03C9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00B3781D"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00B3781D" w:rsidRPr="0055507E">
              <w:rPr>
                <w:rFonts w:asciiTheme="minorHAnsi" w:hAnsiTheme="minorHAnsi"/>
                <w:sz w:val="18"/>
                <w:szCs w:val="18"/>
              </w:rPr>
              <w:t>&gt;&gt;</w:t>
            </w:r>
          </w:p>
        </w:tc>
      </w:tr>
      <w:tr w:rsidR="00B3781D" w:rsidRPr="0055507E" w14:paraId="6BDC3ABB" w14:textId="77777777" w:rsidTr="0004080A">
        <w:tc>
          <w:tcPr>
            <w:tcW w:w="590" w:type="dxa"/>
            <w:vAlign w:val="center"/>
          </w:tcPr>
          <w:p w14:paraId="6BDC3AB4" w14:textId="77777777" w:rsidR="00B3781D" w:rsidRPr="0055507E" w:rsidRDefault="00B3781D" w:rsidP="00AE6F8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vAlign w:val="center"/>
          </w:tcPr>
          <w:p w14:paraId="6BDC3AB5" w14:textId="77777777"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w:t>
            </w:r>
            <w:r w:rsidR="00E03C9E">
              <w:rPr>
                <w:rFonts w:ascii="Calibri" w:hAnsi="Calibri"/>
                <w:sz w:val="18"/>
                <w:szCs w:val="18"/>
              </w:rPr>
              <w:t>8</w:t>
            </w:r>
            <w:r w:rsidRPr="0055507E">
              <w:rPr>
                <w:rFonts w:ascii="Calibri" w:hAnsi="Calibri"/>
                <w:sz w:val="18"/>
                <w:szCs w:val="18"/>
              </w:rPr>
              <w:t>&gt;&gt;</w:t>
            </w:r>
          </w:p>
          <w:p w14:paraId="6BDC3AB6" w14:textId="67F3DE50" w:rsidR="00B3781D" w:rsidRPr="0055507E" w:rsidRDefault="00B3781D" w:rsidP="004B6CD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6BDC3AB7" w14:textId="77777777" w:rsidR="00CF0832" w:rsidRDefault="00B3781D">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w:t>
            </w:r>
            <w:r w:rsidR="00456D45" w:rsidRPr="0055507E">
              <w:rPr>
                <w:rFonts w:asciiTheme="minorHAnsi" w:hAnsiTheme="minorHAnsi"/>
                <w:sz w:val="18"/>
                <w:szCs w:val="18"/>
              </w:rPr>
              <w:t xml:space="preserve">if  row </w:t>
            </w:r>
            <w:r w:rsidR="00E03C9E">
              <w:rPr>
                <w:rFonts w:asciiTheme="minorHAnsi" w:hAnsiTheme="minorHAnsi"/>
                <w:sz w:val="18"/>
                <w:szCs w:val="18"/>
              </w:rPr>
              <w:t>C10</w:t>
            </w:r>
            <w:r w:rsidR="00456D45" w:rsidRPr="0055507E">
              <w:rPr>
                <w:rFonts w:asciiTheme="minorHAnsi" w:hAnsiTheme="minorHAnsi"/>
                <w:sz w:val="18"/>
                <w:szCs w:val="18"/>
              </w:rPr>
              <w:t xml:space="preserve"> </w:t>
            </w:r>
            <w:r w:rsidR="00EC270A">
              <w:rPr>
                <w:rFonts w:asciiTheme="minorHAnsi" w:hAnsiTheme="minorHAnsi"/>
                <w:sz w:val="18"/>
                <w:szCs w:val="18"/>
              </w:rPr>
              <w:t xml:space="preserve">is </w:t>
            </w:r>
            <w:r w:rsidR="00456D45" w:rsidRPr="0055507E">
              <w:rPr>
                <w:rFonts w:asciiTheme="minorHAnsi" w:hAnsiTheme="minorHAnsi"/>
                <w:sz w:val="18"/>
                <w:szCs w:val="18"/>
              </w:rPr>
              <w:t>less than or equal to 0.58</w:t>
            </w:r>
            <w:r w:rsidR="00E03C9E">
              <w:rPr>
                <w:rFonts w:asciiTheme="minorHAnsi" w:hAnsiTheme="minorHAnsi"/>
                <w:sz w:val="18"/>
                <w:szCs w:val="18"/>
              </w:rPr>
              <w:t xml:space="preserve"> </w:t>
            </w:r>
            <w:r w:rsidR="00456D45" w:rsidRPr="0055507E">
              <w:rPr>
                <w:rFonts w:asciiTheme="minorHAnsi" w:hAnsiTheme="minorHAnsi"/>
                <w:sz w:val="18"/>
                <w:szCs w:val="18"/>
              </w:rPr>
              <w:t>watts</w:t>
            </w:r>
            <w:r w:rsidR="00E03C9E">
              <w:rPr>
                <w:rFonts w:asciiTheme="minorHAnsi" w:hAnsiTheme="minorHAnsi"/>
                <w:sz w:val="18"/>
                <w:szCs w:val="18"/>
              </w:rPr>
              <w:t>/</w:t>
            </w:r>
            <w:r w:rsidR="00456D45" w:rsidRPr="0055507E">
              <w:rPr>
                <w:rFonts w:asciiTheme="minorHAnsi" w:hAnsiTheme="minorHAnsi"/>
                <w:sz w:val="18"/>
                <w:szCs w:val="18"/>
              </w:rPr>
              <w:t>CFM, then display text:</w:t>
            </w:r>
          </w:p>
          <w:p w14:paraId="6BDC3AB8" w14:textId="77777777" w:rsidR="00B3781D" w:rsidRPr="0055507E" w:rsidRDefault="00456D45" w:rsidP="00456D45">
            <w:pPr>
              <w:keepNext/>
              <w:rPr>
                <w:rFonts w:ascii="Calibri" w:hAnsi="Calibri"/>
                <w:sz w:val="18"/>
                <w:szCs w:val="18"/>
              </w:rPr>
            </w:pPr>
            <w:r w:rsidRPr="0055507E">
              <w:rPr>
                <w:rFonts w:asciiTheme="minorHAnsi" w:hAnsiTheme="minorHAnsi"/>
                <w:sz w:val="18"/>
                <w:szCs w:val="18"/>
              </w:rPr>
              <w:t>Pass</w:t>
            </w:r>
          </w:p>
          <w:p w14:paraId="6BDC3AB9" w14:textId="77777777" w:rsidR="00B3781D" w:rsidRPr="0055507E" w:rsidRDefault="00B3781D" w:rsidP="00B3781D">
            <w:pPr>
              <w:keepNext/>
              <w:rPr>
                <w:rFonts w:asciiTheme="minorHAnsi" w:hAnsiTheme="minorHAnsi"/>
                <w:sz w:val="18"/>
                <w:szCs w:val="18"/>
              </w:rPr>
            </w:pPr>
            <w:r w:rsidRPr="0055507E">
              <w:rPr>
                <w:rFonts w:ascii="Calibri" w:hAnsi="Calibri"/>
                <w:sz w:val="18"/>
                <w:szCs w:val="18"/>
              </w:rPr>
              <w:t>elseif</w:t>
            </w:r>
            <w:r w:rsidR="00456D45" w:rsidRPr="0055507E">
              <w:rPr>
                <w:rFonts w:asciiTheme="minorHAnsi" w:hAnsiTheme="minorHAnsi"/>
                <w:sz w:val="18"/>
                <w:szCs w:val="18"/>
              </w:rPr>
              <w:t xml:space="preserve"> row </w:t>
            </w:r>
            <w:r w:rsidR="00EC270A">
              <w:rPr>
                <w:rFonts w:asciiTheme="minorHAnsi" w:hAnsiTheme="minorHAnsi"/>
                <w:sz w:val="18"/>
                <w:szCs w:val="18"/>
              </w:rPr>
              <w:t>C10</w:t>
            </w:r>
            <w:r w:rsidR="00456D45" w:rsidRPr="0055507E">
              <w:rPr>
                <w:rFonts w:asciiTheme="minorHAnsi" w:hAnsiTheme="minorHAnsi"/>
                <w:sz w:val="18"/>
                <w:szCs w:val="18"/>
              </w:rPr>
              <w:t xml:space="preserve"> </w:t>
            </w:r>
            <w:r w:rsidRPr="0055507E">
              <w:rPr>
                <w:rFonts w:asciiTheme="minorHAnsi" w:hAnsiTheme="minorHAnsi"/>
                <w:sz w:val="18"/>
                <w:szCs w:val="18"/>
              </w:rPr>
              <w:t>is greater than 0.58/watts CFM, then display text:</w:t>
            </w:r>
          </w:p>
          <w:p w14:paraId="6BDC3ABA" w14:textId="77777777" w:rsidR="00B3781D" w:rsidRPr="0055507E" w:rsidRDefault="00B3781D" w:rsidP="00B3781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6BDC3ABC" w14:textId="77777777" w:rsidR="00AE6F84" w:rsidRPr="004B6CDB" w:rsidRDefault="00AE6F84"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4A68C1" w:rsidRPr="004B6CDB" w14:paraId="6BDC3ABE" w14:textId="77777777" w:rsidTr="00BF6AAF">
        <w:tc>
          <w:tcPr>
            <w:tcW w:w="11016" w:type="dxa"/>
            <w:gridSpan w:val="2"/>
          </w:tcPr>
          <w:p w14:paraId="6BDC3ABD" w14:textId="77777777" w:rsidR="004A68C1" w:rsidRPr="004B6CDB" w:rsidRDefault="004A68C1" w:rsidP="00BF6AAF">
            <w:pPr>
              <w:keepNext/>
              <w:rPr>
                <w:rFonts w:asciiTheme="minorHAnsi" w:hAnsiTheme="minorHAnsi"/>
                <w:szCs w:val="18"/>
              </w:rPr>
            </w:pPr>
            <w:r w:rsidRPr="004B6CDB">
              <w:rPr>
                <w:rFonts w:asciiTheme="minorHAnsi" w:hAnsiTheme="minorHAnsi"/>
                <w:b/>
                <w:szCs w:val="18"/>
              </w:rPr>
              <w:t>D. Compliance Statement</w:t>
            </w:r>
            <w:r w:rsidRPr="004B6CDB">
              <w:rPr>
                <w:rFonts w:asciiTheme="minorHAnsi" w:hAnsiTheme="minorHAnsi"/>
                <w:szCs w:val="18"/>
              </w:rPr>
              <w:t xml:space="preserve"> </w:t>
            </w:r>
          </w:p>
        </w:tc>
      </w:tr>
      <w:tr w:rsidR="004A68C1" w:rsidRPr="0055507E" w14:paraId="6BDC3AC7" w14:textId="77777777" w:rsidTr="00BF6AAF">
        <w:tc>
          <w:tcPr>
            <w:tcW w:w="590" w:type="dxa"/>
            <w:vAlign w:val="center"/>
          </w:tcPr>
          <w:p w14:paraId="6BDC3ABF" w14:textId="77777777" w:rsidR="004A68C1" w:rsidRPr="0055507E" w:rsidRDefault="004A68C1" w:rsidP="00BF6AAF">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6BDC3AC0" w14:textId="1888768B" w:rsidR="004A68C1" w:rsidRDefault="004A68C1" w:rsidP="00BF6AAF">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6BDC3AC1" w14:textId="77777777" w:rsidR="004A68C1" w:rsidRDefault="004A68C1" w:rsidP="00BF6AAF">
            <w:pPr>
              <w:rPr>
                <w:rFonts w:asciiTheme="minorHAnsi" w:hAnsiTheme="minorHAnsi"/>
                <w:sz w:val="18"/>
                <w:szCs w:val="18"/>
              </w:rPr>
            </w:pPr>
          </w:p>
          <w:p w14:paraId="6BDC3AC2" w14:textId="77777777" w:rsidR="004A68C1" w:rsidRDefault="004A68C1" w:rsidP="00BF6AAF">
            <w:pPr>
              <w:rPr>
                <w:rFonts w:asciiTheme="minorHAnsi" w:hAnsiTheme="minorHAnsi"/>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6BDC3AC3" w14:textId="77777777" w:rsidR="004A68C1" w:rsidRDefault="004A68C1" w:rsidP="00BF6AAF">
            <w:pPr>
              <w:rPr>
                <w:rFonts w:asciiTheme="minorHAnsi" w:hAnsiTheme="minorHAnsi"/>
                <w:sz w:val="18"/>
                <w:szCs w:val="18"/>
              </w:rPr>
            </w:pPr>
          </w:p>
          <w:p w14:paraId="6BDC3AC4" w14:textId="77777777" w:rsidR="004A68C1" w:rsidRDefault="004A68C1" w:rsidP="00BF6AAF">
            <w:pPr>
              <w:rPr>
                <w:rFonts w:asciiTheme="minorHAnsi" w:hAnsiTheme="minorHAnsi"/>
                <w:sz w:val="18"/>
                <w:szCs w:val="18"/>
              </w:rPr>
            </w:pPr>
            <w:r>
              <w:rPr>
                <w:rFonts w:asciiTheme="minorHAnsi" w:hAnsiTheme="minorHAnsi"/>
                <w:sz w:val="18"/>
                <w:szCs w:val="18"/>
              </w:rPr>
              <w:t xml:space="preserve"> 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6BDC3AC5" w14:textId="77777777" w:rsidR="004A68C1" w:rsidRDefault="004A68C1" w:rsidP="00BF6AAF">
            <w:pPr>
              <w:rPr>
                <w:rFonts w:asciiTheme="minorHAnsi" w:hAnsiTheme="minorHAnsi"/>
                <w:sz w:val="18"/>
                <w:szCs w:val="18"/>
              </w:rPr>
            </w:pPr>
          </w:p>
          <w:p w14:paraId="6BDC3AC6" w14:textId="77777777" w:rsidR="004A68C1" w:rsidRPr="0055507E" w:rsidRDefault="004A68C1" w:rsidP="00BF6AAF">
            <w:pPr>
              <w:rPr>
                <w:rFonts w:asciiTheme="minorHAnsi" w:hAnsiTheme="minorHAnsi"/>
                <w:b/>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sidR="001D6E10">
              <w:rPr>
                <w:rFonts w:asciiTheme="minorHAnsi" w:hAnsiTheme="minorHAnsi"/>
                <w:sz w:val="18"/>
                <w:szCs w:val="18"/>
              </w:rPr>
              <w:t>&gt;&gt;</w:t>
            </w:r>
            <w:r>
              <w:rPr>
                <w:rFonts w:asciiTheme="minorHAnsi" w:hAnsiTheme="minorHAnsi"/>
                <w:sz w:val="18"/>
                <w:szCs w:val="18"/>
              </w:rPr>
              <w:t xml:space="preserve"> </w:t>
            </w:r>
          </w:p>
        </w:tc>
      </w:tr>
    </w:tbl>
    <w:p w14:paraId="6BDC3AC8" w14:textId="77777777" w:rsidR="004A68C1" w:rsidRDefault="004A68C1" w:rsidP="006D0E63">
      <w:pPr>
        <w:rPr>
          <w:rFonts w:asciiTheme="minorHAnsi" w:hAnsiTheme="minorHAnsi"/>
          <w:sz w:val="18"/>
          <w:szCs w:val="18"/>
        </w:rPr>
      </w:pPr>
    </w:p>
    <w:p w14:paraId="6BDC3AC9" w14:textId="77777777" w:rsidR="004A68C1" w:rsidRPr="0055507E" w:rsidRDefault="004A68C1" w:rsidP="006D0E63">
      <w:pPr>
        <w:rPr>
          <w:rFonts w:asciiTheme="minorHAnsi" w:hAnsiTheme="minorHAnsi"/>
          <w:sz w:val="18"/>
          <w:szCs w:val="18"/>
        </w:rPr>
      </w:pPr>
    </w:p>
    <w:p w14:paraId="6BDC3ACA" w14:textId="77777777" w:rsidR="00497027" w:rsidRDefault="00497027">
      <w:pPr>
        <w:rPr>
          <w:rFonts w:asciiTheme="minorHAnsi" w:hAnsiTheme="minorHAnsi"/>
          <w:sz w:val="18"/>
          <w:szCs w:val="18"/>
        </w:rPr>
      </w:pPr>
    </w:p>
    <w:p w14:paraId="6BDC3ACB" w14:textId="77777777" w:rsidR="00497027" w:rsidRDefault="00497027">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97027" w14:paraId="6BDC3ACD" w14:textId="77777777" w:rsidTr="00497027">
        <w:tc>
          <w:tcPr>
            <w:tcW w:w="11016" w:type="dxa"/>
            <w:gridSpan w:val="11"/>
            <w:tcBorders>
              <w:top w:val="single" w:sz="4" w:space="0" w:color="000000"/>
              <w:left w:val="single" w:sz="4" w:space="0" w:color="000000"/>
              <w:bottom w:val="single" w:sz="4" w:space="0" w:color="000000"/>
              <w:right w:val="single" w:sz="4" w:space="0" w:color="000000"/>
            </w:tcBorders>
            <w:hideMark/>
          </w:tcPr>
          <w:p w14:paraId="6BDC3ACC" w14:textId="79C54B93" w:rsidR="00497027" w:rsidRDefault="00497027" w:rsidP="004B6CDB">
            <w:pPr>
              <w:keepNext/>
              <w:rPr>
                <w:rFonts w:asciiTheme="minorHAnsi" w:hAnsiTheme="minorHAnsi"/>
                <w:sz w:val="18"/>
                <w:szCs w:val="18"/>
              </w:rPr>
            </w:pPr>
            <w:r w:rsidRPr="004B6CDB">
              <w:rPr>
                <w:rFonts w:asciiTheme="minorHAnsi" w:hAnsiTheme="minorHAnsi"/>
                <w:b/>
                <w:szCs w:val="18"/>
              </w:rPr>
              <w:lastRenderedPageBreak/>
              <w:t xml:space="preserve">E. Local Mechanical Exhaust System – Fan </w:t>
            </w:r>
            <w:r w:rsidR="004B6CDB">
              <w:rPr>
                <w:rFonts w:asciiTheme="minorHAnsi" w:hAnsiTheme="minorHAnsi"/>
                <w:b/>
                <w:szCs w:val="18"/>
              </w:rPr>
              <w:t>S</w:t>
            </w:r>
            <w:r w:rsidRPr="004B6CDB">
              <w:rPr>
                <w:rFonts w:asciiTheme="minorHAnsi" w:hAnsiTheme="minorHAnsi"/>
                <w:b/>
                <w:szCs w:val="18"/>
              </w:rPr>
              <w:t xml:space="preserve">election and </w:t>
            </w:r>
            <w:r w:rsidR="004B6CDB">
              <w:rPr>
                <w:rFonts w:asciiTheme="minorHAnsi" w:hAnsiTheme="minorHAnsi"/>
                <w:b/>
                <w:szCs w:val="18"/>
              </w:rPr>
              <w:t>D</w:t>
            </w:r>
            <w:r w:rsidRPr="004B6CDB">
              <w:rPr>
                <w:rFonts w:asciiTheme="minorHAnsi" w:hAnsiTheme="minorHAnsi"/>
                <w:b/>
                <w:szCs w:val="18"/>
              </w:rPr>
              <w:t xml:space="preserve">uct </w:t>
            </w:r>
            <w:r w:rsidR="004B6CDB">
              <w:rPr>
                <w:rFonts w:asciiTheme="minorHAnsi" w:hAnsiTheme="minorHAnsi"/>
                <w:b/>
                <w:szCs w:val="18"/>
              </w:rPr>
              <w:t>D</w:t>
            </w:r>
            <w:r w:rsidRPr="004B6CDB">
              <w:rPr>
                <w:rFonts w:asciiTheme="minorHAnsi" w:hAnsiTheme="minorHAnsi"/>
                <w:b/>
                <w:szCs w:val="18"/>
              </w:rPr>
              <w:t xml:space="preserve">esign </w:t>
            </w:r>
            <w:r w:rsidR="004B6CDB">
              <w:rPr>
                <w:rFonts w:asciiTheme="minorHAnsi" w:hAnsiTheme="minorHAnsi"/>
                <w:b/>
                <w:szCs w:val="18"/>
              </w:rPr>
              <w:t>C</w:t>
            </w:r>
            <w:r w:rsidRPr="004B6CDB">
              <w:rPr>
                <w:rFonts w:asciiTheme="minorHAnsi" w:hAnsiTheme="minorHAnsi"/>
                <w:b/>
                <w:szCs w:val="18"/>
              </w:rPr>
              <w:t xml:space="preserve">riteria for </w:t>
            </w:r>
            <w:r w:rsidR="004B6CDB">
              <w:rPr>
                <w:rFonts w:asciiTheme="minorHAnsi" w:hAnsiTheme="minorHAnsi"/>
                <w:b/>
                <w:szCs w:val="18"/>
              </w:rPr>
              <w:t>C</w:t>
            </w:r>
            <w:r w:rsidRPr="004B6CDB">
              <w:rPr>
                <w:rFonts w:asciiTheme="minorHAnsi" w:hAnsiTheme="minorHAnsi"/>
                <w:b/>
                <w:szCs w:val="18"/>
              </w:rPr>
              <w:t>ompliance</w:t>
            </w:r>
          </w:p>
        </w:tc>
      </w:tr>
      <w:tr w:rsidR="00497027" w14:paraId="6BDC3AD1" w14:textId="77777777" w:rsidTr="00497027">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CE" w14:textId="77777777" w:rsidR="00497027" w:rsidRDefault="00497027" w:rsidP="00497027">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6BDC3ACF" w14:textId="2BFB58D6" w:rsidR="00497027" w:rsidRDefault="00497027" w:rsidP="00497027">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04080A">
              <w:rPr>
                <w:rFonts w:asciiTheme="minorHAnsi" w:hAnsiTheme="minorHAnsi"/>
                <w:i/>
                <w:sz w:val="18"/>
                <w:szCs w:val="18"/>
              </w:rPr>
              <w:t>;</w:t>
            </w:r>
            <w:r>
              <w:rPr>
                <w:rFonts w:asciiTheme="minorHAnsi" w:hAnsiTheme="minorHAnsi"/>
                <w:i/>
                <w:sz w:val="18"/>
                <w:szCs w:val="18"/>
              </w:rPr>
              <w:t xml:space="preserve"> OR</w:t>
            </w:r>
          </w:p>
          <w:p w14:paraId="6BDC3AD0" w14:textId="77777777" w:rsidR="00497027" w:rsidRDefault="00497027" w:rsidP="00497027">
            <w:pPr>
              <w:pStyle w:val="ListParagraph"/>
              <w:keepNext/>
              <w:numPr>
                <w:ilvl w:val="0"/>
                <w:numId w:val="17"/>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497027" w14:paraId="6BDC3AD4" w14:textId="77777777" w:rsidTr="00497027">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D2" w14:textId="77777777" w:rsidR="00497027" w:rsidRDefault="00497027" w:rsidP="00497027">
            <w:pPr>
              <w:keepNext/>
              <w:suppressAutoHyphens/>
              <w:rPr>
                <w:rFonts w:asciiTheme="minorHAnsi" w:hAnsiTheme="minorHAnsi"/>
                <w:b/>
                <w:sz w:val="18"/>
                <w:szCs w:val="18"/>
              </w:rPr>
            </w:pPr>
            <w:r>
              <w:rPr>
                <w:rFonts w:asciiTheme="minorHAnsi" w:hAnsiTheme="minorHAnsi"/>
                <w:b/>
                <w:sz w:val="18"/>
                <w:szCs w:val="18"/>
              </w:rPr>
              <w:t xml:space="preserve">Table 5.1 </w:t>
            </w:r>
          </w:p>
          <w:p w14:paraId="6BDC3AD3" w14:textId="77777777" w:rsidR="00497027" w:rsidRDefault="00497027" w:rsidP="00497027">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97027" w14:paraId="6BDC3AD8"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5"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6"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6BDC3AD7"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Notes</w:t>
            </w:r>
          </w:p>
        </w:tc>
      </w:tr>
      <w:tr w:rsidR="00497027" w14:paraId="6BDC3ADC"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9"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A"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ADB" w14:textId="77777777" w:rsidR="00497027" w:rsidRDefault="002A726D" w:rsidP="00497027">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97027" w14:paraId="6BDC3AE0" w14:textId="77777777" w:rsidTr="00497027">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6BDC3ADD"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6BDC3ADE"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6BDC3ADF" w14:textId="77777777" w:rsidR="00497027" w:rsidRDefault="00497027" w:rsidP="00497027">
            <w:pPr>
              <w:keepNext/>
              <w:suppressAutoHyphens/>
              <w:jc w:val="center"/>
              <w:rPr>
                <w:rFonts w:asciiTheme="minorHAnsi" w:hAnsiTheme="minorHAnsi"/>
                <w:sz w:val="18"/>
                <w:szCs w:val="18"/>
              </w:rPr>
            </w:pPr>
          </w:p>
        </w:tc>
      </w:tr>
      <w:tr w:rsidR="00497027" w14:paraId="6BDC3AE3" w14:textId="77777777" w:rsidTr="00497027">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6BDC3AE1" w14:textId="77777777" w:rsidR="00497027" w:rsidRDefault="00497027" w:rsidP="00497027">
            <w:pPr>
              <w:keepNext/>
              <w:suppressAutoHyphens/>
              <w:rPr>
                <w:rFonts w:asciiTheme="minorHAnsi" w:hAnsiTheme="minorHAnsi"/>
                <w:b/>
                <w:sz w:val="18"/>
                <w:szCs w:val="18"/>
              </w:rPr>
            </w:pPr>
            <w:r>
              <w:rPr>
                <w:rFonts w:asciiTheme="minorHAnsi" w:hAnsiTheme="minorHAnsi"/>
                <w:b/>
                <w:sz w:val="18"/>
                <w:szCs w:val="18"/>
              </w:rPr>
              <w:t xml:space="preserve">Table 5.2 </w:t>
            </w:r>
          </w:p>
          <w:p w14:paraId="6BDC3AE2" w14:textId="77777777" w:rsidR="00497027" w:rsidRDefault="00497027" w:rsidP="00497027">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97027" w14:paraId="6BDC3AE7"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4"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5"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6BDC3AE6"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Notes</w:t>
            </w:r>
          </w:p>
        </w:tc>
      </w:tr>
      <w:tr w:rsidR="00497027" w14:paraId="6BDC3AEB"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8"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9"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AEA" w14:textId="77777777" w:rsidR="00497027" w:rsidRDefault="002A726D" w:rsidP="00497027">
            <w:pPr>
              <w:keepNext/>
              <w:suppressAutoHyphens/>
              <w:rPr>
                <w:rFonts w:asciiTheme="minorHAnsi" w:hAnsiTheme="minorHAnsi"/>
                <w:sz w:val="18"/>
                <w:szCs w:val="18"/>
              </w:rPr>
            </w:pPr>
            <w:r>
              <w:rPr>
                <w:rFonts w:asciiTheme="minorHAnsi" w:hAnsiTheme="minorHAnsi"/>
                <w:sz w:val="18"/>
                <w:szCs w:val="18"/>
              </w:rPr>
              <w:t>Based on kitchen volume.</w:t>
            </w:r>
          </w:p>
        </w:tc>
      </w:tr>
      <w:tr w:rsidR="00497027" w14:paraId="6BDC3AEF" w14:textId="77777777" w:rsidTr="00497027">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6BDC3AEC"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6BDC3AED" w14:textId="77777777" w:rsidR="00497027" w:rsidRDefault="00497027" w:rsidP="00497027">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6BDC3AEE" w14:textId="77777777" w:rsidR="00497027" w:rsidRDefault="00497027" w:rsidP="00497027">
            <w:pPr>
              <w:keepNext/>
              <w:suppressAutoHyphens/>
              <w:jc w:val="center"/>
              <w:rPr>
                <w:rFonts w:asciiTheme="minorHAnsi" w:hAnsiTheme="minorHAnsi"/>
                <w:sz w:val="18"/>
                <w:szCs w:val="18"/>
              </w:rPr>
            </w:pPr>
          </w:p>
        </w:tc>
      </w:tr>
      <w:tr w:rsidR="00497027" w14:paraId="6BDC3AF2" w14:textId="77777777" w:rsidTr="00497027">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6BDC3AF0" w14:textId="77777777" w:rsidR="00497027" w:rsidRDefault="00497027" w:rsidP="00497027">
            <w:pPr>
              <w:keepNext/>
              <w:rPr>
                <w:rFonts w:asciiTheme="minorHAnsi" w:hAnsiTheme="minorHAnsi"/>
                <w:b/>
                <w:sz w:val="18"/>
                <w:szCs w:val="18"/>
              </w:rPr>
            </w:pPr>
            <w:r>
              <w:rPr>
                <w:rFonts w:asciiTheme="minorHAnsi" w:hAnsiTheme="minorHAnsi"/>
                <w:b/>
                <w:sz w:val="18"/>
                <w:szCs w:val="18"/>
              </w:rPr>
              <w:t>Table 5.3</w:t>
            </w:r>
          </w:p>
          <w:p w14:paraId="6BDC3AF1" w14:textId="77777777" w:rsidR="00497027" w:rsidRDefault="00497027" w:rsidP="00497027">
            <w:pPr>
              <w:keepNext/>
              <w:rPr>
                <w:rFonts w:asciiTheme="minorHAnsi" w:hAnsiTheme="minorHAnsi"/>
                <w:sz w:val="18"/>
                <w:szCs w:val="18"/>
              </w:rPr>
            </w:pPr>
            <w:r>
              <w:rPr>
                <w:rFonts w:asciiTheme="minorHAnsi" w:hAnsiTheme="minorHAnsi"/>
                <w:b/>
                <w:sz w:val="18"/>
                <w:szCs w:val="18"/>
              </w:rPr>
              <w:t>Prescriptive Duct Sizing Requirements</w:t>
            </w:r>
          </w:p>
        </w:tc>
      </w:tr>
      <w:tr w:rsidR="00497027" w14:paraId="6BDC3AF6"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AF3" w14:textId="77777777" w:rsidR="00497027" w:rsidRDefault="002A726D" w:rsidP="00497027">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AF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AF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Smooth Duct</w:t>
            </w:r>
          </w:p>
        </w:tc>
      </w:tr>
      <w:tr w:rsidR="00497027" w14:paraId="6BDC3B00" w14:textId="77777777" w:rsidTr="00497027">
        <w:trPr>
          <w:trHeight w:val="432"/>
        </w:trPr>
        <w:tc>
          <w:tcPr>
            <w:tcW w:w="1650" w:type="dxa"/>
            <w:tcBorders>
              <w:top w:val="single" w:sz="4" w:space="0" w:color="auto"/>
              <w:left w:val="single" w:sz="4" w:space="0" w:color="auto"/>
              <w:bottom w:val="single" w:sz="4" w:space="0" w:color="auto"/>
              <w:right w:val="single" w:sz="4" w:space="0" w:color="auto"/>
            </w:tcBorders>
            <w:hideMark/>
          </w:tcPr>
          <w:p w14:paraId="6BDC3AF7" w14:textId="77777777" w:rsidR="00497027" w:rsidRDefault="00497027" w:rsidP="00497027">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6BDC3AF8"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6BDC3AF9"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AFA"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6BDC3AFB"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6BDC3AFC"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6BDC3AFD"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6BDC3AFE"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6BDC3AFF" w14:textId="77777777" w:rsidR="00497027" w:rsidRDefault="00497027" w:rsidP="00497027">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97027" w14:paraId="6BDC3B03" w14:textId="77777777" w:rsidTr="00497027">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6BDC3B01" w14:textId="77777777" w:rsidR="00497027" w:rsidRDefault="00497027" w:rsidP="00497027">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6BDC3B0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Maximum Allowable Duct Length (ft)</w:t>
            </w:r>
          </w:p>
        </w:tc>
      </w:tr>
      <w:tr w:rsidR="00497027" w14:paraId="6BDC3B07"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B0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6BDC3B0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6BDC3B0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Smooth Duct</w:t>
            </w:r>
          </w:p>
        </w:tc>
      </w:tr>
      <w:tr w:rsidR="00497027" w14:paraId="6BDC3B11" w14:textId="77777777" w:rsidTr="00497027">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6BDC3B0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0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0A" w14:textId="77777777" w:rsidR="00497027" w:rsidRDefault="00497027" w:rsidP="00497027">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0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0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0F"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1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r>
      <w:tr w:rsidR="00497027" w14:paraId="6BDC3B1B"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1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1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1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1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1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1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X</w:t>
            </w:r>
          </w:p>
        </w:tc>
      </w:tr>
      <w:tr w:rsidR="00497027" w14:paraId="6BDC3B25"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1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1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1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1F"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2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21"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2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55</w:t>
            </w:r>
          </w:p>
        </w:tc>
      </w:tr>
      <w:tr w:rsidR="00497027" w14:paraId="6BDC3B2F"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2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2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2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9"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2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2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C"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2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2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145</w:t>
            </w:r>
          </w:p>
        </w:tc>
      </w:tr>
      <w:tr w:rsidR="00497027" w14:paraId="6BDC3B39" w14:textId="77777777" w:rsidTr="00497027">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6BDC3B30"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6BDC3B31"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6BDC3B3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3"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6BDC3B3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6BDC3B3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6"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6BDC3B3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6BDC3B3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NL</w:t>
            </w:r>
          </w:p>
        </w:tc>
      </w:tr>
      <w:tr w:rsidR="00497027" w14:paraId="6BDC3B3D" w14:textId="77777777" w:rsidTr="00497027">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6BDC3B3A" w14:textId="77777777" w:rsidR="00497027" w:rsidRDefault="00497027" w:rsidP="00497027">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6BDC3B3B" w14:textId="77777777" w:rsidR="00497027" w:rsidRDefault="00497027" w:rsidP="00497027">
            <w:pPr>
              <w:keepNext/>
              <w:rPr>
                <w:rFonts w:asciiTheme="minorHAnsi" w:hAnsiTheme="minorHAnsi"/>
                <w:sz w:val="18"/>
                <w:szCs w:val="18"/>
              </w:rPr>
            </w:pPr>
            <w:r>
              <w:rPr>
                <w:rFonts w:asciiTheme="minorHAnsi" w:hAnsiTheme="minorHAnsi"/>
                <w:sz w:val="18"/>
                <w:szCs w:val="18"/>
              </w:rPr>
              <w:t>NL = no limit on duct length of this size.</w:t>
            </w:r>
          </w:p>
          <w:p w14:paraId="6BDC3B3C" w14:textId="77777777" w:rsidR="00497027" w:rsidRDefault="00497027" w:rsidP="00497027">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6BDC3B3E" w14:textId="77777777" w:rsidR="00497027" w:rsidRDefault="00497027" w:rsidP="00497027">
      <w:pPr>
        <w:rPr>
          <w:rFonts w:asciiTheme="minorHAnsi" w:hAnsiTheme="minorHAnsi"/>
          <w:sz w:val="18"/>
          <w:szCs w:val="18"/>
        </w:rPr>
      </w:pPr>
    </w:p>
    <w:p w14:paraId="6BDC3B3F" w14:textId="77777777" w:rsidR="00497027" w:rsidRDefault="00497027" w:rsidP="00497027">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97027" w14:paraId="6BDC3B41"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40" w14:textId="77777777" w:rsidR="00497027" w:rsidRDefault="00497027" w:rsidP="00497027">
            <w:pPr>
              <w:keepNext/>
              <w:rPr>
                <w:rFonts w:asciiTheme="minorHAnsi" w:hAnsiTheme="minorHAnsi"/>
                <w:b/>
                <w:bCs/>
                <w:sz w:val="18"/>
                <w:szCs w:val="18"/>
              </w:rPr>
            </w:pPr>
            <w:r w:rsidRPr="004B6CDB">
              <w:rPr>
                <w:rFonts w:asciiTheme="minorHAnsi" w:hAnsiTheme="minorHAnsi"/>
                <w:b/>
                <w:bCs/>
                <w:szCs w:val="18"/>
              </w:rPr>
              <w:lastRenderedPageBreak/>
              <w:t>F. Other Requirements</w:t>
            </w:r>
          </w:p>
        </w:tc>
      </w:tr>
      <w:tr w:rsidR="00497027" w14:paraId="6BDC3B43"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42" w14:textId="77777777" w:rsidR="00497027" w:rsidRDefault="00497027" w:rsidP="004970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97027" w14:paraId="6BDC3B46"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4"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5" w14:textId="77777777" w:rsidR="00497027" w:rsidRDefault="00497027" w:rsidP="004970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497027" w14:paraId="6BDC3B49"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7"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8" w14:textId="77777777" w:rsidR="00497027" w:rsidRDefault="00497027" w:rsidP="00497027">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97027" w14:paraId="6BDC3B4C"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A"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4B" w14:textId="77777777" w:rsidR="00497027" w:rsidRDefault="00497027" w:rsidP="00497027">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97027" w14:paraId="6BDC3B51"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4D"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6BDC3B4E" w14:textId="197E0D5D" w:rsidR="00497027" w:rsidRDefault="00497027" w:rsidP="00497027">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04080A">
              <w:rPr>
                <w:rFonts w:asciiTheme="minorHAnsi" w:hAnsiTheme="minorHAnsi"/>
                <w:b/>
                <w:sz w:val="18"/>
                <w:szCs w:val="18"/>
              </w:rPr>
              <w:t>S</w:t>
            </w:r>
            <w:r>
              <w:rPr>
                <w:rFonts w:asciiTheme="minorHAnsi" w:hAnsiTheme="minorHAnsi"/>
                <w:b/>
                <w:sz w:val="18"/>
                <w:szCs w:val="18"/>
              </w:rPr>
              <w:t>olid-</w:t>
            </w:r>
            <w:r w:rsidR="0004080A">
              <w:rPr>
                <w:rFonts w:asciiTheme="minorHAnsi" w:hAnsiTheme="minorHAnsi"/>
                <w:b/>
                <w:sz w:val="18"/>
                <w:szCs w:val="18"/>
              </w:rPr>
              <w:t>F</w:t>
            </w:r>
            <w:r>
              <w:rPr>
                <w:rFonts w:asciiTheme="minorHAnsi" w:hAnsiTheme="minorHAnsi"/>
                <w:b/>
                <w:sz w:val="18"/>
                <w:szCs w:val="18"/>
              </w:rPr>
              <w:t xml:space="preserve">uel </w:t>
            </w:r>
            <w:r w:rsidR="0004080A">
              <w:rPr>
                <w:rFonts w:asciiTheme="minorHAnsi" w:hAnsiTheme="minorHAnsi"/>
                <w:b/>
                <w:sz w:val="18"/>
                <w:szCs w:val="18"/>
              </w:rPr>
              <w:t>B</w:t>
            </w:r>
            <w:r>
              <w:rPr>
                <w:rFonts w:asciiTheme="minorHAnsi" w:hAnsiTheme="minorHAnsi"/>
                <w:b/>
                <w:sz w:val="18"/>
                <w:szCs w:val="18"/>
              </w:rPr>
              <w:t xml:space="preserve">urning </w:t>
            </w:r>
            <w:r w:rsidR="0004080A">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6BDC3B4F" w14:textId="77777777" w:rsidR="00497027" w:rsidRDefault="00497027" w:rsidP="00497027">
            <w:pPr>
              <w:pStyle w:val="margin0020note"/>
              <w:keepNext/>
              <w:spacing w:before="0" w:beforeAutospacing="0" w:after="0" w:afterAutospacing="0"/>
              <w:rPr>
                <w:rStyle w:val="margin0020notechar"/>
                <w:rFonts w:asciiTheme="minorHAnsi" w:hAnsiTheme="minorHAnsi"/>
                <w:sz w:val="18"/>
                <w:szCs w:val="18"/>
              </w:rPr>
            </w:pPr>
          </w:p>
          <w:p w14:paraId="6BDC3B50" w14:textId="77777777" w:rsidR="00497027" w:rsidRDefault="00497027" w:rsidP="00497027">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97027" w14:paraId="6BDC3B54"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2"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3" w14:textId="77777777" w:rsidR="00497027" w:rsidRDefault="00497027" w:rsidP="00497027">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497027" w14:paraId="6BDC3B57"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5"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6" w14:textId="77777777" w:rsidR="00497027" w:rsidRDefault="00497027" w:rsidP="00497027">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97027" w14:paraId="6BDC3B5A"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8"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9" w14:textId="77777777" w:rsidR="00497027" w:rsidRDefault="00497027" w:rsidP="00497027">
            <w:pPr>
              <w:keepNext/>
              <w:ind w:left="273" w:hanging="273"/>
            </w:pPr>
            <w:r>
              <w:rPr>
                <w:rFonts w:asciiTheme="minorHAnsi" w:hAnsiTheme="minorHAnsi"/>
                <w:b/>
                <w:sz w:val="18"/>
                <w:szCs w:val="18"/>
              </w:rPr>
              <w:t>6.7 Minimum filtration.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97027" w14:paraId="6BDC3B5D"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B"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C" w14:textId="77777777" w:rsidR="00497027" w:rsidRDefault="00497027" w:rsidP="00497027">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97027" w14:paraId="6BDC3B60"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6BDC3B5E" w14:textId="77777777" w:rsidR="00497027" w:rsidRDefault="00497027" w:rsidP="00497027">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6BDC3B5F" w14:textId="77777777" w:rsidR="00497027" w:rsidRDefault="00497027" w:rsidP="00497027">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97027" w14:paraId="6BDC3B62"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6BDC3B61" w14:textId="77777777" w:rsidR="00497027" w:rsidRDefault="00497027" w:rsidP="00497027">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63" w14:textId="77777777" w:rsidR="00AE6F84" w:rsidRPr="0055507E" w:rsidRDefault="00AE6F84">
      <w:pPr>
        <w:rPr>
          <w:rFonts w:asciiTheme="minorHAnsi" w:hAnsiTheme="minorHAnsi"/>
          <w:sz w:val="18"/>
          <w:szCs w:val="18"/>
        </w:rPr>
      </w:pPr>
      <w:r w:rsidRPr="0055507E">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AE6F84" w:rsidRPr="0055507E" w14:paraId="6BDC3B65"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64" w14:textId="77777777" w:rsidR="00AE6F84" w:rsidRPr="0055507E" w:rsidRDefault="00AE6F84" w:rsidP="00AE6F84">
            <w:pPr>
              <w:keepNext/>
              <w:rPr>
                <w:rFonts w:asciiTheme="minorHAnsi" w:hAnsiTheme="minorHAnsi"/>
                <w:b/>
                <w:bCs/>
                <w:sz w:val="18"/>
                <w:szCs w:val="18"/>
              </w:rPr>
            </w:pPr>
            <w:r w:rsidRPr="004B6CDB">
              <w:rPr>
                <w:rFonts w:asciiTheme="minorHAnsi" w:hAnsiTheme="minorHAnsi"/>
                <w:b/>
                <w:bCs/>
                <w:szCs w:val="18"/>
              </w:rPr>
              <w:lastRenderedPageBreak/>
              <w:t>G. Air Moving Equipment</w:t>
            </w:r>
          </w:p>
        </w:tc>
      </w:tr>
      <w:tr w:rsidR="00AE6F84" w:rsidRPr="0055507E" w14:paraId="6BDC3B67"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66"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55507E">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AE6F84" w:rsidRPr="0055507E" w14:paraId="6BDC3B6A"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68"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B69"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55507E">
              <w:rPr>
                <w:rFonts w:asciiTheme="minorHAnsi" w:hAnsiTheme="minorHAnsi"/>
                <w:b/>
                <w:sz w:val="18"/>
                <w:szCs w:val="18"/>
              </w:rPr>
              <w:t xml:space="preserve">7.1  </w:t>
            </w:r>
            <w:r w:rsidRPr="0055507E">
              <w:rPr>
                <w:rFonts w:asciiTheme="minorHAnsi" w:hAnsiTheme="minorHAnsi"/>
                <w:b/>
                <w:bCs/>
                <w:sz w:val="18"/>
                <w:szCs w:val="18"/>
              </w:rPr>
              <w:t xml:space="preserve">Selection and Installation. </w:t>
            </w:r>
            <w:r w:rsidRPr="0055507E">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AE6F84" w:rsidRPr="0055507E" w14:paraId="6BDC3B6F"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6B"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6BDC3B6C" w14:textId="77777777" w:rsidR="00AE6F84" w:rsidRPr="0055507E" w:rsidRDefault="00AE6F84" w:rsidP="00AE6F84">
            <w:pPr>
              <w:keepNext/>
              <w:autoSpaceDE w:val="0"/>
              <w:autoSpaceDN w:val="0"/>
              <w:adjustRightInd w:val="0"/>
              <w:ind w:left="270" w:hanging="270"/>
              <w:jc w:val="both"/>
              <w:rPr>
                <w:rFonts w:asciiTheme="minorHAnsi" w:hAnsiTheme="minorHAnsi"/>
                <w:sz w:val="18"/>
                <w:szCs w:val="18"/>
              </w:rPr>
            </w:pPr>
            <w:r w:rsidRPr="0055507E">
              <w:rPr>
                <w:rFonts w:asciiTheme="minorHAnsi" w:hAnsiTheme="minorHAnsi"/>
                <w:b/>
                <w:sz w:val="18"/>
                <w:szCs w:val="18"/>
              </w:rPr>
              <w:t xml:space="preserve">7.2  </w:t>
            </w:r>
            <w:r w:rsidRPr="0055507E">
              <w:rPr>
                <w:rFonts w:asciiTheme="minorHAnsi" w:hAnsiTheme="minorHAnsi"/>
                <w:b/>
                <w:bCs/>
                <w:sz w:val="18"/>
                <w:szCs w:val="18"/>
              </w:rPr>
              <w:t xml:space="preserve">Sound Ratings for Fans. </w:t>
            </w:r>
            <w:r w:rsidRPr="0055507E">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6BDC3B6D" w14:textId="77777777" w:rsidR="00AE6F84" w:rsidRPr="0055507E" w:rsidRDefault="00AE6F84" w:rsidP="00AE6F84">
            <w:pPr>
              <w:keepNext/>
              <w:autoSpaceDE w:val="0"/>
              <w:autoSpaceDN w:val="0"/>
              <w:adjustRightInd w:val="0"/>
              <w:ind w:left="1080" w:hanging="360"/>
              <w:jc w:val="both"/>
              <w:rPr>
                <w:rFonts w:asciiTheme="minorHAnsi" w:hAnsiTheme="minorHAnsi"/>
                <w:sz w:val="18"/>
                <w:szCs w:val="18"/>
              </w:rPr>
            </w:pPr>
            <w:r w:rsidRPr="0055507E">
              <w:rPr>
                <w:rFonts w:asciiTheme="minorHAnsi" w:hAnsiTheme="minorHAnsi"/>
                <w:bCs/>
                <w:sz w:val="18"/>
                <w:szCs w:val="18"/>
              </w:rPr>
              <w:t>7.2.1</w:t>
            </w:r>
            <w:r w:rsidRPr="0055507E">
              <w:rPr>
                <w:rFonts w:asciiTheme="minorHAnsi" w:hAnsiTheme="minorHAnsi"/>
                <w:b/>
                <w:bCs/>
                <w:sz w:val="18"/>
                <w:szCs w:val="18"/>
              </w:rPr>
              <w:t xml:space="preserve"> Whole-Building or Continuous Ventilation Fans. </w:t>
            </w:r>
            <w:r w:rsidRPr="0055507E">
              <w:rPr>
                <w:rFonts w:asciiTheme="minorHAnsi" w:hAnsiTheme="minorHAnsi"/>
                <w:sz w:val="18"/>
                <w:szCs w:val="18"/>
              </w:rPr>
              <w:t xml:space="preserve">These fans shall be rated for sound at a maximum of 1.0 sone. </w:t>
            </w:r>
          </w:p>
          <w:p w14:paraId="6BDC3B6E" w14:textId="77777777" w:rsidR="00AE6F84" w:rsidRPr="0055507E" w:rsidRDefault="00AE6F84" w:rsidP="00AE6F84">
            <w:pPr>
              <w:keepNext/>
              <w:autoSpaceDE w:val="0"/>
              <w:autoSpaceDN w:val="0"/>
              <w:adjustRightInd w:val="0"/>
              <w:ind w:left="1080" w:hanging="360"/>
              <w:jc w:val="both"/>
            </w:pPr>
            <w:r w:rsidRPr="0055507E">
              <w:rPr>
                <w:rFonts w:asciiTheme="minorHAnsi" w:hAnsiTheme="minorHAnsi"/>
                <w:bCs/>
                <w:sz w:val="18"/>
                <w:szCs w:val="18"/>
              </w:rPr>
              <w:t>7.2.2</w:t>
            </w:r>
            <w:r w:rsidRPr="0055507E">
              <w:rPr>
                <w:rFonts w:asciiTheme="minorHAnsi" w:hAnsiTheme="minorHAnsi"/>
                <w:b/>
                <w:bCs/>
                <w:sz w:val="18"/>
                <w:szCs w:val="18"/>
              </w:rPr>
              <w:t xml:space="preserve"> Intermittent Local Exhaust Fans. </w:t>
            </w:r>
            <w:r w:rsidRPr="0055507E">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AE6F84" w:rsidRPr="0055507E" w14:paraId="6BDC3B72"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70" w14:textId="77777777" w:rsidR="00AE6F84" w:rsidRPr="0055507E" w:rsidRDefault="00AE6F84" w:rsidP="00AE6F84">
            <w:pPr>
              <w:keepNext/>
              <w:jc w:val="center"/>
              <w:rPr>
                <w:rFonts w:asciiTheme="minorHAnsi" w:hAnsiTheme="minorHAnsi"/>
                <w:sz w:val="18"/>
                <w:szCs w:val="18"/>
              </w:rPr>
            </w:pPr>
            <w:r w:rsidRPr="0055507E">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6BDC3B71" w14:textId="77777777" w:rsidR="00AE6F84" w:rsidRPr="0055507E" w:rsidRDefault="00AE6F84" w:rsidP="0004080A">
            <w:pPr>
              <w:keepNext/>
              <w:ind w:left="273" w:hanging="270"/>
            </w:pPr>
            <w:r w:rsidRPr="0055507E">
              <w:rPr>
                <w:rFonts w:asciiTheme="minorHAnsi" w:hAnsiTheme="minorHAnsi"/>
                <w:b/>
                <w:sz w:val="18"/>
                <w:szCs w:val="18"/>
              </w:rPr>
              <w:t xml:space="preserve">7.3  </w:t>
            </w:r>
            <w:r w:rsidRPr="0055507E">
              <w:rPr>
                <w:rFonts w:asciiTheme="minorHAnsi" w:hAnsiTheme="minorHAnsi"/>
                <w:b/>
                <w:bCs/>
                <w:sz w:val="18"/>
                <w:szCs w:val="18"/>
              </w:rPr>
              <w:t xml:space="preserve">Multibranch Exhaust Ducting. </w:t>
            </w:r>
            <w:r w:rsidRPr="0055507E">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AE6F84" w:rsidRPr="0055507E" w14:paraId="6BDC3B74"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73" w14:textId="77777777" w:rsidR="00AE6F84" w:rsidRPr="0055507E" w:rsidRDefault="0055507E" w:rsidP="00AE6F84">
            <w:pPr>
              <w:keepNext/>
              <w:rPr>
                <w:rFonts w:asciiTheme="minorHAnsi" w:hAnsiTheme="minorHAnsi"/>
                <w:b/>
                <w:bCs/>
                <w:sz w:val="18"/>
                <w:szCs w:val="18"/>
              </w:rPr>
            </w:pPr>
            <w:r w:rsidRPr="0055507E">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75" w14:textId="77777777" w:rsidR="00AE6F84" w:rsidRPr="004B6CDB" w:rsidRDefault="00AE6F84" w:rsidP="006D0E63">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E5F2E" w:rsidRPr="00D2491C" w14:paraId="6BDC3B77"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548C8A2" w14:textId="77777777" w:rsidR="004B6CDB" w:rsidRDefault="000E5F2E" w:rsidP="000E5F2E">
            <w:pPr>
              <w:keepNext/>
              <w:rPr>
                <w:rFonts w:asciiTheme="minorHAnsi" w:hAnsiTheme="minorHAnsi" w:cs="Arial"/>
                <w:b/>
                <w:sz w:val="18"/>
                <w:szCs w:val="18"/>
              </w:rPr>
            </w:pPr>
            <w:r w:rsidRPr="004B6CDB">
              <w:rPr>
                <w:rFonts w:asciiTheme="minorHAnsi" w:hAnsiTheme="minorHAnsi" w:cs="Arial"/>
                <w:b/>
                <w:szCs w:val="18"/>
              </w:rPr>
              <w:t xml:space="preserve">H. Multifamily Buildings - Other Requirements  </w:t>
            </w:r>
          </w:p>
          <w:p w14:paraId="6BDC3B76" w14:textId="1445D7D4" w:rsidR="000E5F2E" w:rsidRPr="004B6CDB" w:rsidRDefault="000E5F2E" w:rsidP="000E5F2E">
            <w:pPr>
              <w:keepNext/>
              <w:rPr>
                <w:rFonts w:asciiTheme="minorHAnsi" w:hAnsiTheme="minorHAnsi"/>
                <w:bCs/>
                <w:sz w:val="18"/>
                <w:szCs w:val="18"/>
              </w:rPr>
            </w:pPr>
            <w:r w:rsidRPr="004B6CDB">
              <w:rPr>
                <w:rFonts w:asciiTheme="minorHAnsi" w:hAnsiTheme="minorHAnsi" w:cs="Arial"/>
                <w:sz w:val="18"/>
                <w:szCs w:val="18"/>
              </w:rPr>
              <w:t>&lt;&lt;only print this section if multi-family is selected in row A.1&gt;&gt;</w:t>
            </w:r>
          </w:p>
        </w:tc>
      </w:tr>
      <w:tr w:rsidR="000E5F2E" w:rsidRPr="00D2491C" w14:paraId="6BDC3B79" w14:textId="77777777" w:rsidTr="0004080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78" w14:textId="77777777" w:rsidR="000E5F2E" w:rsidRPr="00D2491C"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0E5F2E" w:rsidRPr="00D2491C" w14:paraId="6BDC3B80" w14:textId="77777777" w:rsidTr="0004080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6BDC3B7A" w14:textId="77777777" w:rsidR="000E5F2E" w:rsidRPr="00D2491C" w:rsidRDefault="000E5F2E" w:rsidP="005E36C9">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6BDC3B7B" w14:textId="77777777" w:rsidR="000E5F2E" w:rsidRDefault="000E5F2E" w:rsidP="005E36C9">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6BDC3B7C" w14:textId="77777777" w:rsidR="000E5F2E" w:rsidRPr="00D2491C" w:rsidRDefault="000E5F2E" w:rsidP="005E36C9">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6BDC3B7D" w14:textId="13D37B49" w:rsidR="000E5F2E" w:rsidRDefault="000E5F2E" w:rsidP="005E36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04080A">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6BDC3B7E" w14:textId="77777777" w:rsidR="000E5F2E" w:rsidRPr="00F3733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6BDC3B7F" w14:textId="77777777" w:rsidR="000E5F2E" w:rsidRPr="00D2491C" w:rsidRDefault="000E5F2E" w:rsidP="005E36C9">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0E5F2E" w:rsidRPr="00D2491C" w14:paraId="6BDC3B82" w14:textId="77777777" w:rsidTr="0004080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BDC3B81" w14:textId="77777777" w:rsidR="000E5F2E" w:rsidRPr="00D2491C" w:rsidRDefault="000E5F2E" w:rsidP="005E36C9">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6BDC3B83" w14:textId="77777777" w:rsidR="000E5F2E" w:rsidRPr="0055507E" w:rsidRDefault="000E5F2E" w:rsidP="006D0E63">
      <w:pPr>
        <w:rPr>
          <w:rFonts w:asciiTheme="minorHAnsi" w:hAnsiTheme="minorHAnsi"/>
          <w:sz w:val="18"/>
          <w:szCs w:val="18"/>
        </w:rPr>
      </w:pPr>
    </w:p>
    <w:p w14:paraId="6BDC3B84" w14:textId="77777777" w:rsidR="00AE6F84" w:rsidRPr="0055507E" w:rsidRDefault="00AE6F84" w:rsidP="006D0E63">
      <w:pPr>
        <w:rPr>
          <w:rFonts w:asciiTheme="minorHAnsi" w:hAnsiTheme="minorHAnsi"/>
          <w:sz w:val="18"/>
          <w:szCs w:val="18"/>
        </w:rPr>
      </w:pPr>
    </w:p>
    <w:p w14:paraId="6BDC3B85" w14:textId="77777777" w:rsidR="00AE6F84" w:rsidRPr="0055507E" w:rsidRDefault="00AE6F84">
      <w:pPr>
        <w:rPr>
          <w:rFonts w:asciiTheme="minorHAnsi" w:hAnsiTheme="minorHAnsi"/>
          <w:sz w:val="18"/>
          <w:szCs w:val="18"/>
        </w:rPr>
      </w:pPr>
      <w:r w:rsidRPr="0055507E">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AE6F84" w:rsidRPr="0055507E" w14:paraId="6BDC3B87" w14:textId="77777777" w:rsidTr="00AE6F84">
        <w:trPr>
          <w:trHeight w:val="206"/>
        </w:trPr>
        <w:tc>
          <w:tcPr>
            <w:tcW w:w="10950" w:type="dxa"/>
            <w:gridSpan w:val="4"/>
            <w:vAlign w:val="center"/>
          </w:tcPr>
          <w:p w14:paraId="6BDC3B86" w14:textId="77777777" w:rsidR="00AE6F84" w:rsidRPr="0055507E" w:rsidRDefault="00AE6F84" w:rsidP="00AE6F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5507E">
              <w:rPr>
                <w:rFonts w:asciiTheme="minorHAnsi" w:hAnsiTheme="minorHAnsi" w:cs="Arial"/>
                <w:b/>
                <w:caps/>
                <w:sz w:val="18"/>
                <w:szCs w:val="18"/>
              </w:rPr>
              <w:lastRenderedPageBreak/>
              <w:t>Documentation Author's Declaration Statement</w:t>
            </w:r>
          </w:p>
        </w:tc>
      </w:tr>
      <w:tr w:rsidR="00AE6F84" w:rsidRPr="0055507E" w14:paraId="6BDC3B89" w14:textId="77777777" w:rsidTr="00AE6F84">
        <w:trPr>
          <w:trHeight w:val="206"/>
        </w:trPr>
        <w:tc>
          <w:tcPr>
            <w:tcW w:w="10950" w:type="dxa"/>
            <w:gridSpan w:val="4"/>
            <w:vAlign w:val="center"/>
          </w:tcPr>
          <w:p w14:paraId="6BDC3B88" w14:textId="77777777" w:rsidR="00AE6F84" w:rsidRPr="0055507E" w:rsidRDefault="00AE6F84" w:rsidP="004B6CDB">
            <w:pPr>
              <w:keepNext/>
              <w:numPr>
                <w:ilvl w:val="0"/>
                <w:numId w:val="15"/>
              </w:numPr>
              <w:ind w:left="271" w:hanging="288"/>
              <w:rPr>
                <w:rFonts w:asciiTheme="minorHAnsi" w:hAnsiTheme="minorHAnsi"/>
                <w:sz w:val="18"/>
                <w:szCs w:val="18"/>
              </w:rPr>
            </w:pPr>
            <w:r w:rsidRPr="0055507E">
              <w:rPr>
                <w:rFonts w:asciiTheme="minorHAnsi" w:hAnsiTheme="minorHAnsi"/>
                <w:sz w:val="18"/>
                <w:szCs w:val="18"/>
              </w:rPr>
              <w:t>I certify that this Certificate of Installation documentation is accurate and complete.</w:t>
            </w:r>
          </w:p>
        </w:tc>
      </w:tr>
      <w:tr w:rsidR="00AE6F84" w:rsidRPr="0055507E" w14:paraId="6BDC3B8C" w14:textId="77777777" w:rsidTr="00AE6F84">
        <w:trPr>
          <w:trHeight w:val="360"/>
        </w:trPr>
        <w:tc>
          <w:tcPr>
            <w:tcW w:w="5577" w:type="dxa"/>
            <w:gridSpan w:val="2"/>
          </w:tcPr>
          <w:p w14:paraId="6BDC3B8A"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Name:</w:t>
            </w:r>
          </w:p>
        </w:tc>
        <w:tc>
          <w:tcPr>
            <w:tcW w:w="5373" w:type="dxa"/>
            <w:gridSpan w:val="2"/>
          </w:tcPr>
          <w:p w14:paraId="6BDC3B8B"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Signature:</w:t>
            </w:r>
          </w:p>
        </w:tc>
      </w:tr>
      <w:tr w:rsidR="00AE6F84" w:rsidRPr="0055507E" w14:paraId="6BDC3B8F" w14:textId="77777777" w:rsidTr="00AE6F84">
        <w:trPr>
          <w:trHeight w:val="360"/>
        </w:trPr>
        <w:tc>
          <w:tcPr>
            <w:tcW w:w="5577" w:type="dxa"/>
            <w:gridSpan w:val="2"/>
          </w:tcPr>
          <w:p w14:paraId="6BDC3B8D"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Documentation Author Company Name:</w:t>
            </w:r>
          </w:p>
        </w:tc>
        <w:tc>
          <w:tcPr>
            <w:tcW w:w="5373" w:type="dxa"/>
            <w:gridSpan w:val="2"/>
          </w:tcPr>
          <w:p w14:paraId="6BDC3B8E"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Date Signed:</w:t>
            </w:r>
          </w:p>
        </w:tc>
      </w:tr>
      <w:tr w:rsidR="00AE6F84" w:rsidRPr="0055507E" w14:paraId="6BDC3B92" w14:textId="77777777" w:rsidTr="00AE6F84">
        <w:trPr>
          <w:trHeight w:val="360"/>
        </w:trPr>
        <w:tc>
          <w:tcPr>
            <w:tcW w:w="5577" w:type="dxa"/>
            <w:gridSpan w:val="2"/>
          </w:tcPr>
          <w:p w14:paraId="6BDC3B90"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Address:</w:t>
            </w:r>
          </w:p>
        </w:tc>
        <w:tc>
          <w:tcPr>
            <w:tcW w:w="5373" w:type="dxa"/>
            <w:gridSpan w:val="2"/>
          </w:tcPr>
          <w:p w14:paraId="6BDC3B91"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CEA/HERS Certification Identification (If applicable):</w:t>
            </w:r>
          </w:p>
        </w:tc>
      </w:tr>
      <w:tr w:rsidR="00AE6F84" w:rsidRPr="0055507E" w14:paraId="6BDC3B95" w14:textId="77777777" w:rsidTr="00AE6F84">
        <w:trPr>
          <w:trHeight w:val="360"/>
        </w:trPr>
        <w:tc>
          <w:tcPr>
            <w:tcW w:w="5577" w:type="dxa"/>
            <w:gridSpan w:val="2"/>
          </w:tcPr>
          <w:p w14:paraId="6BDC3B93"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City/State/Zip:</w:t>
            </w:r>
          </w:p>
        </w:tc>
        <w:tc>
          <w:tcPr>
            <w:tcW w:w="5373" w:type="dxa"/>
            <w:gridSpan w:val="2"/>
          </w:tcPr>
          <w:p w14:paraId="6BDC3B94" w14:textId="77777777" w:rsidR="00AE6F84" w:rsidRPr="0055507E" w:rsidRDefault="00AE6F84" w:rsidP="00AE6F84">
            <w:pPr>
              <w:keepNext/>
              <w:rPr>
                <w:rFonts w:asciiTheme="minorHAnsi" w:hAnsiTheme="minorHAnsi"/>
                <w:sz w:val="14"/>
                <w:szCs w:val="14"/>
              </w:rPr>
            </w:pPr>
            <w:r w:rsidRPr="0055507E">
              <w:rPr>
                <w:rFonts w:asciiTheme="minorHAnsi" w:hAnsiTheme="minorHAnsi"/>
                <w:sz w:val="14"/>
                <w:szCs w:val="14"/>
              </w:rPr>
              <w:t>Phone:</w:t>
            </w:r>
          </w:p>
        </w:tc>
      </w:tr>
      <w:tr w:rsidR="00AE6F84" w:rsidRPr="0055507E" w14:paraId="6BDC3B97" w14:textId="77777777" w:rsidTr="00AE6F84">
        <w:tblPrEx>
          <w:tblCellMar>
            <w:left w:w="115" w:type="dxa"/>
            <w:right w:w="115" w:type="dxa"/>
          </w:tblCellMar>
        </w:tblPrEx>
        <w:trPr>
          <w:trHeight w:val="296"/>
        </w:trPr>
        <w:tc>
          <w:tcPr>
            <w:tcW w:w="10950" w:type="dxa"/>
            <w:gridSpan w:val="4"/>
            <w:vAlign w:val="center"/>
          </w:tcPr>
          <w:p w14:paraId="6BDC3B96" w14:textId="77777777" w:rsidR="00AE6F84" w:rsidRPr="0055507E" w:rsidRDefault="00AE6F84" w:rsidP="00AE6F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cs="Arial"/>
                <w:b/>
                <w:caps/>
                <w:sz w:val="18"/>
                <w:szCs w:val="18"/>
              </w:rPr>
              <w:t xml:space="preserve">Responsible Person's Declaration statement  </w:t>
            </w:r>
          </w:p>
        </w:tc>
      </w:tr>
      <w:tr w:rsidR="00AE6F84" w:rsidRPr="0055507E" w14:paraId="6BDC3B9F" w14:textId="77777777" w:rsidTr="00AE6F84">
        <w:tblPrEx>
          <w:tblCellMar>
            <w:left w:w="115" w:type="dxa"/>
            <w:right w:w="115" w:type="dxa"/>
          </w:tblCellMar>
        </w:tblPrEx>
        <w:trPr>
          <w:trHeight w:val="504"/>
        </w:trPr>
        <w:tc>
          <w:tcPr>
            <w:tcW w:w="10950" w:type="dxa"/>
            <w:gridSpan w:val="4"/>
          </w:tcPr>
          <w:p w14:paraId="6647BFCB" w14:textId="77777777" w:rsidR="000615DE" w:rsidRPr="000615DE" w:rsidRDefault="000615DE" w:rsidP="000615DE">
            <w:pPr>
              <w:pStyle w:val="Heading3"/>
              <w:numPr>
                <w:ilvl w:val="0"/>
                <w:numId w:val="0"/>
              </w:numPr>
              <w:spacing w:before="60"/>
              <w:ind w:right="86"/>
              <w:rPr>
                <w:rFonts w:asciiTheme="minorHAnsi" w:hAnsiTheme="minorHAnsi"/>
                <w:caps/>
                <w:sz w:val="18"/>
                <w:szCs w:val="18"/>
              </w:rPr>
            </w:pPr>
            <w:r w:rsidRPr="000615DE">
              <w:rPr>
                <w:rFonts w:asciiTheme="minorHAnsi" w:hAnsiTheme="minorHAnsi"/>
                <w:sz w:val="18"/>
                <w:szCs w:val="18"/>
              </w:rPr>
              <w:t xml:space="preserve">I certify the following under penalty of perjury, under the laws of the State of California: </w:t>
            </w:r>
          </w:p>
          <w:p w14:paraId="6995AF40" w14:textId="77777777" w:rsidR="000615DE" w:rsidRPr="000615DE" w:rsidRDefault="000615DE" w:rsidP="000615DE">
            <w:pPr>
              <w:pStyle w:val="Heading3"/>
              <w:numPr>
                <w:ilvl w:val="0"/>
                <w:numId w:val="22"/>
              </w:numPr>
              <w:spacing w:before="0"/>
              <w:ind w:right="90"/>
              <w:rPr>
                <w:rFonts w:asciiTheme="minorHAnsi" w:hAnsiTheme="minorHAnsi"/>
                <w:caps/>
                <w:sz w:val="18"/>
                <w:szCs w:val="18"/>
              </w:rPr>
            </w:pPr>
            <w:r w:rsidRPr="000615DE">
              <w:rPr>
                <w:rFonts w:asciiTheme="minorHAnsi" w:hAnsiTheme="minorHAnsi"/>
                <w:sz w:val="18"/>
                <w:szCs w:val="18"/>
              </w:rPr>
              <w:t xml:space="preserve">The information provided on this Certificate of Installation is true and correct. </w:t>
            </w:r>
          </w:p>
          <w:p w14:paraId="2E7128A8" w14:textId="77777777" w:rsidR="000615DE" w:rsidRPr="000615DE" w:rsidRDefault="000615DE" w:rsidP="000615DE">
            <w:pPr>
              <w:pStyle w:val="Heading3"/>
              <w:numPr>
                <w:ilvl w:val="0"/>
                <w:numId w:val="22"/>
              </w:numPr>
              <w:spacing w:before="0"/>
              <w:ind w:right="90"/>
              <w:rPr>
                <w:rFonts w:asciiTheme="minorHAnsi" w:hAnsiTheme="minorHAnsi"/>
                <w:caps/>
                <w:sz w:val="18"/>
                <w:szCs w:val="22"/>
              </w:rPr>
            </w:pPr>
            <w:r w:rsidRPr="000615DE">
              <w:rPr>
                <w:rFonts w:asciiTheme="minorHAnsi" w:hAnsiTheme="minorHAnsi"/>
                <w:snapToGrid w:val="0"/>
                <w:sz w:val="18"/>
                <w:szCs w:val="18"/>
              </w:rPr>
              <w:t xml:space="preserve">I am either: a) a responsible person eligible under Division 3 of the Business and Professions Code </w:t>
            </w:r>
            <w:r w:rsidRPr="000615DE">
              <w:rPr>
                <w:rFonts w:asciiTheme="minorHAnsi" w:hAnsiTheme="minorHAnsi"/>
                <w:sz w:val="18"/>
                <w:szCs w:val="18"/>
              </w:rPr>
              <w:t xml:space="preserve">in the applicable classification to accept responsibility for the system design, construction, or installation </w:t>
            </w:r>
            <w:r w:rsidRPr="000615DE">
              <w:rPr>
                <w:rFonts w:asciiTheme="minorHAnsi" w:hAnsiTheme="minorHAnsi"/>
                <w:snapToGrid w:val="0"/>
                <w:sz w:val="18"/>
                <w:szCs w:val="18"/>
              </w:rPr>
              <w:t xml:space="preserve">of features, materials, components, or manufactured devices </w:t>
            </w:r>
            <w:r w:rsidRPr="000615DE">
              <w:rPr>
                <w:rFonts w:asciiTheme="minorHAnsi" w:hAnsiTheme="minorHAnsi"/>
                <w:sz w:val="18"/>
                <w:szCs w:val="18"/>
              </w:rPr>
              <w:t xml:space="preserve">for the scope of work identified on this Certificate of Installation </w:t>
            </w:r>
            <w:r w:rsidRPr="000615DE">
              <w:rPr>
                <w:rFonts w:asciiTheme="minorHAnsi" w:hAnsiTheme="minorHAnsi"/>
                <w:snapToGrid w:val="0"/>
                <w:sz w:val="18"/>
                <w:szCs w:val="18"/>
              </w:rPr>
              <w:t>and attest to the declarations in this statement</w:t>
            </w:r>
            <w:r w:rsidRPr="000615DE">
              <w:rPr>
                <w:rFonts w:asciiTheme="minorHAnsi" w:hAnsiTheme="minorHAnsi"/>
                <w:sz w:val="18"/>
                <w:szCs w:val="18"/>
              </w:rPr>
              <w:t>, or b) I am an authorized representative of the responsible person and attest to the declarations in this statement on the responsible person’s behalf</w:t>
            </w:r>
            <w:r w:rsidRPr="000615DE">
              <w:rPr>
                <w:rFonts w:asciiTheme="minorHAnsi" w:eastAsia="Calibri" w:hAnsiTheme="minorHAnsi"/>
                <w:sz w:val="18"/>
                <w:szCs w:val="18"/>
              </w:rPr>
              <w:t>.</w:t>
            </w:r>
          </w:p>
          <w:p w14:paraId="463178EB" w14:textId="77777777" w:rsidR="000615DE" w:rsidRPr="000615DE" w:rsidRDefault="000615DE" w:rsidP="000615DE">
            <w:pPr>
              <w:keepNext/>
              <w:numPr>
                <w:ilvl w:val="0"/>
                <w:numId w:val="22"/>
              </w:numPr>
              <w:autoSpaceDE w:val="0"/>
              <w:autoSpaceDN w:val="0"/>
              <w:adjustRightInd w:val="0"/>
              <w:ind w:right="90"/>
              <w:rPr>
                <w:rFonts w:asciiTheme="minorHAnsi" w:hAnsiTheme="minorHAnsi"/>
                <w:sz w:val="18"/>
                <w:szCs w:val="18"/>
              </w:rPr>
            </w:pPr>
            <w:r w:rsidRPr="000615D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615DE">
              <w:rPr>
                <w:rFonts w:asciiTheme="minorHAnsi" w:eastAsia="Calibri" w:hAnsiTheme="minorHAnsi" w:cs="TimesNewRomanPSMT"/>
                <w:sz w:val="18"/>
                <w:szCs w:val="18"/>
              </w:rPr>
              <w:t>.</w:t>
            </w:r>
          </w:p>
          <w:p w14:paraId="72F89893" w14:textId="77777777" w:rsidR="000615DE" w:rsidRPr="000615DE" w:rsidRDefault="000615DE" w:rsidP="000615DE">
            <w:pPr>
              <w:pStyle w:val="ListParagraph"/>
              <w:keepNext/>
              <w:numPr>
                <w:ilvl w:val="0"/>
                <w:numId w:val="22"/>
              </w:numPr>
              <w:autoSpaceDE w:val="0"/>
              <w:autoSpaceDN w:val="0"/>
              <w:adjustRightInd w:val="0"/>
              <w:rPr>
                <w:rFonts w:asciiTheme="minorHAnsi" w:hAnsiTheme="minorHAnsi"/>
                <w:sz w:val="18"/>
              </w:rPr>
            </w:pPr>
            <w:r w:rsidRPr="000615D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BDC3B9E" w14:textId="6622B4DD" w:rsidR="00AE6F84" w:rsidRPr="0055507E" w:rsidRDefault="000615DE" w:rsidP="000615DE">
            <w:pPr>
              <w:pStyle w:val="ListParagraph"/>
              <w:keepNext/>
              <w:numPr>
                <w:ilvl w:val="0"/>
                <w:numId w:val="22"/>
              </w:numPr>
              <w:autoSpaceDE w:val="0"/>
              <w:autoSpaceDN w:val="0"/>
              <w:adjustRightInd w:val="0"/>
              <w:rPr>
                <w:rFonts w:asciiTheme="minorHAnsi" w:hAnsiTheme="minorHAnsi"/>
                <w:b/>
              </w:rPr>
            </w:pPr>
            <w:r w:rsidRPr="000615DE">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AE6F84" w:rsidRPr="0055507E" w14:paraId="6BDC3BA2" w14:textId="77777777" w:rsidTr="00AE6F84">
        <w:tblPrEx>
          <w:tblCellMar>
            <w:left w:w="108" w:type="dxa"/>
            <w:right w:w="108" w:type="dxa"/>
          </w:tblCellMar>
        </w:tblPrEx>
        <w:trPr>
          <w:trHeight w:val="360"/>
        </w:trPr>
        <w:tc>
          <w:tcPr>
            <w:tcW w:w="5307" w:type="dxa"/>
          </w:tcPr>
          <w:p w14:paraId="6BDC3BA0"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Name:</w:t>
            </w:r>
          </w:p>
        </w:tc>
        <w:tc>
          <w:tcPr>
            <w:tcW w:w="5643" w:type="dxa"/>
            <w:gridSpan w:val="3"/>
          </w:tcPr>
          <w:p w14:paraId="6BDC3BA1" w14:textId="77777777" w:rsidR="00AE6F84" w:rsidRPr="0055507E" w:rsidRDefault="00AE6F84" w:rsidP="00AE6F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Responsible Builder/Installer Signature:</w:t>
            </w:r>
          </w:p>
        </w:tc>
      </w:tr>
      <w:tr w:rsidR="00AE6F84" w:rsidRPr="0055507E" w14:paraId="6BDC3BA5"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3" w14:textId="20F1446F"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BDC3BA4"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Position With Company (Title):</w:t>
            </w:r>
          </w:p>
        </w:tc>
      </w:tr>
      <w:tr w:rsidR="00AE6F84" w:rsidRPr="0055507E" w14:paraId="6BDC3BA8"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6"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BDC3BA7"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CSLB License:</w:t>
            </w:r>
          </w:p>
        </w:tc>
      </w:tr>
      <w:tr w:rsidR="00AE6F84" w:rsidRPr="0055507E" w14:paraId="6BDC3BAC"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9"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BDC3BAA" w14:textId="7D3E41C1"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Phone</w:t>
            </w:r>
            <w:r w:rsidR="004B6CDB">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BDC3BAB"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Date Signed:</w:t>
            </w:r>
          </w:p>
        </w:tc>
      </w:tr>
      <w:tr w:rsidR="00AE6F84" w:rsidRPr="00B272DC" w14:paraId="6BDC3BAF" w14:textId="77777777" w:rsidTr="00AE6F8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DC3BAD" w14:textId="77777777" w:rsidR="00AE6F84" w:rsidRPr="0055507E"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BDC3BAE" w14:textId="77777777" w:rsidR="00AE6F84" w:rsidRPr="00B272DC" w:rsidRDefault="00AE6F84" w:rsidP="00AE6F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5507E">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6BDC3BB0" w14:textId="77777777" w:rsidR="00AE6F84" w:rsidRDefault="00AE6F84" w:rsidP="00900CBB">
      <w:pPr>
        <w:rPr>
          <w:rFonts w:asciiTheme="minorHAnsi" w:hAnsiTheme="minorHAnsi"/>
          <w:sz w:val="18"/>
          <w:szCs w:val="18"/>
        </w:rPr>
      </w:pPr>
    </w:p>
    <w:sectPr w:rsidR="00AE6F84" w:rsidSect="00ED5184">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A8D309" w14:textId="77777777" w:rsidR="00C70C6E" w:rsidRDefault="00C70C6E">
      <w:r>
        <w:separator/>
      </w:r>
    </w:p>
  </w:endnote>
  <w:endnote w:type="continuationSeparator" w:id="0">
    <w:p w14:paraId="728D456B" w14:textId="77777777" w:rsidR="00C70C6E" w:rsidRDefault="00C70C6E">
      <w:r>
        <w:continuationSeparator/>
      </w:r>
    </w:p>
  </w:endnote>
  <w:endnote w:type="continuationNotice" w:id="1">
    <w:p w14:paraId="780E07D7" w14:textId="77777777" w:rsidR="00C70C6E" w:rsidRDefault="00C70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C8" w14:textId="77777777" w:rsidR="00C70C6E" w:rsidRPr="00337746" w:rsidRDefault="00C70C6E" w:rsidP="00337746">
    <w:pPr>
      <w:pStyle w:val="Footer"/>
    </w:pPr>
    <w:r w:rsidRPr="00337746">
      <w:t xml:space="preserve">Registration Number:                                            Registration Date/Time:                                                        HERS Provider:                               </w:t>
    </w:r>
  </w:p>
  <w:p w14:paraId="6BDC3BC9" w14:textId="774DE14D" w:rsidR="00C70C6E" w:rsidRPr="00337746" w:rsidRDefault="00C70C6E" w:rsidP="00337746">
    <w:pPr>
      <w:pStyle w:val="Footer"/>
    </w:pPr>
    <w:r w:rsidRPr="00337746">
      <w:t>CA Building Energy Efficiency Standards - 201</w:t>
    </w:r>
    <w:r>
      <w:t>6</w:t>
    </w:r>
    <w:r w:rsidRPr="00337746">
      <w:t xml:space="preserve"> Residential Compliance</w:t>
    </w:r>
    <w:r w:rsidRPr="00337746">
      <w:tab/>
    </w:r>
    <w:del w:id="13" w:author="Shewmaker, Michael@Energy" w:date="2017-12-12T13:14:00Z">
      <w:r w:rsidDel="00543571">
        <w:delText>October 2016</w:delText>
      </w:r>
    </w:del>
    <w:ins w:id="14" w:author="Shewmaker, Michael@Energy" w:date="2017-12-12T13:14:00Z">
      <w:r>
        <w:t>December 2017</w:t>
      </w:r>
    </w:ins>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D3" w14:textId="3CC98786" w:rsidR="00C70C6E" w:rsidRPr="00337746" w:rsidRDefault="00C70C6E" w:rsidP="00337746">
    <w:pPr>
      <w:pStyle w:val="Footer"/>
    </w:pPr>
    <w:r w:rsidRPr="00337746">
      <w:t>CA Building Energy Efficiency Standards - 201</w:t>
    </w:r>
    <w:r>
      <w:t>6</w:t>
    </w:r>
    <w:r w:rsidRPr="00337746">
      <w:t xml:space="preserve"> Residential Compliance</w:t>
    </w:r>
    <w:r w:rsidRPr="00337746">
      <w:tab/>
    </w:r>
    <w:del w:id="19" w:author="Shewmaker, Michael@Energy" w:date="2017-12-12T13:14:00Z">
      <w:r w:rsidDel="00543571">
        <w:delText>October 2016</w:delText>
      </w:r>
    </w:del>
    <w:ins w:id="20" w:author="Shewmaker, Michael@Energy" w:date="2017-12-12T13:14:00Z">
      <w:r>
        <w:t>December 2017</w:t>
      </w:r>
    </w:ins>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CBA48" w14:textId="127963C7" w:rsidR="00C70C6E" w:rsidRPr="006D0E63" w:rsidRDefault="00C70C6E" w:rsidP="00337746">
    <w:pPr>
      <w:pStyle w:val="Footer"/>
    </w:pPr>
    <w:r w:rsidRPr="006D0E63">
      <w:t>CA Building Energy Efficiency Standards - 201</w:t>
    </w:r>
    <w:r>
      <w:t>6</w:t>
    </w:r>
    <w:r w:rsidRPr="006D0E63">
      <w:t xml:space="preserve"> Residential Compliance</w:t>
    </w:r>
    <w:r w:rsidRPr="006D0E63">
      <w:tab/>
    </w:r>
    <w:del w:id="54" w:author="Shewmaker, Michael@Energy" w:date="2017-12-12T13:14:00Z">
      <w:r w:rsidDel="00543571">
        <w:delText>October 2016</w:delText>
      </w:r>
    </w:del>
    <w:ins w:id="55" w:author="Shewmaker, Michael@Energy" w:date="2017-12-12T13:14:00Z">
      <w:r>
        <w:t>December 2017</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1BF2AF" w14:textId="77777777" w:rsidR="00C70C6E" w:rsidRDefault="00C70C6E">
      <w:r>
        <w:separator/>
      </w:r>
    </w:p>
  </w:footnote>
  <w:footnote w:type="continuationSeparator" w:id="0">
    <w:p w14:paraId="46AC8FF0" w14:textId="77777777" w:rsidR="00C70C6E" w:rsidRDefault="00C70C6E">
      <w:r>
        <w:continuationSeparator/>
      </w:r>
    </w:p>
  </w:footnote>
  <w:footnote w:type="continuationNotice" w:id="1">
    <w:p w14:paraId="4CD6C99F" w14:textId="77777777" w:rsidR="00C70C6E" w:rsidRDefault="00C70C6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B5" w14:textId="77777777" w:rsidR="00C70C6E" w:rsidRDefault="00E04567">
    <w:pPr>
      <w:pStyle w:val="Header"/>
    </w:pPr>
    <w:r>
      <w:rPr>
        <w:noProof/>
      </w:rPr>
      <w:pict w14:anchorId="6BDC3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B6" w14:textId="0B106CBF" w:rsidR="00C70C6E" w:rsidRPr="007770C5" w:rsidRDefault="00C70C6E" w:rsidP="005C2466">
    <w:pPr>
      <w:suppressAutoHyphens/>
      <w:ind w:left="-90"/>
      <w:rPr>
        <w:rFonts w:ascii="Arial" w:hAnsi="Arial" w:cs="Arial"/>
        <w:sz w:val="14"/>
        <w:szCs w:val="14"/>
      </w:rPr>
    </w:pPr>
    <w:r w:rsidRPr="004B6CDB">
      <w:rPr>
        <w:rFonts w:ascii="Arial" w:hAnsi="Arial" w:cs="Arial"/>
        <w:noProof/>
        <w:sz w:val="14"/>
        <w:szCs w:val="14"/>
      </w:rPr>
      <w:drawing>
        <wp:anchor distT="0" distB="0" distL="114300" distR="114300" simplePos="0" relativeHeight="251658240" behindDoc="0" locked="0" layoutInCell="1" allowOverlap="1" wp14:anchorId="6BDC3BE1" wp14:editId="2DC18370">
          <wp:simplePos x="0" y="0"/>
          <wp:positionH relativeFrom="margin">
            <wp:posOffset>6625590</wp:posOffset>
          </wp:positionH>
          <wp:positionV relativeFrom="margin">
            <wp:posOffset>-1214120</wp:posOffset>
          </wp:positionV>
          <wp:extent cx="308610" cy="270510"/>
          <wp:effectExtent l="0" t="0" r="0" b="0"/>
          <wp:wrapSquare wrapText="bothSides"/>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E04567">
      <w:rPr>
        <w:rFonts w:ascii="Arial" w:hAnsi="Arial" w:cs="Arial"/>
        <w:noProof/>
        <w:sz w:val="14"/>
        <w:szCs w:val="14"/>
      </w:rPr>
      <w:pict w14:anchorId="6BDC3B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BDC3BB7" w14:textId="77777777" w:rsidR="00C70C6E" w:rsidRPr="007770C5" w:rsidRDefault="00C70C6E" w:rsidP="005C2466">
    <w:pPr>
      <w:suppressAutoHyphens/>
      <w:ind w:left="-90"/>
      <w:rPr>
        <w:rFonts w:ascii="Arial" w:hAnsi="Arial" w:cs="Arial"/>
        <w:b/>
        <w:sz w:val="24"/>
        <w:szCs w:val="24"/>
      </w:rPr>
    </w:pPr>
    <w:r>
      <w:rPr>
        <w:rFonts w:ascii="Arial" w:hAnsi="Arial" w:cs="Arial"/>
        <w:b/>
        <w:sz w:val="24"/>
        <w:szCs w:val="24"/>
      </w:rPr>
      <w:t>INDOOR AIR QUALITY AND MECHANICAL VENTILATION</w:t>
    </w:r>
  </w:p>
  <w:p w14:paraId="6BDC3BB8" w14:textId="6FBBE733" w:rsidR="00C70C6E" w:rsidRPr="007770C5" w:rsidRDefault="00C70C6E" w:rsidP="005C2466">
    <w:pPr>
      <w:suppressAutoHyphens/>
      <w:ind w:left="-90"/>
      <w:rPr>
        <w:rFonts w:ascii="Arial" w:hAnsi="Arial" w:cs="Arial"/>
        <w:sz w:val="14"/>
        <w:szCs w:val="14"/>
      </w:rPr>
    </w:pPr>
    <w:r>
      <w:rPr>
        <w:rFonts w:ascii="Arial" w:hAnsi="Arial" w:cs="Arial"/>
        <w:sz w:val="14"/>
        <w:szCs w:val="14"/>
      </w:rPr>
      <w:t>CEC-CF2R-MCH-27c-H</w:t>
    </w:r>
    <w:r w:rsidRPr="007770C5">
      <w:rPr>
        <w:rFonts w:ascii="Arial" w:hAnsi="Arial" w:cs="Arial"/>
        <w:sz w:val="14"/>
        <w:szCs w:val="14"/>
      </w:rPr>
      <w:t xml:space="preserve"> (Revised </w:t>
    </w:r>
    <w:del w:id="11" w:author="Shewmaker, Michael@Energy" w:date="2017-12-12T13:14:00Z">
      <w:r w:rsidDel="00543571">
        <w:rPr>
          <w:rFonts w:ascii="Arial" w:hAnsi="Arial" w:cs="Arial"/>
          <w:sz w:val="14"/>
          <w:szCs w:val="14"/>
        </w:rPr>
        <w:delText>10/16</w:delText>
      </w:r>
    </w:del>
    <w:ins w:id="12" w:author="Shewmaker, Michael@Energy" w:date="2017-12-12T13:14:00Z">
      <w:r>
        <w:rPr>
          <w:rFonts w:ascii="Arial" w:hAnsi="Arial" w:cs="Arial"/>
          <w:sz w:val="14"/>
          <w:szCs w:val="14"/>
        </w:rPr>
        <w:t>12/17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C70C6E" w:rsidRPr="00F85124" w14:paraId="6BDC3BBB" w14:textId="77777777" w:rsidTr="005C2466">
      <w:trPr>
        <w:cantSplit/>
        <w:trHeight w:val="288"/>
      </w:trPr>
      <w:tc>
        <w:tcPr>
          <w:tcW w:w="3881" w:type="pct"/>
          <w:gridSpan w:val="2"/>
          <w:tcBorders>
            <w:bottom w:val="single" w:sz="4" w:space="0" w:color="auto"/>
            <w:right w:val="nil"/>
          </w:tcBorders>
          <w:vAlign w:val="center"/>
        </w:tcPr>
        <w:p w14:paraId="6BDC3BB9" w14:textId="77777777" w:rsidR="00C70C6E" w:rsidRPr="006D0E63" w:rsidRDefault="00C70C6E" w:rsidP="00CD30DB">
          <w:pPr>
            <w:pStyle w:val="Style17"/>
            <w:rPr>
              <w:b/>
              <w:sz w:val="20"/>
            </w:rPr>
          </w:pPr>
          <w:r w:rsidRPr="006D0E63">
            <w:rPr>
              <w:sz w:val="20"/>
            </w:rPr>
            <w:t>CERTIFICATE OF INSTALLATION</w:t>
          </w:r>
        </w:p>
      </w:tc>
      <w:tc>
        <w:tcPr>
          <w:tcW w:w="1119" w:type="pct"/>
          <w:tcBorders>
            <w:left w:val="nil"/>
            <w:bottom w:val="single" w:sz="4" w:space="0" w:color="auto"/>
          </w:tcBorders>
          <w:tcMar>
            <w:left w:w="115" w:type="dxa"/>
            <w:right w:w="115" w:type="dxa"/>
          </w:tcMar>
          <w:vAlign w:val="center"/>
        </w:tcPr>
        <w:p w14:paraId="6BDC3BBA" w14:textId="77777777" w:rsidR="00C70C6E" w:rsidRPr="006D0E63" w:rsidRDefault="00C70C6E" w:rsidP="00545DFB">
          <w:pPr>
            <w:pStyle w:val="Style18"/>
            <w:rPr>
              <w:b/>
              <w:sz w:val="20"/>
            </w:rPr>
          </w:pPr>
          <w:r w:rsidRPr="006D0E63">
            <w:rPr>
              <w:sz w:val="20"/>
            </w:rPr>
            <w:t>CF2R-MCH-27</w:t>
          </w:r>
          <w:r>
            <w:rPr>
              <w:sz w:val="20"/>
            </w:rPr>
            <w:t>-H</w:t>
          </w:r>
        </w:p>
      </w:tc>
    </w:tr>
    <w:tr w:rsidR="00C70C6E" w:rsidRPr="00F85124" w14:paraId="6BDC3BBE" w14:textId="77777777" w:rsidTr="00CD30DB">
      <w:trPr>
        <w:cantSplit/>
        <w:trHeight w:val="288"/>
      </w:trPr>
      <w:tc>
        <w:tcPr>
          <w:tcW w:w="2285" w:type="pct"/>
          <w:tcBorders>
            <w:right w:val="nil"/>
          </w:tcBorders>
        </w:tcPr>
        <w:p w14:paraId="6BDC3BBC" w14:textId="77777777" w:rsidR="00C70C6E" w:rsidRPr="00F85124" w:rsidRDefault="00C70C6E" w:rsidP="00CD30DB">
          <w:pPr>
            <w:pStyle w:val="Style19"/>
            <w:rPr>
              <w:sz w:val="12"/>
              <w:szCs w:val="12"/>
            </w:rPr>
          </w:pPr>
          <w:r w:rsidRPr="00505A99">
            <w:t>Indoor Air Quality and Mechanical Ventilation</w:t>
          </w:r>
        </w:p>
      </w:tc>
      <w:tc>
        <w:tcPr>
          <w:tcW w:w="2715" w:type="pct"/>
          <w:gridSpan w:val="2"/>
          <w:tcBorders>
            <w:left w:val="nil"/>
          </w:tcBorders>
        </w:tcPr>
        <w:p w14:paraId="6BDC3BBD" w14:textId="2A26A938" w:rsidR="00C70C6E" w:rsidRPr="001C34F2" w:rsidRDefault="00C70C6E"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E04567" w:rsidRPr="00E04567">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E04567" w:rsidRPr="00E04567">
              <w:rPr>
                <w:rFonts w:asciiTheme="minorHAnsi" w:hAnsiTheme="minorHAnsi"/>
                <w:bCs/>
                <w:noProof/>
              </w:rPr>
              <w:t>5</w:t>
            </w:r>
          </w:fldSimple>
          <w:r w:rsidRPr="001C34F2">
            <w:rPr>
              <w:rFonts w:asciiTheme="minorHAnsi" w:hAnsiTheme="minorHAnsi"/>
              <w:bCs/>
            </w:rPr>
            <w:t>)</w:t>
          </w:r>
        </w:p>
      </w:tc>
    </w:tr>
    <w:tr w:rsidR="00C70C6E" w:rsidRPr="00F85124" w14:paraId="6BDC3BC2" w14:textId="77777777" w:rsidTr="005C2466">
      <w:trPr>
        <w:cantSplit/>
        <w:trHeight w:val="288"/>
      </w:trPr>
      <w:tc>
        <w:tcPr>
          <w:tcW w:w="0" w:type="auto"/>
        </w:tcPr>
        <w:p w14:paraId="6BDC3BBF" w14:textId="77777777" w:rsidR="00C70C6E" w:rsidRPr="00F85124" w:rsidRDefault="00C70C6E" w:rsidP="00CD30DB">
          <w:pPr>
            <w:pStyle w:val="Style20"/>
          </w:pPr>
          <w:r w:rsidRPr="00F85124">
            <w:t>Project Name:</w:t>
          </w:r>
        </w:p>
      </w:tc>
      <w:tc>
        <w:tcPr>
          <w:tcW w:w="1596" w:type="pct"/>
        </w:tcPr>
        <w:p w14:paraId="6BDC3BC0" w14:textId="77777777" w:rsidR="00C70C6E" w:rsidRPr="00F85124" w:rsidRDefault="00C70C6E" w:rsidP="00CD30DB">
          <w:pPr>
            <w:pStyle w:val="Style20"/>
          </w:pPr>
          <w:r w:rsidRPr="00F85124">
            <w:t>Enforcement Agency:</w:t>
          </w:r>
        </w:p>
      </w:tc>
      <w:tc>
        <w:tcPr>
          <w:tcW w:w="1119" w:type="pct"/>
        </w:tcPr>
        <w:p w14:paraId="6BDC3BC1" w14:textId="77777777" w:rsidR="00C70C6E" w:rsidRPr="00F85124" w:rsidRDefault="00C70C6E" w:rsidP="00CD30DB">
          <w:pPr>
            <w:pStyle w:val="Style20"/>
          </w:pPr>
          <w:r w:rsidRPr="00F85124">
            <w:t>Permit Number:</w:t>
          </w:r>
        </w:p>
      </w:tc>
    </w:tr>
    <w:tr w:rsidR="00C70C6E" w:rsidRPr="00F85124" w14:paraId="6BDC3BC6" w14:textId="77777777" w:rsidTr="005C2466">
      <w:trPr>
        <w:cantSplit/>
        <w:trHeight w:val="288"/>
      </w:trPr>
      <w:tc>
        <w:tcPr>
          <w:tcW w:w="0" w:type="auto"/>
        </w:tcPr>
        <w:p w14:paraId="6BDC3BC3" w14:textId="77777777" w:rsidR="00C70C6E" w:rsidRPr="00F85124" w:rsidRDefault="00C70C6E" w:rsidP="00CD30DB">
          <w:pPr>
            <w:pStyle w:val="Style20"/>
            <w:rPr>
              <w:vertAlign w:val="superscript"/>
            </w:rPr>
          </w:pPr>
          <w:r w:rsidRPr="00F85124">
            <w:t>Dwelling Address:</w:t>
          </w:r>
        </w:p>
      </w:tc>
      <w:tc>
        <w:tcPr>
          <w:tcW w:w="1596" w:type="pct"/>
        </w:tcPr>
        <w:p w14:paraId="6BDC3BC4" w14:textId="0933A4C0" w:rsidR="00C70C6E" w:rsidRPr="00F85124" w:rsidRDefault="00C70C6E" w:rsidP="00CD30DB">
          <w:pPr>
            <w:pStyle w:val="Style20"/>
            <w:rPr>
              <w:vertAlign w:val="superscript"/>
            </w:rPr>
          </w:pPr>
          <w:r w:rsidRPr="00F85124">
            <w:t>City</w:t>
          </w:r>
          <w:r>
            <w:t>:</w:t>
          </w:r>
        </w:p>
      </w:tc>
      <w:tc>
        <w:tcPr>
          <w:tcW w:w="1119" w:type="pct"/>
        </w:tcPr>
        <w:p w14:paraId="6BDC3BC5" w14:textId="1D440BCE" w:rsidR="00C70C6E" w:rsidRPr="00F85124" w:rsidRDefault="00C70C6E" w:rsidP="00CD30DB">
          <w:pPr>
            <w:pStyle w:val="Style20"/>
            <w:rPr>
              <w:vertAlign w:val="superscript"/>
            </w:rPr>
          </w:pPr>
          <w:r w:rsidRPr="00F85124">
            <w:t>Zip Code</w:t>
          </w:r>
          <w:r>
            <w:t>:</w:t>
          </w:r>
        </w:p>
      </w:tc>
    </w:tr>
  </w:tbl>
  <w:p w14:paraId="6BDC3BC7" w14:textId="77777777" w:rsidR="00C70C6E" w:rsidRDefault="00C70C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CA" w14:textId="77777777" w:rsidR="00C70C6E" w:rsidRDefault="00E04567">
    <w:pPr>
      <w:pStyle w:val="Header"/>
    </w:pPr>
    <w:r>
      <w:rPr>
        <w:noProof/>
      </w:rPr>
      <w:pict w14:anchorId="6BDC3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CB" w14:textId="77777777" w:rsidR="00C70C6E" w:rsidRDefault="00E04567">
    <w:pPr>
      <w:pStyle w:val="Header"/>
    </w:pPr>
    <w:r>
      <w:rPr>
        <w:noProof/>
      </w:rPr>
      <w:pict w14:anchorId="6BDC3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C70C6E" w:rsidRPr="00F85124" w14:paraId="6BDC3BCE" w14:textId="77777777" w:rsidTr="00CA4EEF">
      <w:trPr>
        <w:cantSplit/>
        <w:trHeight w:val="288"/>
      </w:trPr>
      <w:tc>
        <w:tcPr>
          <w:tcW w:w="3881" w:type="pct"/>
          <w:gridSpan w:val="2"/>
          <w:tcBorders>
            <w:bottom w:val="single" w:sz="4" w:space="0" w:color="auto"/>
            <w:right w:val="nil"/>
          </w:tcBorders>
          <w:vAlign w:val="center"/>
        </w:tcPr>
        <w:p w14:paraId="6BDC3BCC" w14:textId="77777777" w:rsidR="00C70C6E" w:rsidRPr="00927918" w:rsidRDefault="00E04567" w:rsidP="00CA4EEF">
          <w:pPr>
            <w:pStyle w:val="Style17"/>
            <w:rPr>
              <w:b/>
              <w:sz w:val="20"/>
            </w:rPr>
          </w:pPr>
          <w:r>
            <w:rPr>
              <w:noProof/>
              <w:sz w:val="20"/>
            </w:rPr>
            <w:pict w14:anchorId="6BDC3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70C6E" w:rsidRPr="00927918">
            <w:rPr>
              <w:sz w:val="20"/>
            </w:rPr>
            <w:t>CERTIFICATE OF INSTALLATION</w:t>
          </w:r>
          <w:r w:rsidR="00C70C6E" w:rsidRPr="0053106D">
            <w:rPr>
              <w:sz w:val="20"/>
            </w:rPr>
            <w:t xml:space="preserve"> </w:t>
          </w:r>
          <w:r w:rsidR="00C70C6E">
            <w:rPr>
              <w:sz w:val="20"/>
            </w:rPr>
            <w:t xml:space="preserve">- </w:t>
          </w:r>
          <w:r w:rsidR="00C70C6E" w:rsidRPr="0053106D">
            <w:rPr>
              <w:sz w:val="20"/>
            </w:rPr>
            <w:t>USER INSTRUCTIONS</w:t>
          </w:r>
        </w:p>
      </w:tc>
      <w:tc>
        <w:tcPr>
          <w:tcW w:w="1119" w:type="pct"/>
          <w:tcBorders>
            <w:left w:val="nil"/>
            <w:bottom w:val="single" w:sz="4" w:space="0" w:color="auto"/>
          </w:tcBorders>
          <w:tcMar>
            <w:left w:w="115" w:type="dxa"/>
            <w:right w:w="115" w:type="dxa"/>
          </w:tcMar>
          <w:vAlign w:val="center"/>
        </w:tcPr>
        <w:p w14:paraId="6BDC3BCD" w14:textId="77777777" w:rsidR="00C70C6E" w:rsidRPr="00927918" w:rsidRDefault="00C70C6E" w:rsidP="00545DFB">
          <w:pPr>
            <w:pStyle w:val="Style18"/>
            <w:rPr>
              <w:b/>
              <w:sz w:val="20"/>
            </w:rPr>
          </w:pPr>
          <w:r w:rsidRPr="00927918">
            <w:rPr>
              <w:sz w:val="20"/>
            </w:rPr>
            <w:t>CF2R-MCH-27</w:t>
          </w:r>
          <w:r>
            <w:rPr>
              <w:sz w:val="20"/>
            </w:rPr>
            <w:t>c-H</w:t>
          </w:r>
        </w:p>
      </w:tc>
    </w:tr>
    <w:tr w:rsidR="00C70C6E" w:rsidRPr="00F85124" w14:paraId="6BDC3BD1" w14:textId="77777777" w:rsidTr="00CA4EEF">
      <w:trPr>
        <w:cantSplit/>
        <w:trHeight w:val="288"/>
      </w:trPr>
      <w:tc>
        <w:tcPr>
          <w:tcW w:w="2285" w:type="pct"/>
          <w:tcBorders>
            <w:right w:val="nil"/>
          </w:tcBorders>
        </w:tcPr>
        <w:p w14:paraId="6BDC3BCF" w14:textId="77777777" w:rsidR="00C70C6E" w:rsidRPr="00F85124" w:rsidRDefault="00C70C6E"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6BDC3BD0" w14:textId="42BE97D4" w:rsidR="00C70C6E" w:rsidRPr="00F85124" w:rsidRDefault="00C70C6E" w:rsidP="00CA4EEF">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04567" w:rsidRPr="00E04567">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E04567" w:rsidRPr="00E04567">
              <w:rPr>
                <w:rFonts w:asciiTheme="minorHAnsi" w:hAnsiTheme="minorHAnsi"/>
                <w:bCs/>
                <w:noProof/>
              </w:rPr>
              <w:t>2</w:t>
            </w:r>
          </w:fldSimple>
          <w:r w:rsidRPr="00F85124">
            <w:rPr>
              <w:rFonts w:asciiTheme="minorHAnsi" w:hAnsiTheme="minorHAnsi"/>
              <w:bCs/>
            </w:rPr>
            <w:t>)</w:t>
          </w:r>
        </w:p>
      </w:tc>
    </w:tr>
  </w:tbl>
  <w:p w14:paraId="6BDC3BD2" w14:textId="77777777" w:rsidR="00C70C6E" w:rsidRDefault="00C70C6E" w:rsidP="006D0E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D4" w14:textId="77777777" w:rsidR="00C70C6E" w:rsidRDefault="00E04567">
    <w:pPr>
      <w:pStyle w:val="Header"/>
    </w:pPr>
    <w:r>
      <w:rPr>
        <w:noProof/>
      </w:rPr>
      <w:pict w14:anchorId="6BDC3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D5" w14:textId="77777777" w:rsidR="00C70C6E" w:rsidRDefault="00E04567">
    <w:pPr>
      <w:pStyle w:val="Header"/>
    </w:pPr>
    <w:r>
      <w:rPr>
        <w:noProof/>
      </w:rPr>
      <w:pict w14:anchorId="6BDC3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C70C6E" w:rsidRPr="00F85124" w14:paraId="6BDC3BD8" w14:textId="77777777" w:rsidTr="00A13D52">
      <w:trPr>
        <w:cantSplit/>
        <w:trHeight w:val="288"/>
      </w:trPr>
      <w:tc>
        <w:tcPr>
          <w:tcW w:w="3881" w:type="pct"/>
          <w:gridSpan w:val="2"/>
          <w:tcBorders>
            <w:bottom w:val="single" w:sz="4" w:space="0" w:color="auto"/>
            <w:right w:val="nil"/>
          </w:tcBorders>
          <w:vAlign w:val="center"/>
        </w:tcPr>
        <w:p w14:paraId="6BDC3BD6" w14:textId="77777777" w:rsidR="00C70C6E" w:rsidRPr="006D0E63" w:rsidRDefault="00E04567" w:rsidP="00CA4EEF">
          <w:pPr>
            <w:pStyle w:val="Style17"/>
            <w:rPr>
              <w:b/>
              <w:sz w:val="20"/>
            </w:rPr>
          </w:pPr>
          <w:r>
            <w:rPr>
              <w:noProof/>
              <w:sz w:val="20"/>
            </w:rPr>
            <w:pict w14:anchorId="6BDC3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70C6E" w:rsidRPr="006D0E63">
            <w:rPr>
              <w:sz w:val="20"/>
            </w:rPr>
            <w:t>CERTIFICATE OF INSTALLATION</w:t>
          </w:r>
          <w:r w:rsidR="00C70C6E">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6BDC3BD7" w14:textId="77777777" w:rsidR="00C70C6E" w:rsidRPr="006D0E63" w:rsidRDefault="00C70C6E" w:rsidP="00A13D52">
          <w:pPr>
            <w:pStyle w:val="Style18"/>
            <w:rPr>
              <w:b/>
              <w:sz w:val="20"/>
            </w:rPr>
          </w:pPr>
          <w:r w:rsidRPr="006D0E63">
            <w:rPr>
              <w:sz w:val="20"/>
            </w:rPr>
            <w:t>CF2R-MCH-27</w:t>
          </w:r>
          <w:r>
            <w:rPr>
              <w:sz w:val="20"/>
            </w:rPr>
            <w:t>c-H</w:t>
          </w:r>
        </w:p>
      </w:tc>
    </w:tr>
    <w:tr w:rsidR="00C70C6E" w:rsidRPr="00F85124" w14:paraId="6BDC3BDB" w14:textId="77777777">
      <w:trPr>
        <w:cantSplit/>
        <w:trHeight w:val="288"/>
      </w:trPr>
      <w:tc>
        <w:tcPr>
          <w:tcW w:w="2285" w:type="pct"/>
          <w:tcBorders>
            <w:right w:val="nil"/>
          </w:tcBorders>
        </w:tcPr>
        <w:p w14:paraId="6BDC3BD9" w14:textId="77777777" w:rsidR="00C70C6E" w:rsidRPr="00F85124" w:rsidRDefault="00C70C6E"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6BDC3BDA" w14:textId="038F813B" w:rsidR="00C70C6E" w:rsidRPr="001C34F2" w:rsidRDefault="00C70C6E"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E04567" w:rsidRPr="00E0456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E04567" w:rsidRPr="00E04567">
              <w:rPr>
                <w:rFonts w:asciiTheme="minorHAnsi" w:hAnsiTheme="minorHAnsi"/>
                <w:bCs/>
                <w:noProof/>
              </w:rPr>
              <w:t>7</w:t>
            </w:r>
          </w:fldSimple>
          <w:r w:rsidRPr="001C34F2">
            <w:rPr>
              <w:rFonts w:asciiTheme="minorHAnsi" w:hAnsiTheme="minorHAnsi"/>
              <w:bCs/>
            </w:rPr>
            <w:t>)</w:t>
          </w:r>
        </w:p>
      </w:tc>
    </w:tr>
  </w:tbl>
  <w:p w14:paraId="6BDC3BDC" w14:textId="77777777" w:rsidR="00C70C6E" w:rsidRDefault="00C70C6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3BDE" w14:textId="77777777" w:rsidR="00C70C6E" w:rsidRDefault="00E04567">
    <w:pPr>
      <w:pStyle w:val="Header"/>
    </w:pPr>
    <w:r>
      <w:rPr>
        <w:noProof/>
      </w:rPr>
      <w:pict w14:anchorId="6BDC3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D72DE3"/>
    <w:multiLevelType w:val="hybridMultilevel"/>
    <w:tmpl w:val="B900D876"/>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0E3FD7"/>
    <w:multiLevelType w:val="hybridMultilevel"/>
    <w:tmpl w:val="AB6AA49A"/>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236DB8"/>
    <w:multiLevelType w:val="hybridMultilevel"/>
    <w:tmpl w:val="1366AA6C"/>
    <w:lvl w:ilvl="0" w:tplc="808CF2D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F5752FE"/>
    <w:multiLevelType w:val="hybridMultilevel"/>
    <w:tmpl w:val="ACE8F4CE"/>
    <w:lvl w:ilvl="0" w:tplc="20DC052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357456B6"/>
    <w:multiLevelType w:val="hybridMultilevel"/>
    <w:tmpl w:val="FD369AC4"/>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2" w15:restartNumberingAfterBreak="0">
    <w:nsid w:val="3C357416"/>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37A081E4"/>
    <w:lvl w:ilvl="0" w:tplc="83ACEFD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61624052"/>
    <w:multiLevelType w:val="hybridMultilevel"/>
    <w:tmpl w:val="B900D876"/>
    <w:lvl w:ilvl="0" w:tplc="ECE8183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9371CD"/>
    <w:multiLevelType w:val="hybridMultilevel"/>
    <w:tmpl w:val="A2924C08"/>
    <w:lvl w:ilvl="0" w:tplc="C9FA1FC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D021550"/>
    <w:multiLevelType w:val="hybridMultilevel"/>
    <w:tmpl w:val="35C2A66A"/>
    <w:lvl w:ilvl="0" w:tplc="063A4E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2"/>
  </w:num>
  <w:num w:numId="3">
    <w:abstractNumId w:val="14"/>
  </w:num>
  <w:num w:numId="4">
    <w:abstractNumId w:val="1"/>
  </w:num>
  <w:num w:numId="5">
    <w:abstractNumId w:val="0"/>
  </w:num>
  <w:num w:numId="6">
    <w:abstractNumId w:val="5"/>
  </w:num>
  <w:num w:numId="7">
    <w:abstractNumId w:val="15"/>
  </w:num>
  <w:num w:numId="8">
    <w:abstractNumId w:val="12"/>
  </w:num>
  <w:num w:numId="9">
    <w:abstractNumId w:val="13"/>
  </w:num>
  <w:num w:numId="10">
    <w:abstractNumId w:val="17"/>
  </w:num>
  <w:num w:numId="11">
    <w:abstractNumId w:val="4"/>
  </w:num>
  <w:num w:numId="12">
    <w:abstractNumId w:val="11"/>
  </w:num>
  <w:num w:numId="13">
    <w:abstractNumId w:val="18"/>
  </w:num>
  <w:num w:numId="14">
    <w:abstractNumId w:val="3"/>
  </w:num>
  <w:num w:numId="15">
    <w:abstractNumId w:val="9"/>
  </w:num>
  <w:num w:numId="16">
    <w:abstractNumId w:val="7"/>
  </w:num>
  <w:num w:numId="1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5"/>
  </w:num>
  <w:num w:numId="20">
    <w:abstractNumId w:val="6"/>
  </w:num>
  <w:num w:numId="21">
    <w:abstractNumId w:val="5"/>
  </w:num>
  <w:num w:numId="22">
    <w:abstractNumId w:val="16"/>
  </w:num>
  <w:num w:numId="23">
    <w:abstractNumId w:val="10"/>
  </w:num>
  <w:num w:numId="24">
    <w:abstractNumId w:val="19"/>
  </w:num>
  <w:num w:numId="25">
    <w:abstractNumId w:val="1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6B59"/>
    <w:rsid w:val="00032B4A"/>
    <w:rsid w:val="000343BC"/>
    <w:rsid w:val="0004080A"/>
    <w:rsid w:val="00045AF9"/>
    <w:rsid w:val="000615DE"/>
    <w:rsid w:val="00083C33"/>
    <w:rsid w:val="00091AA5"/>
    <w:rsid w:val="000B1B45"/>
    <w:rsid w:val="000C2495"/>
    <w:rsid w:val="000C6B12"/>
    <w:rsid w:val="000D01A4"/>
    <w:rsid w:val="000D16A9"/>
    <w:rsid w:val="000E5F2E"/>
    <w:rsid w:val="000E7A90"/>
    <w:rsid w:val="001369ED"/>
    <w:rsid w:val="00146C8C"/>
    <w:rsid w:val="001A2C70"/>
    <w:rsid w:val="001A32D6"/>
    <w:rsid w:val="001B2077"/>
    <w:rsid w:val="001C34F2"/>
    <w:rsid w:val="001C566E"/>
    <w:rsid w:val="001D6E10"/>
    <w:rsid w:val="001F45A1"/>
    <w:rsid w:val="00204D82"/>
    <w:rsid w:val="00217A13"/>
    <w:rsid w:val="002207B3"/>
    <w:rsid w:val="002270F0"/>
    <w:rsid w:val="0023738C"/>
    <w:rsid w:val="00254115"/>
    <w:rsid w:val="002563C6"/>
    <w:rsid w:val="0026202C"/>
    <w:rsid w:val="00284D7C"/>
    <w:rsid w:val="002A726D"/>
    <w:rsid w:val="002B0063"/>
    <w:rsid w:val="002C5223"/>
    <w:rsid w:val="002D0B9D"/>
    <w:rsid w:val="002D141B"/>
    <w:rsid w:val="002D5A08"/>
    <w:rsid w:val="002E40C7"/>
    <w:rsid w:val="0030200E"/>
    <w:rsid w:val="00306A6D"/>
    <w:rsid w:val="00313186"/>
    <w:rsid w:val="00316503"/>
    <w:rsid w:val="00337746"/>
    <w:rsid w:val="0034104B"/>
    <w:rsid w:val="003429AA"/>
    <w:rsid w:val="003504F8"/>
    <w:rsid w:val="00353844"/>
    <w:rsid w:val="00377B8F"/>
    <w:rsid w:val="00391A4C"/>
    <w:rsid w:val="00393200"/>
    <w:rsid w:val="00397372"/>
    <w:rsid w:val="003A0F3E"/>
    <w:rsid w:val="003A3D8D"/>
    <w:rsid w:val="003D0EE1"/>
    <w:rsid w:val="003D6390"/>
    <w:rsid w:val="003E7366"/>
    <w:rsid w:val="00405767"/>
    <w:rsid w:val="00444E69"/>
    <w:rsid w:val="00456D45"/>
    <w:rsid w:val="00477F1B"/>
    <w:rsid w:val="0048418E"/>
    <w:rsid w:val="00487668"/>
    <w:rsid w:val="00497027"/>
    <w:rsid w:val="004A68C1"/>
    <w:rsid w:val="004B2783"/>
    <w:rsid w:val="004B6CDB"/>
    <w:rsid w:val="004D0DA8"/>
    <w:rsid w:val="004F084C"/>
    <w:rsid w:val="00503826"/>
    <w:rsid w:val="00505A99"/>
    <w:rsid w:val="0051085D"/>
    <w:rsid w:val="005131B1"/>
    <w:rsid w:val="00521E1D"/>
    <w:rsid w:val="00543571"/>
    <w:rsid w:val="00545DFB"/>
    <w:rsid w:val="0055507E"/>
    <w:rsid w:val="0058079C"/>
    <w:rsid w:val="005B5F73"/>
    <w:rsid w:val="005C2466"/>
    <w:rsid w:val="005D0CA1"/>
    <w:rsid w:val="005E36C9"/>
    <w:rsid w:val="005E732B"/>
    <w:rsid w:val="00603C51"/>
    <w:rsid w:val="00620D70"/>
    <w:rsid w:val="00636369"/>
    <w:rsid w:val="00642519"/>
    <w:rsid w:val="006428DC"/>
    <w:rsid w:val="00672367"/>
    <w:rsid w:val="00680C44"/>
    <w:rsid w:val="006832D0"/>
    <w:rsid w:val="00691E9C"/>
    <w:rsid w:val="006964E2"/>
    <w:rsid w:val="006A0D5B"/>
    <w:rsid w:val="006A7B19"/>
    <w:rsid w:val="006C27A3"/>
    <w:rsid w:val="006D0E63"/>
    <w:rsid w:val="006E51CB"/>
    <w:rsid w:val="006F58AB"/>
    <w:rsid w:val="00723ACD"/>
    <w:rsid w:val="0073030E"/>
    <w:rsid w:val="0073202B"/>
    <w:rsid w:val="00732E2F"/>
    <w:rsid w:val="00754D2F"/>
    <w:rsid w:val="007756BC"/>
    <w:rsid w:val="00777B2F"/>
    <w:rsid w:val="007A71CE"/>
    <w:rsid w:val="007D09C6"/>
    <w:rsid w:val="007F0271"/>
    <w:rsid w:val="007F7812"/>
    <w:rsid w:val="00804BDE"/>
    <w:rsid w:val="00811F3B"/>
    <w:rsid w:val="00822389"/>
    <w:rsid w:val="00825903"/>
    <w:rsid w:val="008273C5"/>
    <w:rsid w:val="0084265D"/>
    <w:rsid w:val="0085506D"/>
    <w:rsid w:val="008B1549"/>
    <w:rsid w:val="008D296A"/>
    <w:rsid w:val="008D492B"/>
    <w:rsid w:val="008D7DBB"/>
    <w:rsid w:val="008E326D"/>
    <w:rsid w:val="008F6987"/>
    <w:rsid w:val="00900CBB"/>
    <w:rsid w:val="00900D1F"/>
    <w:rsid w:val="00914AAA"/>
    <w:rsid w:val="00931949"/>
    <w:rsid w:val="0094525F"/>
    <w:rsid w:val="0094745B"/>
    <w:rsid w:val="0098360E"/>
    <w:rsid w:val="00984D87"/>
    <w:rsid w:val="00993185"/>
    <w:rsid w:val="00994E9A"/>
    <w:rsid w:val="0099542E"/>
    <w:rsid w:val="00A13D52"/>
    <w:rsid w:val="00A26E22"/>
    <w:rsid w:val="00A54D42"/>
    <w:rsid w:val="00A77BF6"/>
    <w:rsid w:val="00AB1D6A"/>
    <w:rsid w:val="00AE27B7"/>
    <w:rsid w:val="00AE30C5"/>
    <w:rsid w:val="00AE6F84"/>
    <w:rsid w:val="00AE7CE0"/>
    <w:rsid w:val="00AF22D8"/>
    <w:rsid w:val="00AF7986"/>
    <w:rsid w:val="00B077B3"/>
    <w:rsid w:val="00B07A97"/>
    <w:rsid w:val="00B3781D"/>
    <w:rsid w:val="00B71555"/>
    <w:rsid w:val="00B76C7C"/>
    <w:rsid w:val="00B91651"/>
    <w:rsid w:val="00B96870"/>
    <w:rsid w:val="00BB50EC"/>
    <w:rsid w:val="00BC72BF"/>
    <w:rsid w:val="00BD2FD3"/>
    <w:rsid w:val="00BD42CE"/>
    <w:rsid w:val="00BD72E9"/>
    <w:rsid w:val="00BF6AAF"/>
    <w:rsid w:val="00C041FB"/>
    <w:rsid w:val="00C051C0"/>
    <w:rsid w:val="00C13C13"/>
    <w:rsid w:val="00C41791"/>
    <w:rsid w:val="00C66CC0"/>
    <w:rsid w:val="00C70C6E"/>
    <w:rsid w:val="00C77916"/>
    <w:rsid w:val="00C83725"/>
    <w:rsid w:val="00C965C5"/>
    <w:rsid w:val="00CA4EEF"/>
    <w:rsid w:val="00CB00C9"/>
    <w:rsid w:val="00CB1D33"/>
    <w:rsid w:val="00CC7DA0"/>
    <w:rsid w:val="00CD0756"/>
    <w:rsid w:val="00CD30DB"/>
    <w:rsid w:val="00CF0832"/>
    <w:rsid w:val="00D0283C"/>
    <w:rsid w:val="00D047E8"/>
    <w:rsid w:val="00D22FFE"/>
    <w:rsid w:val="00D27B8C"/>
    <w:rsid w:val="00D33A87"/>
    <w:rsid w:val="00D40D51"/>
    <w:rsid w:val="00D62E84"/>
    <w:rsid w:val="00D92C1A"/>
    <w:rsid w:val="00DD4831"/>
    <w:rsid w:val="00DD7B7F"/>
    <w:rsid w:val="00DE7E23"/>
    <w:rsid w:val="00E03C9E"/>
    <w:rsid w:val="00E04567"/>
    <w:rsid w:val="00E232DB"/>
    <w:rsid w:val="00E2362D"/>
    <w:rsid w:val="00E2619A"/>
    <w:rsid w:val="00E30FE1"/>
    <w:rsid w:val="00E338C2"/>
    <w:rsid w:val="00E33C11"/>
    <w:rsid w:val="00E447CF"/>
    <w:rsid w:val="00E60F60"/>
    <w:rsid w:val="00E66FF8"/>
    <w:rsid w:val="00E710EF"/>
    <w:rsid w:val="00E95F4A"/>
    <w:rsid w:val="00E96673"/>
    <w:rsid w:val="00EA7AB0"/>
    <w:rsid w:val="00EA7EEF"/>
    <w:rsid w:val="00EB3184"/>
    <w:rsid w:val="00EB40E3"/>
    <w:rsid w:val="00EC270A"/>
    <w:rsid w:val="00ED5184"/>
    <w:rsid w:val="00F2146F"/>
    <w:rsid w:val="00F41A09"/>
    <w:rsid w:val="00F4210B"/>
    <w:rsid w:val="00F56D14"/>
    <w:rsid w:val="00F621C9"/>
    <w:rsid w:val="00F62920"/>
    <w:rsid w:val="00F65A40"/>
    <w:rsid w:val="00F74E59"/>
    <w:rsid w:val="00F766D6"/>
    <w:rsid w:val="00F9144F"/>
    <w:rsid w:val="00F963D7"/>
    <w:rsid w:val="00FC585E"/>
    <w:rsid w:val="00FD18A6"/>
    <w:rsid w:val="00FD211F"/>
    <w:rsid w:val="00FD7EB8"/>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6BDC3765"/>
  <w15:docId w15:val="{82D9E873-2D93-48AB-8EAD-E181906C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900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77383">
      <w:bodyDiv w:val="1"/>
      <w:marLeft w:val="0"/>
      <w:marRight w:val="0"/>
      <w:marTop w:val="0"/>
      <w:marBottom w:val="0"/>
      <w:divBdr>
        <w:top w:val="none" w:sz="0" w:space="0" w:color="auto"/>
        <w:left w:val="none" w:sz="0" w:space="0" w:color="auto"/>
        <w:bottom w:val="none" w:sz="0" w:space="0" w:color="auto"/>
        <w:right w:val="none" w:sz="0" w:space="0" w:color="auto"/>
      </w:divBdr>
    </w:div>
    <w:div w:id="302124420">
      <w:bodyDiv w:val="1"/>
      <w:marLeft w:val="0"/>
      <w:marRight w:val="0"/>
      <w:marTop w:val="0"/>
      <w:marBottom w:val="0"/>
      <w:divBdr>
        <w:top w:val="none" w:sz="0" w:space="0" w:color="auto"/>
        <w:left w:val="none" w:sz="0" w:space="0" w:color="auto"/>
        <w:bottom w:val="none" w:sz="0" w:space="0" w:color="auto"/>
        <w:right w:val="none" w:sz="0" w:space="0" w:color="auto"/>
      </w:divBdr>
    </w:div>
    <w:div w:id="424811016">
      <w:bodyDiv w:val="1"/>
      <w:marLeft w:val="0"/>
      <w:marRight w:val="0"/>
      <w:marTop w:val="0"/>
      <w:marBottom w:val="0"/>
      <w:divBdr>
        <w:top w:val="none" w:sz="0" w:space="0" w:color="auto"/>
        <w:left w:val="none" w:sz="0" w:space="0" w:color="auto"/>
        <w:bottom w:val="none" w:sz="0" w:space="0" w:color="auto"/>
        <w:right w:val="none" w:sz="0" w:space="0" w:color="auto"/>
      </w:divBdr>
    </w:div>
    <w:div w:id="876551414">
      <w:bodyDiv w:val="1"/>
      <w:marLeft w:val="0"/>
      <w:marRight w:val="0"/>
      <w:marTop w:val="0"/>
      <w:marBottom w:val="0"/>
      <w:divBdr>
        <w:top w:val="none" w:sz="0" w:space="0" w:color="auto"/>
        <w:left w:val="none" w:sz="0" w:space="0" w:color="auto"/>
        <w:bottom w:val="none" w:sz="0" w:space="0" w:color="auto"/>
        <w:right w:val="none" w:sz="0" w:space="0" w:color="auto"/>
      </w:divBdr>
    </w:div>
    <w:div w:id="928193713">
      <w:bodyDiv w:val="1"/>
      <w:marLeft w:val="0"/>
      <w:marRight w:val="0"/>
      <w:marTop w:val="0"/>
      <w:marBottom w:val="0"/>
      <w:divBdr>
        <w:top w:val="none" w:sz="0" w:space="0" w:color="auto"/>
        <w:left w:val="none" w:sz="0" w:space="0" w:color="auto"/>
        <w:bottom w:val="none" w:sz="0" w:space="0" w:color="auto"/>
        <w:right w:val="none" w:sz="0" w:space="0" w:color="auto"/>
      </w:divBdr>
    </w:div>
    <w:div w:id="1037315536">
      <w:bodyDiv w:val="1"/>
      <w:marLeft w:val="0"/>
      <w:marRight w:val="0"/>
      <w:marTop w:val="0"/>
      <w:marBottom w:val="0"/>
      <w:divBdr>
        <w:top w:val="none" w:sz="0" w:space="0" w:color="auto"/>
        <w:left w:val="none" w:sz="0" w:space="0" w:color="auto"/>
        <w:bottom w:val="none" w:sz="0" w:space="0" w:color="auto"/>
        <w:right w:val="none" w:sz="0" w:space="0" w:color="auto"/>
      </w:divBdr>
    </w:div>
    <w:div w:id="1096176194">
      <w:bodyDiv w:val="1"/>
      <w:marLeft w:val="0"/>
      <w:marRight w:val="0"/>
      <w:marTop w:val="0"/>
      <w:marBottom w:val="0"/>
      <w:divBdr>
        <w:top w:val="none" w:sz="0" w:space="0" w:color="auto"/>
        <w:left w:val="none" w:sz="0" w:space="0" w:color="auto"/>
        <w:bottom w:val="none" w:sz="0" w:space="0" w:color="auto"/>
        <w:right w:val="none" w:sz="0" w:space="0" w:color="auto"/>
      </w:divBdr>
    </w:div>
    <w:div w:id="1127233713">
      <w:bodyDiv w:val="1"/>
      <w:marLeft w:val="0"/>
      <w:marRight w:val="0"/>
      <w:marTop w:val="0"/>
      <w:marBottom w:val="0"/>
      <w:divBdr>
        <w:top w:val="none" w:sz="0" w:space="0" w:color="auto"/>
        <w:left w:val="none" w:sz="0" w:space="0" w:color="auto"/>
        <w:bottom w:val="none" w:sz="0" w:space="0" w:color="auto"/>
        <w:right w:val="none" w:sz="0" w:space="0" w:color="auto"/>
      </w:divBdr>
    </w:div>
    <w:div w:id="1128007064">
      <w:bodyDiv w:val="1"/>
      <w:marLeft w:val="0"/>
      <w:marRight w:val="0"/>
      <w:marTop w:val="0"/>
      <w:marBottom w:val="0"/>
      <w:divBdr>
        <w:top w:val="none" w:sz="0" w:space="0" w:color="auto"/>
        <w:left w:val="none" w:sz="0" w:space="0" w:color="auto"/>
        <w:bottom w:val="none" w:sz="0" w:space="0" w:color="auto"/>
        <w:right w:val="none" w:sz="0" w:space="0" w:color="auto"/>
      </w:divBdr>
    </w:div>
    <w:div w:id="1371414539">
      <w:bodyDiv w:val="1"/>
      <w:marLeft w:val="0"/>
      <w:marRight w:val="0"/>
      <w:marTop w:val="0"/>
      <w:marBottom w:val="0"/>
      <w:divBdr>
        <w:top w:val="none" w:sz="0" w:space="0" w:color="auto"/>
        <w:left w:val="none" w:sz="0" w:space="0" w:color="auto"/>
        <w:bottom w:val="none" w:sz="0" w:space="0" w:color="auto"/>
        <w:right w:val="none" w:sz="0" w:space="0" w:color="auto"/>
      </w:divBdr>
    </w:div>
    <w:div w:id="1646930824">
      <w:bodyDiv w:val="1"/>
      <w:marLeft w:val="0"/>
      <w:marRight w:val="0"/>
      <w:marTop w:val="0"/>
      <w:marBottom w:val="0"/>
      <w:divBdr>
        <w:top w:val="none" w:sz="0" w:space="0" w:color="auto"/>
        <w:left w:val="none" w:sz="0" w:space="0" w:color="auto"/>
        <w:bottom w:val="none" w:sz="0" w:space="0" w:color="auto"/>
        <w:right w:val="none" w:sz="0" w:space="0" w:color="auto"/>
      </w:divBdr>
    </w:div>
    <w:div w:id="1800879669">
      <w:bodyDiv w:val="1"/>
      <w:marLeft w:val="0"/>
      <w:marRight w:val="0"/>
      <w:marTop w:val="0"/>
      <w:marBottom w:val="0"/>
      <w:divBdr>
        <w:top w:val="none" w:sz="0" w:space="0" w:color="auto"/>
        <w:left w:val="none" w:sz="0" w:space="0" w:color="auto"/>
        <w:bottom w:val="none" w:sz="0" w:space="0" w:color="auto"/>
        <w:right w:val="none" w:sz="0" w:space="0" w:color="auto"/>
      </w:divBdr>
    </w:div>
    <w:div w:id="2124692154">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 w:id="214604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8B2A4-FF49-45EE-8571-802BC73AA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6567</Words>
  <Characters>37435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19</cp:revision>
  <dcterms:created xsi:type="dcterms:W3CDTF">2015-06-09T19:47:00Z</dcterms:created>
  <dcterms:modified xsi:type="dcterms:W3CDTF">2018-04-24T18:37:00Z</dcterms:modified>
</cp:coreProperties>
</file>