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4068F4" w14:textId="4D2BB8D4" w:rsidR="00F90B09" w:rsidRDefault="00EB77D2" w:rsidP="00A61D1E">
      <w:pPr>
        <w:spacing w:after="0" w:line="240" w:lineRule="auto"/>
        <w:rPr>
          <w:i/>
          <w:sz w:val="18"/>
          <w:szCs w:val="18"/>
        </w:rPr>
      </w:pPr>
      <w:r w:rsidRPr="004D67DE">
        <w:rPr>
          <w:i/>
          <w:sz w:val="18"/>
          <w:szCs w:val="18"/>
        </w:rPr>
        <w:t xml:space="preserve">For typical vented </w:t>
      </w:r>
      <w:r w:rsidR="007400C6" w:rsidRPr="004D67DE">
        <w:rPr>
          <w:i/>
          <w:sz w:val="18"/>
          <w:szCs w:val="18"/>
        </w:rPr>
        <w:t>attics where the insulation is a</w:t>
      </w:r>
      <w:r w:rsidRPr="004D67DE">
        <w:rPr>
          <w:i/>
          <w:sz w:val="18"/>
          <w:szCs w:val="18"/>
        </w:rPr>
        <w:t>t</w:t>
      </w:r>
      <w:r w:rsidR="007400C6" w:rsidRPr="004D67DE">
        <w:rPr>
          <w:i/>
          <w:sz w:val="18"/>
          <w:szCs w:val="18"/>
        </w:rPr>
        <w:t xml:space="preserve"> the roof deck</w:t>
      </w:r>
      <w:r w:rsidR="00C85761">
        <w:rPr>
          <w:i/>
          <w:sz w:val="18"/>
          <w:szCs w:val="18"/>
        </w:rPr>
        <w:t>/</w:t>
      </w:r>
      <w:r w:rsidRPr="004D67DE">
        <w:rPr>
          <w:i/>
          <w:sz w:val="18"/>
          <w:szCs w:val="18"/>
        </w:rPr>
        <w:t>c</w:t>
      </w:r>
      <w:r w:rsidR="007743F1" w:rsidRPr="004D67DE">
        <w:rPr>
          <w:i/>
          <w:sz w:val="18"/>
          <w:szCs w:val="18"/>
        </w:rPr>
        <w:t>eiling</w:t>
      </w:r>
      <w:r w:rsidR="00C85761">
        <w:rPr>
          <w:i/>
          <w:sz w:val="18"/>
          <w:szCs w:val="18"/>
        </w:rPr>
        <w:t xml:space="preserve"> the</w:t>
      </w:r>
      <w:r w:rsidR="007743F1" w:rsidRPr="004D67DE">
        <w:rPr>
          <w:i/>
          <w:sz w:val="18"/>
          <w:szCs w:val="18"/>
        </w:rPr>
        <w:t xml:space="preserve"> air barrier must be verified after </w:t>
      </w:r>
      <w:r w:rsidR="008D11FE" w:rsidRPr="004D67DE">
        <w:rPr>
          <w:i/>
          <w:sz w:val="18"/>
          <w:szCs w:val="18"/>
        </w:rPr>
        <w:t xml:space="preserve">the ceiling </w:t>
      </w:r>
      <w:r w:rsidR="007743F1" w:rsidRPr="004D67DE">
        <w:rPr>
          <w:i/>
          <w:sz w:val="18"/>
          <w:szCs w:val="18"/>
        </w:rPr>
        <w:t xml:space="preserve">drywall is </w:t>
      </w:r>
      <w:r w:rsidR="00960CE5" w:rsidRPr="004D67DE">
        <w:rPr>
          <w:i/>
          <w:sz w:val="18"/>
          <w:szCs w:val="18"/>
        </w:rPr>
        <w:t>installed</w:t>
      </w:r>
      <w:r w:rsidR="007743F1" w:rsidRPr="004D67DE">
        <w:rPr>
          <w:i/>
          <w:sz w:val="18"/>
          <w:szCs w:val="18"/>
        </w:rPr>
        <w:t xml:space="preserve"> and before attic insulation is installed.</w:t>
      </w:r>
      <w:r w:rsidR="005A6D9A">
        <w:rPr>
          <w:i/>
          <w:sz w:val="18"/>
          <w:szCs w:val="18"/>
        </w:rPr>
        <w:t xml:space="preserve"> </w:t>
      </w:r>
      <w:r w:rsidR="003535C7">
        <w:rPr>
          <w:i/>
          <w:sz w:val="18"/>
          <w:szCs w:val="18"/>
        </w:rPr>
        <w:t xml:space="preserve">If </w:t>
      </w:r>
      <w:r w:rsidR="00C85761" w:rsidRPr="00EF7AB5">
        <w:rPr>
          <w:i/>
          <w:sz w:val="18"/>
          <w:szCs w:val="18"/>
        </w:rPr>
        <w:t>spray polyurethane foam</w:t>
      </w:r>
      <w:r w:rsidR="00C85761">
        <w:rPr>
          <w:i/>
          <w:sz w:val="18"/>
          <w:szCs w:val="18"/>
        </w:rPr>
        <w:t xml:space="preserve"> (</w:t>
      </w:r>
      <w:r w:rsidR="003535C7">
        <w:rPr>
          <w:i/>
          <w:sz w:val="18"/>
          <w:szCs w:val="18"/>
        </w:rPr>
        <w:t>SPF</w:t>
      </w:r>
      <w:r w:rsidR="00C85761">
        <w:rPr>
          <w:i/>
          <w:sz w:val="18"/>
          <w:szCs w:val="18"/>
        </w:rPr>
        <w:t>)</w:t>
      </w:r>
      <w:r w:rsidR="003535C7">
        <w:rPr>
          <w:i/>
          <w:sz w:val="18"/>
          <w:szCs w:val="18"/>
        </w:rPr>
        <w:t xml:space="preserve"> will be used in the attic this can </w:t>
      </w:r>
      <w:r w:rsidR="005A6D9A">
        <w:rPr>
          <w:i/>
          <w:sz w:val="18"/>
          <w:szCs w:val="18"/>
        </w:rPr>
        <w:t xml:space="preserve">be considered the air barrier. </w:t>
      </w:r>
      <w:r w:rsidR="003535C7">
        <w:rPr>
          <w:i/>
          <w:sz w:val="18"/>
          <w:szCs w:val="18"/>
        </w:rPr>
        <w:t>Soffit</w:t>
      </w:r>
      <w:r w:rsidR="00C85761">
        <w:rPr>
          <w:i/>
          <w:sz w:val="18"/>
          <w:szCs w:val="18"/>
        </w:rPr>
        <w:t>s and chases must</w:t>
      </w:r>
      <w:r w:rsidR="003535C7">
        <w:rPr>
          <w:i/>
          <w:sz w:val="18"/>
          <w:szCs w:val="18"/>
        </w:rPr>
        <w:t xml:space="preserve"> be covere</w:t>
      </w:r>
      <w:r w:rsidR="00C85761">
        <w:rPr>
          <w:i/>
          <w:sz w:val="18"/>
          <w:szCs w:val="18"/>
        </w:rPr>
        <w:t>d,</w:t>
      </w:r>
      <w:r w:rsidR="003535C7">
        <w:rPr>
          <w:i/>
          <w:sz w:val="18"/>
          <w:szCs w:val="18"/>
        </w:rPr>
        <w:t xml:space="preserve"> and chimneys and</w:t>
      </w:r>
      <w:r w:rsidR="005A6D9A">
        <w:rPr>
          <w:i/>
          <w:sz w:val="18"/>
          <w:szCs w:val="18"/>
        </w:rPr>
        <w:t xml:space="preserve"> flues require metal flashing. </w:t>
      </w:r>
      <w:r w:rsidR="00A61D1E">
        <w:rPr>
          <w:i/>
          <w:sz w:val="18"/>
          <w:szCs w:val="18"/>
        </w:rPr>
        <w:t>For b</w:t>
      </w:r>
      <w:r w:rsidRPr="004D67DE">
        <w:rPr>
          <w:i/>
          <w:sz w:val="18"/>
          <w:szCs w:val="18"/>
        </w:rPr>
        <w:t>uildings with a</w:t>
      </w:r>
      <w:r w:rsidR="00C85761">
        <w:rPr>
          <w:i/>
          <w:sz w:val="18"/>
          <w:szCs w:val="18"/>
        </w:rPr>
        <w:t>n</w:t>
      </w:r>
      <w:r w:rsidRPr="004D67DE">
        <w:rPr>
          <w:i/>
          <w:sz w:val="18"/>
          <w:szCs w:val="18"/>
        </w:rPr>
        <w:t xml:space="preserve"> </w:t>
      </w:r>
      <w:r w:rsidR="00C85761">
        <w:rPr>
          <w:i/>
          <w:sz w:val="18"/>
          <w:szCs w:val="18"/>
        </w:rPr>
        <w:t>un</w:t>
      </w:r>
      <w:r w:rsidR="004A476B" w:rsidRPr="004D67DE">
        <w:rPr>
          <w:i/>
          <w:sz w:val="18"/>
          <w:szCs w:val="18"/>
        </w:rPr>
        <w:t xml:space="preserve">vented </w:t>
      </w:r>
      <w:r w:rsidRPr="004D67DE">
        <w:rPr>
          <w:i/>
          <w:sz w:val="18"/>
          <w:szCs w:val="18"/>
        </w:rPr>
        <w:t>attic</w:t>
      </w:r>
      <w:r w:rsidR="00A61D1E">
        <w:rPr>
          <w:i/>
          <w:sz w:val="18"/>
          <w:szCs w:val="18"/>
        </w:rPr>
        <w:t>,</w:t>
      </w:r>
      <w:r w:rsidR="00C85761">
        <w:rPr>
          <w:i/>
          <w:sz w:val="18"/>
          <w:szCs w:val="18"/>
        </w:rPr>
        <w:t xml:space="preserve"> </w:t>
      </w:r>
      <w:r w:rsidRPr="004D67DE">
        <w:rPr>
          <w:i/>
          <w:sz w:val="18"/>
          <w:szCs w:val="18"/>
        </w:rPr>
        <w:t>all air sealing requirements appropriate for the roof must be verified.</w:t>
      </w:r>
    </w:p>
    <w:p w14:paraId="4883CA73" w14:textId="77777777" w:rsidR="005A6D9A" w:rsidRPr="00440332" w:rsidRDefault="005A6D9A" w:rsidP="00A61D1E">
      <w:pPr>
        <w:spacing w:after="0" w:line="240" w:lineRule="auto"/>
        <w:rPr>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F90B09" w:rsidRPr="004D67DE" w14:paraId="234068F6" w14:textId="77777777" w:rsidTr="00A61D1E">
        <w:tc>
          <w:tcPr>
            <w:tcW w:w="11016" w:type="dxa"/>
            <w:gridSpan w:val="3"/>
            <w:vAlign w:val="center"/>
          </w:tcPr>
          <w:p w14:paraId="234068F5" w14:textId="19BCB58C" w:rsidR="00F90B09" w:rsidRPr="005A6D9A" w:rsidRDefault="00AD2FA1" w:rsidP="00A61D1E">
            <w:pPr>
              <w:tabs>
                <w:tab w:val="left" w:pos="3600"/>
                <w:tab w:val="left" w:pos="4680"/>
                <w:tab w:val="left" w:pos="5760"/>
                <w:tab w:val="left" w:pos="6930"/>
                <w:tab w:val="left" w:pos="8100"/>
                <w:tab w:val="left" w:pos="9090"/>
              </w:tabs>
              <w:spacing w:after="0" w:line="240" w:lineRule="auto"/>
              <w:rPr>
                <w:sz w:val="20"/>
                <w:szCs w:val="18"/>
              </w:rPr>
            </w:pPr>
            <w:r w:rsidRPr="005A6D9A">
              <w:rPr>
                <w:b/>
                <w:sz w:val="20"/>
                <w:szCs w:val="18"/>
              </w:rPr>
              <w:t>A</w:t>
            </w:r>
            <w:r w:rsidR="00F90B09" w:rsidRPr="005A6D9A">
              <w:rPr>
                <w:b/>
                <w:sz w:val="20"/>
                <w:szCs w:val="18"/>
              </w:rPr>
              <w:t xml:space="preserve">. </w:t>
            </w:r>
            <w:r w:rsidR="005A6D9A" w:rsidRPr="005A6D9A">
              <w:rPr>
                <w:b/>
                <w:sz w:val="20"/>
                <w:szCs w:val="18"/>
              </w:rPr>
              <w:t>Ceiling Inspection</w:t>
            </w:r>
            <w:r w:rsidR="00F90B09" w:rsidRPr="005A6D9A">
              <w:rPr>
                <w:b/>
                <w:sz w:val="20"/>
                <w:szCs w:val="18"/>
              </w:rPr>
              <w:t xml:space="preserve"> – Vented Attics</w:t>
            </w:r>
          </w:p>
        </w:tc>
      </w:tr>
      <w:tr w:rsidR="00F90B09" w:rsidRPr="004D67DE" w14:paraId="234068F9" w14:textId="77777777" w:rsidTr="00A61D1E">
        <w:tc>
          <w:tcPr>
            <w:tcW w:w="468" w:type="dxa"/>
            <w:vAlign w:val="center"/>
          </w:tcPr>
          <w:p w14:paraId="234068F7" w14:textId="77777777" w:rsidR="00F90B09" w:rsidRPr="004D67DE" w:rsidRDefault="00821C0E" w:rsidP="00A61D1E">
            <w:pPr>
              <w:tabs>
                <w:tab w:val="left" w:pos="360"/>
              </w:tabs>
              <w:autoSpaceDE w:val="0"/>
              <w:autoSpaceDN w:val="0"/>
              <w:adjustRightInd w:val="0"/>
              <w:spacing w:after="0" w:line="240" w:lineRule="auto"/>
              <w:rPr>
                <w:sz w:val="18"/>
                <w:szCs w:val="18"/>
              </w:rPr>
            </w:pPr>
            <w:r w:rsidRPr="004D67DE">
              <w:rPr>
                <w:sz w:val="18"/>
                <w:szCs w:val="18"/>
              </w:rPr>
              <w:t>0</w:t>
            </w:r>
            <w:r w:rsidR="00F90B09" w:rsidRPr="004D67DE">
              <w:rPr>
                <w:sz w:val="18"/>
                <w:szCs w:val="18"/>
              </w:rPr>
              <w:t>1</w:t>
            </w:r>
          </w:p>
        </w:tc>
        <w:tc>
          <w:tcPr>
            <w:tcW w:w="10548" w:type="dxa"/>
            <w:gridSpan w:val="2"/>
            <w:vAlign w:val="center"/>
          </w:tcPr>
          <w:p w14:paraId="234068F8" w14:textId="45E7B7C6" w:rsidR="00F90B09" w:rsidRPr="004D67DE" w:rsidRDefault="00F90B09" w:rsidP="00A61D1E">
            <w:pPr>
              <w:tabs>
                <w:tab w:val="left" w:pos="360"/>
              </w:tabs>
              <w:autoSpaceDE w:val="0"/>
              <w:autoSpaceDN w:val="0"/>
              <w:adjustRightInd w:val="0"/>
              <w:spacing w:after="0" w:line="240" w:lineRule="auto"/>
              <w:rPr>
                <w:sz w:val="18"/>
                <w:szCs w:val="18"/>
              </w:rPr>
            </w:pPr>
            <w:r w:rsidRPr="004D67DE">
              <w:rPr>
                <w:sz w:val="18"/>
                <w:szCs w:val="18"/>
              </w:rPr>
              <w:t xml:space="preserve">There </w:t>
            </w:r>
            <w:r w:rsidR="00DD2D15" w:rsidRPr="004D67DE">
              <w:rPr>
                <w:sz w:val="18"/>
                <w:szCs w:val="18"/>
              </w:rPr>
              <w:t>is</w:t>
            </w:r>
            <w:r w:rsidRPr="004D67DE">
              <w:rPr>
                <w:sz w:val="18"/>
                <w:szCs w:val="18"/>
              </w:rPr>
              <w:t xml:space="preserve"> a continuous air barrier at the ceiling level.  All opening</w:t>
            </w:r>
            <w:r w:rsidR="00A61D1E">
              <w:rPr>
                <w:sz w:val="18"/>
                <w:szCs w:val="18"/>
              </w:rPr>
              <w:t>s</w:t>
            </w:r>
            <w:r w:rsidRPr="004D67DE">
              <w:rPr>
                <w:sz w:val="18"/>
                <w:szCs w:val="18"/>
              </w:rPr>
              <w:t xml:space="preserve"> into walls, drops, chasses,</w:t>
            </w:r>
            <w:r w:rsidR="00C85761">
              <w:rPr>
                <w:sz w:val="18"/>
                <w:szCs w:val="18"/>
              </w:rPr>
              <w:t xml:space="preserve"> or </w:t>
            </w:r>
            <w:r w:rsidRPr="004D67DE">
              <w:rPr>
                <w:sz w:val="18"/>
                <w:szCs w:val="18"/>
              </w:rPr>
              <w:t xml:space="preserve">double walls </w:t>
            </w:r>
            <w:r w:rsidR="00DD2D15" w:rsidRPr="004D67DE">
              <w:rPr>
                <w:sz w:val="18"/>
                <w:szCs w:val="18"/>
              </w:rPr>
              <w:t xml:space="preserve">are </w:t>
            </w:r>
            <w:r w:rsidRPr="004D67DE">
              <w:rPr>
                <w:sz w:val="18"/>
                <w:szCs w:val="18"/>
              </w:rPr>
              <w:t>sealed.  Examples are below.</w:t>
            </w:r>
          </w:p>
        </w:tc>
      </w:tr>
      <w:tr w:rsidR="00F90B09" w:rsidRPr="004D67DE" w14:paraId="234068FC" w14:textId="77777777" w:rsidTr="00A61D1E">
        <w:trPr>
          <w:trHeight w:val="288"/>
        </w:trPr>
        <w:tc>
          <w:tcPr>
            <w:tcW w:w="468" w:type="dxa"/>
            <w:vAlign w:val="center"/>
          </w:tcPr>
          <w:p w14:paraId="234068FA" w14:textId="77777777" w:rsidR="00F90B09" w:rsidRPr="004D67DE" w:rsidRDefault="00821C0E" w:rsidP="00A61D1E">
            <w:pPr>
              <w:tabs>
                <w:tab w:val="left" w:pos="360"/>
              </w:tabs>
              <w:autoSpaceDE w:val="0"/>
              <w:autoSpaceDN w:val="0"/>
              <w:adjustRightInd w:val="0"/>
              <w:spacing w:after="0" w:line="240" w:lineRule="auto"/>
              <w:rPr>
                <w:sz w:val="18"/>
                <w:szCs w:val="18"/>
              </w:rPr>
            </w:pPr>
            <w:r w:rsidRPr="004D67DE">
              <w:rPr>
                <w:sz w:val="18"/>
                <w:szCs w:val="18"/>
              </w:rPr>
              <w:t>0</w:t>
            </w:r>
            <w:r w:rsidR="00F90B09" w:rsidRPr="004D67DE">
              <w:rPr>
                <w:sz w:val="18"/>
                <w:szCs w:val="18"/>
              </w:rPr>
              <w:t>2</w:t>
            </w:r>
          </w:p>
        </w:tc>
        <w:tc>
          <w:tcPr>
            <w:tcW w:w="10548" w:type="dxa"/>
            <w:gridSpan w:val="2"/>
            <w:vAlign w:val="center"/>
          </w:tcPr>
          <w:p w14:paraId="234068FB" w14:textId="77777777" w:rsidR="00F90B09" w:rsidRPr="004D67DE" w:rsidRDefault="00F90B09" w:rsidP="00A61D1E">
            <w:pPr>
              <w:tabs>
                <w:tab w:val="left" w:pos="360"/>
              </w:tabs>
              <w:autoSpaceDE w:val="0"/>
              <w:autoSpaceDN w:val="0"/>
              <w:adjustRightInd w:val="0"/>
              <w:spacing w:after="0" w:line="240" w:lineRule="auto"/>
              <w:rPr>
                <w:sz w:val="18"/>
                <w:szCs w:val="18"/>
              </w:rPr>
            </w:pPr>
            <w:r w:rsidRPr="004D67DE">
              <w:rPr>
                <w:sz w:val="18"/>
                <w:szCs w:val="18"/>
              </w:rPr>
              <w:t>Chimneys and</w:t>
            </w:r>
            <w:r w:rsidR="00C85761">
              <w:rPr>
                <w:sz w:val="18"/>
                <w:szCs w:val="18"/>
              </w:rPr>
              <w:t xml:space="preserve"> flue</w:t>
            </w:r>
            <w:r w:rsidRPr="004D67DE">
              <w:rPr>
                <w:sz w:val="18"/>
                <w:szCs w:val="18"/>
              </w:rPr>
              <w:t>s require sheet metal flashing.  The flashing shall be sealed to the chi</w:t>
            </w:r>
            <w:r w:rsidR="00000A8D" w:rsidRPr="004D67DE">
              <w:rPr>
                <w:sz w:val="18"/>
                <w:szCs w:val="18"/>
              </w:rPr>
              <w:t xml:space="preserve">mney/flue with fire rated caulk.  The flashing shall be </w:t>
            </w:r>
            <w:r w:rsidRPr="004D67DE">
              <w:rPr>
                <w:sz w:val="18"/>
                <w:szCs w:val="18"/>
              </w:rPr>
              <w:t>sealed to the surrounding framing.</w:t>
            </w:r>
          </w:p>
        </w:tc>
      </w:tr>
      <w:tr w:rsidR="00F90B09" w:rsidRPr="004D67DE" w14:paraId="234068FF" w14:textId="77777777" w:rsidTr="00A61D1E">
        <w:tc>
          <w:tcPr>
            <w:tcW w:w="468" w:type="dxa"/>
            <w:vAlign w:val="center"/>
          </w:tcPr>
          <w:p w14:paraId="234068FD" w14:textId="77777777" w:rsidR="00F90B09" w:rsidRPr="004D67DE" w:rsidRDefault="00A73002" w:rsidP="00A61D1E">
            <w:pPr>
              <w:tabs>
                <w:tab w:val="left" w:pos="360"/>
              </w:tabs>
              <w:autoSpaceDE w:val="0"/>
              <w:autoSpaceDN w:val="0"/>
              <w:adjustRightInd w:val="0"/>
              <w:spacing w:after="0" w:line="240" w:lineRule="auto"/>
              <w:rPr>
                <w:sz w:val="18"/>
                <w:szCs w:val="18"/>
              </w:rPr>
            </w:pPr>
            <w:r>
              <w:rPr>
                <w:sz w:val="18"/>
                <w:szCs w:val="18"/>
              </w:rPr>
              <w:t>0</w:t>
            </w:r>
            <w:r w:rsidR="00F90B09" w:rsidRPr="004D67DE">
              <w:rPr>
                <w:sz w:val="18"/>
                <w:szCs w:val="18"/>
              </w:rPr>
              <w:t>3</w:t>
            </w:r>
          </w:p>
        </w:tc>
        <w:tc>
          <w:tcPr>
            <w:tcW w:w="10548" w:type="dxa"/>
            <w:gridSpan w:val="2"/>
            <w:vAlign w:val="center"/>
          </w:tcPr>
          <w:p w14:paraId="234068FE" w14:textId="77777777" w:rsidR="00F90B09" w:rsidRPr="004D67DE" w:rsidRDefault="00F90B09" w:rsidP="00A61D1E">
            <w:pPr>
              <w:tabs>
                <w:tab w:val="left" w:pos="360"/>
              </w:tabs>
              <w:autoSpaceDE w:val="0"/>
              <w:autoSpaceDN w:val="0"/>
              <w:adjustRightInd w:val="0"/>
              <w:spacing w:after="0" w:line="240" w:lineRule="auto"/>
              <w:rPr>
                <w:sz w:val="18"/>
                <w:szCs w:val="18"/>
              </w:rPr>
            </w:pPr>
            <w:r w:rsidRPr="004D67DE">
              <w:rPr>
                <w:sz w:val="18"/>
                <w:szCs w:val="18"/>
              </w:rPr>
              <w:t>All penetration</w:t>
            </w:r>
            <w:r w:rsidR="00C85761">
              <w:rPr>
                <w:sz w:val="18"/>
                <w:szCs w:val="18"/>
              </w:rPr>
              <w:t>s</w:t>
            </w:r>
            <w:r w:rsidRPr="004D67DE">
              <w:rPr>
                <w:sz w:val="18"/>
                <w:szCs w:val="18"/>
              </w:rPr>
              <w:t xml:space="preserve"> through the top plate of interior and exterior walls </w:t>
            </w:r>
            <w:r w:rsidR="00DD2D15" w:rsidRPr="004D67DE">
              <w:rPr>
                <w:sz w:val="18"/>
                <w:szCs w:val="18"/>
              </w:rPr>
              <w:t xml:space="preserve">are </w:t>
            </w:r>
            <w:r w:rsidRPr="004D67DE">
              <w:rPr>
                <w:sz w:val="18"/>
                <w:szCs w:val="18"/>
              </w:rPr>
              <w:t>sealed</w:t>
            </w:r>
            <w:r w:rsidR="00DD2D15" w:rsidRPr="004D67DE">
              <w:rPr>
                <w:sz w:val="18"/>
                <w:szCs w:val="18"/>
              </w:rPr>
              <w:t>.</w:t>
            </w:r>
          </w:p>
        </w:tc>
      </w:tr>
      <w:tr w:rsidR="00F90B09" w:rsidRPr="004D67DE" w14:paraId="23406902" w14:textId="77777777" w:rsidTr="00A61D1E">
        <w:tc>
          <w:tcPr>
            <w:tcW w:w="468" w:type="dxa"/>
            <w:vAlign w:val="center"/>
          </w:tcPr>
          <w:p w14:paraId="23406900" w14:textId="77777777" w:rsidR="00F90B09" w:rsidRPr="004D67DE" w:rsidRDefault="00821C0E" w:rsidP="00A61D1E">
            <w:pPr>
              <w:tabs>
                <w:tab w:val="left" w:pos="360"/>
              </w:tabs>
              <w:autoSpaceDE w:val="0"/>
              <w:autoSpaceDN w:val="0"/>
              <w:adjustRightInd w:val="0"/>
              <w:spacing w:after="0" w:line="240" w:lineRule="auto"/>
              <w:rPr>
                <w:sz w:val="18"/>
                <w:szCs w:val="18"/>
              </w:rPr>
            </w:pPr>
            <w:r w:rsidRPr="004D67DE">
              <w:rPr>
                <w:sz w:val="18"/>
                <w:szCs w:val="18"/>
              </w:rPr>
              <w:t>0</w:t>
            </w:r>
            <w:r w:rsidR="00F90B09" w:rsidRPr="004D67DE">
              <w:rPr>
                <w:sz w:val="18"/>
                <w:szCs w:val="18"/>
              </w:rPr>
              <w:t>4</w:t>
            </w:r>
          </w:p>
        </w:tc>
        <w:tc>
          <w:tcPr>
            <w:tcW w:w="10548" w:type="dxa"/>
            <w:gridSpan w:val="2"/>
            <w:vAlign w:val="center"/>
          </w:tcPr>
          <w:p w14:paraId="23406901" w14:textId="61F832D8" w:rsidR="00F90B09" w:rsidRPr="004D67DE" w:rsidRDefault="00DD2D15" w:rsidP="00A61D1E">
            <w:pPr>
              <w:tabs>
                <w:tab w:val="left" w:pos="360"/>
              </w:tabs>
              <w:autoSpaceDE w:val="0"/>
              <w:autoSpaceDN w:val="0"/>
              <w:adjustRightInd w:val="0"/>
              <w:spacing w:after="0" w:line="240" w:lineRule="auto"/>
              <w:rPr>
                <w:sz w:val="18"/>
                <w:szCs w:val="18"/>
              </w:rPr>
            </w:pPr>
            <w:del w:id="0" w:author="Shewmaker, Michael@Energy" w:date="2018-04-16T12:59:00Z">
              <w:r w:rsidRPr="004D67DE" w:rsidDel="004D496A">
                <w:rPr>
                  <w:sz w:val="18"/>
                  <w:szCs w:val="18"/>
                </w:rPr>
                <w:delText xml:space="preserve">Electrical boxes, fire alarm boxes, </w:delText>
              </w:r>
              <w:r w:rsidR="00C85761" w:rsidDel="004D496A">
                <w:rPr>
                  <w:sz w:val="18"/>
                  <w:szCs w:val="18"/>
                </w:rPr>
                <w:delText xml:space="preserve">and </w:delText>
              </w:r>
              <w:r w:rsidRPr="004D67DE" w:rsidDel="004D496A">
                <w:rPr>
                  <w:sz w:val="18"/>
                  <w:szCs w:val="18"/>
                </w:rPr>
                <w:delText>fire sprinklers cut into ceiling</w:delText>
              </w:r>
              <w:r w:rsidR="00C85761" w:rsidDel="004D496A">
                <w:rPr>
                  <w:sz w:val="18"/>
                  <w:szCs w:val="18"/>
                </w:rPr>
                <w:delText>s</w:delText>
              </w:r>
              <w:r w:rsidRPr="004D67DE" w:rsidDel="004D496A">
                <w:rPr>
                  <w:sz w:val="18"/>
                  <w:szCs w:val="18"/>
                </w:rPr>
                <w:delText xml:space="preserve"> are sealed to the surrounding drywall.  If</w:delText>
              </w:r>
              <w:r w:rsidR="00C85761" w:rsidDel="004D496A">
                <w:rPr>
                  <w:sz w:val="18"/>
                  <w:szCs w:val="18"/>
                </w:rPr>
                <w:delText xml:space="preserve"> it is </w:delText>
              </w:r>
              <w:r w:rsidRPr="004D67DE" w:rsidDel="004D496A">
                <w:rPr>
                  <w:sz w:val="18"/>
                  <w:szCs w:val="18"/>
                </w:rPr>
                <w:delText xml:space="preserve">not possible to seal </w:delText>
              </w:r>
              <w:r w:rsidR="00C85761" w:rsidDel="004D496A">
                <w:rPr>
                  <w:sz w:val="18"/>
                  <w:szCs w:val="18"/>
                </w:rPr>
                <w:delText xml:space="preserve">the </w:delText>
              </w:r>
              <w:r w:rsidRPr="004D67DE" w:rsidDel="004D496A">
                <w:rPr>
                  <w:sz w:val="18"/>
                  <w:szCs w:val="18"/>
                </w:rPr>
                <w:delText>fixture directly</w:delText>
              </w:r>
              <w:r w:rsidR="00C85761" w:rsidDel="004D496A">
                <w:rPr>
                  <w:sz w:val="18"/>
                  <w:szCs w:val="18"/>
                </w:rPr>
                <w:delText>,</w:delText>
              </w:r>
              <w:r w:rsidRPr="004D67DE" w:rsidDel="004D496A">
                <w:rPr>
                  <w:sz w:val="18"/>
                  <w:szCs w:val="18"/>
                </w:rPr>
                <w:delText xml:space="preserve"> a secondary </w:delText>
              </w:r>
              <w:r w:rsidR="00000A8D" w:rsidRPr="004D67DE" w:rsidDel="004D496A">
                <w:rPr>
                  <w:sz w:val="18"/>
                  <w:szCs w:val="18"/>
                </w:rPr>
                <w:delText xml:space="preserve">air </w:delText>
              </w:r>
              <w:r w:rsidRPr="004D67DE" w:rsidDel="004D496A">
                <w:rPr>
                  <w:sz w:val="18"/>
                  <w:szCs w:val="18"/>
                </w:rPr>
                <w:delText xml:space="preserve">barrier </w:delText>
              </w:r>
              <w:r w:rsidR="00C85761" w:rsidDel="004D496A">
                <w:rPr>
                  <w:sz w:val="18"/>
                  <w:szCs w:val="18"/>
                </w:rPr>
                <w:delText xml:space="preserve">shall be </w:delText>
              </w:r>
              <w:r w:rsidRPr="004D67DE" w:rsidDel="004D496A">
                <w:rPr>
                  <w:sz w:val="18"/>
                  <w:szCs w:val="18"/>
                </w:rPr>
                <w:delText>created around the fixture</w:delText>
              </w:r>
              <w:r w:rsidR="00000A8D" w:rsidRPr="004D67DE" w:rsidDel="004D496A">
                <w:rPr>
                  <w:sz w:val="18"/>
                  <w:szCs w:val="18"/>
                </w:rPr>
                <w:delText>.</w:delText>
              </w:r>
            </w:del>
            <w:ins w:id="1" w:author="Shewmaker, Michael@Energy" w:date="2018-04-16T12:59:00Z">
              <w:r w:rsidR="004D496A">
                <w:rPr>
                  <w:sz w:val="18"/>
                  <w:szCs w:val="18"/>
                </w:rPr>
                <w:t>All penetrations shall be sealed to the surrounding drywall or have a secondary air barrier created around t</w:t>
              </w:r>
            </w:ins>
            <w:ins w:id="2" w:author="Shewmaker, Michael@Energy" w:date="2018-04-16T13:00:00Z">
              <w:r w:rsidR="004D496A">
                <w:rPr>
                  <w:sz w:val="18"/>
                  <w:szCs w:val="18"/>
                </w:rPr>
                <w:t>he fixture; with the exception of fire sprinklers.</w:t>
              </w:r>
            </w:ins>
          </w:p>
        </w:tc>
      </w:tr>
      <w:tr w:rsidR="00F90B09" w:rsidRPr="004D67DE" w14:paraId="23406905" w14:textId="77777777" w:rsidTr="00A61D1E">
        <w:tc>
          <w:tcPr>
            <w:tcW w:w="468" w:type="dxa"/>
            <w:vAlign w:val="center"/>
          </w:tcPr>
          <w:p w14:paraId="23406903" w14:textId="77777777" w:rsidR="00F90B09" w:rsidRPr="004D67DE" w:rsidRDefault="00821C0E" w:rsidP="00A61D1E">
            <w:pPr>
              <w:tabs>
                <w:tab w:val="left" w:pos="360"/>
              </w:tabs>
              <w:autoSpaceDE w:val="0"/>
              <w:autoSpaceDN w:val="0"/>
              <w:adjustRightInd w:val="0"/>
              <w:spacing w:after="0" w:line="240" w:lineRule="auto"/>
              <w:rPr>
                <w:sz w:val="18"/>
                <w:szCs w:val="18"/>
              </w:rPr>
            </w:pPr>
            <w:r w:rsidRPr="004D67DE">
              <w:rPr>
                <w:sz w:val="18"/>
                <w:szCs w:val="18"/>
              </w:rPr>
              <w:t>0</w:t>
            </w:r>
            <w:r w:rsidR="00F90B09" w:rsidRPr="004D67DE">
              <w:rPr>
                <w:sz w:val="18"/>
                <w:szCs w:val="18"/>
              </w:rPr>
              <w:t>5</w:t>
            </w:r>
          </w:p>
        </w:tc>
        <w:tc>
          <w:tcPr>
            <w:tcW w:w="10548" w:type="dxa"/>
            <w:gridSpan w:val="2"/>
            <w:vAlign w:val="center"/>
          </w:tcPr>
          <w:p w14:paraId="23406904" w14:textId="073CFB7D" w:rsidR="00F90B09" w:rsidRPr="004D67DE" w:rsidRDefault="00DD2D15" w:rsidP="00A61D1E">
            <w:pPr>
              <w:pStyle w:val="NormalBullet"/>
              <w:numPr>
                <w:ilvl w:val="0"/>
                <w:numId w:val="0"/>
              </w:numPr>
              <w:spacing w:before="0"/>
              <w:rPr>
                <w:rFonts w:ascii="Calibri" w:hAnsi="Calibri"/>
                <w:sz w:val="18"/>
                <w:szCs w:val="18"/>
              </w:rPr>
            </w:pPr>
            <w:r w:rsidRPr="004D67DE">
              <w:rPr>
                <w:rFonts w:ascii="Calibri" w:hAnsi="Calibri"/>
                <w:sz w:val="18"/>
                <w:szCs w:val="18"/>
              </w:rPr>
              <w:t>All installed recessed light fixtures that penetrate the ceiling to unconditioned space</w:t>
            </w:r>
            <w:r w:rsidR="0010409F">
              <w:rPr>
                <w:rFonts w:ascii="Calibri" w:hAnsi="Calibri"/>
                <w:sz w:val="18"/>
                <w:szCs w:val="18"/>
              </w:rPr>
              <w:t>, or where insulation is present,</w:t>
            </w:r>
            <w:r w:rsidRPr="004D67DE">
              <w:rPr>
                <w:rFonts w:ascii="Calibri" w:hAnsi="Calibri"/>
                <w:sz w:val="18"/>
                <w:szCs w:val="18"/>
              </w:rPr>
              <w:t xml:space="preserve"> are rate</w:t>
            </w:r>
            <w:r w:rsidR="00000A8D" w:rsidRPr="004D67DE">
              <w:rPr>
                <w:rFonts w:ascii="Calibri" w:hAnsi="Calibri"/>
                <w:sz w:val="18"/>
                <w:szCs w:val="18"/>
              </w:rPr>
              <w:t>d to be Insulation Contact and Air</w:t>
            </w:r>
            <w:r w:rsidR="00C85761">
              <w:rPr>
                <w:rFonts w:ascii="Calibri" w:hAnsi="Calibri"/>
                <w:sz w:val="18"/>
                <w:szCs w:val="18"/>
              </w:rPr>
              <w:t>t</w:t>
            </w:r>
            <w:r w:rsidRPr="004D67DE">
              <w:rPr>
                <w:rFonts w:ascii="Calibri" w:hAnsi="Calibri"/>
                <w:sz w:val="18"/>
                <w:szCs w:val="18"/>
              </w:rPr>
              <w:t xml:space="preserve">ight (IC and AT) which allows direct contact with insulation.  </w:t>
            </w:r>
            <w:r w:rsidR="00C85761">
              <w:rPr>
                <w:rFonts w:ascii="Calibri" w:hAnsi="Calibri"/>
                <w:sz w:val="18"/>
                <w:szCs w:val="18"/>
              </w:rPr>
              <w:t>The h</w:t>
            </w:r>
            <w:r w:rsidRPr="004D67DE">
              <w:rPr>
                <w:rFonts w:ascii="Calibri" w:hAnsi="Calibri"/>
                <w:sz w:val="18"/>
                <w:szCs w:val="18"/>
              </w:rPr>
              <w:t>ousing is sealed to the drywall.</w:t>
            </w:r>
            <w:r w:rsidR="00F90B09" w:rsidRPr="004D67DE">
              <w:rPr>
                <w:rFonts w:ascii="Calibri" w:hAnsi="Calibri"/>
                <w:sz w:val="18"/>
                <w:szCs w:val="18"/>
              </w:rPr>
              <w:t xml:space="preserve">  </w:t>
            </w:r>
          </w:p>
        </w:tc>
      </w:tr>
      <w:tr w:rsidR="00F90B09" w:rsidRPr="004D67DE" w14:paraId="23406908" w14:textId="77777777" w:rsidTr="00A61D1E">
        <w:tc>
          <w:tcPr>
            <w:tcW w:w="468" w:type="dxa"/>
            <w:vAlign w:val="center"/>
          </w:tcPr>
          <w:p w14:paraId="23406906" w14:textId="77777777" w:rsidR="00F90B09" w:rsidRPr="004D67DE" w:rsidRDefault="00821C0E" w:rsidP="00A61D1E">
            <w:pPr>
              <w:pStyle w:val="NormalBullet"/>
              <w:numPr>
                <w:ilvl w:val="0"/>
                <w:numId w:val="0"/>
              </w:numPr>
              <w:spacing w:before="0"/>
              <w:rPr>
                <w:rFonts w:ascii="Calibri" w:hAnsi="Calibri"/>
                <w:sz w:val="18"/>
                <w:szCs w:val="18"/>
              </w:rPr>
            </w:pPr>
            <w:r w:rsidRPr="004D67DE">
              <w:rPr>
                <w:rFonts w:ascii="Calibri" w:hAnsi="Calibri"/>
                <w:sz w:val="18"/>
                <w:szCs w:val="18"/>
              </w:rPr>
              <w:t>0</w:t>
            </w:r>
            <w:r w:rsidR="00F90B09" w:rsidRPr="004D67DE">
              <w:rPr>
                <w:rFonts w:ascii="Calibri" w:hAnsi="Calibri"/>
                <w:sz w:val="18"/>
                <w:szCs w:val="18"/>
              </w:rPr>
              <w:t>6</w:t>
            </w:r>
          </w:p>
        </w:tc>
        <w:tc>
          <w:tcPr>
            <w:tcW w:w="10548" w:type="dxa"/>
            <w:gridSpan w:val="2"/>
            <w:vAlign w:val="center"/>
          </w:tcPr>
          <w:p w14:paraId="23406907" w14:textId="77777777" w:rsidR="00F90B09" w:rsidRPr="004D67DE" w:rsidRDefault="00F90B09" w:rsidP="00A61D1E">
            <w:pPr>
              <w:pStyle w:val="NormalBullet"/>
              <w:numPr>
                <w:ilvl w:val="0"/>
                <w:numId w:val="0"/>
              </w:numPr>
              <w:spacing w:before="0"/>
              <w:rPr>
                <w:rFonts w:ascii="Calibri" w:hAnsi="Calibri"/>
                <w:sz w:val="18"/>
                <w:szCs w:val="18"/>
              </w:rPr>
            </w:pPr>
            <w:r w:rsidRPr="004D67DE">
              <w:rPr>
                <w:rFonts w:ascii="Calibri" w:hAnsi="Calibri"/>
                <w:sz w:val="18"/>
                <w:szCs w:val="18"/>
              </w:rPr>
              <w:t xml:space="preserve">Exhaust fan housing </w:t>
            </w:r>
            <w:r w:rsidR="00DD2D15" w:rsidRPr="004D67DE">
              <w:rPr>
                <w:rFonts w:ascii="Calibri" w:hAnsi="Calibri"/>
                <w:sz w:val="18"/>
                <w:szCs w:val="18"/>
              </w:rPr>
              <w:t>is</w:t>
            </w:r>
            <w:r w:rsidRPr="004D67DE">
              <w:rPr>
                <w:rFonts w:ascii="Calibri" w:hAnsi="Calibri"/>
                <w:sz w:val="18"/>
                <w:szCs w:val="18"/>
              </w:rPr>
              <w:t xml:space="preserve"> sealed to </w:t>
            </w:r>
            <w:r w:rsidR="00C85761">
              <w:rPr>
                <w:rFonts w:ascii="Calibri" w:hAnsi="Calibri"/>
                <w:sz w:val="18"/>
                <w:szCs w:val="18"/>
              </w:rPr>
              <w:t xml:space="preserve">the </w:t>
            </w:r>
            <w:r w:rsidRPr="004D67DE">
              <w:rPr>
                <w:rFonts w:ascii="Calibri" w:hAnsi="Calibri"/>
                <w:sz w:val="18"/>
                <w:szCs w:val="18"/>
              </w:rPr>
              <w:t xml:space="preserve">surrounding drywall and all holes and seams in the housing </w:t>
            </w:r>
            <w:r w:rsidR="00C85761">
              <w:rPr>
                <w:rFonts w:ascii="Calibri" w:hAnsi="Calibri"/>
                <w:sz w:val="18"/>
                <w:szCs w:val="18"/>
              </w:rPr>
              <w:t xml:space="preserve">are </w:t>
            </w:r>
            <w:r w:rsidRPr="004D67DE">
              <w:rPr>
                <w:rFonts w:ascii="Calibri" w:hAnsi="Calibri"/>
                <w:sz w:val="18"/>
                <w:szCs w:val="18"/>
              </w:rPr>
              <w:t>sealed.</w:t>
            </w:r>
          </w:p>
        </w:tc>
      </w:tr>
      <w:tr w:rsidR="00F90B09" w:rsidRPr="004D67DE" w14:paraId="2340690B" w14:textId="77777777" w:rsidTr="00A61D1E">
        <w:tc>
          <w:tcPr>
            <w:tcW w:w="468" w:type="dxa"/>
            <w:vAlign w:val="center"/>
          </w:tcPr>
          <w:p w14:paraId="23406909" w14:textId="77777777" w:rsidR="00F90B09" w:rsidRPr="004D67DE" w:rsidRDefault="00821C0E" w:rsidP="00A61D1E">
            <w:pPr>
              <w:pStyle w:val="NormalBullet"/>
              <w:numPr>
                <w:ilvl w:val="0"/>
                <w:numId w:val="0"/>
              </w:numPr>
              <w:spacing w:before="0"/>
              <w:rPr>
                <w:rFonts w:ascii="Calibri" w:hAnsi="Calibri"/>
                <w:sz w:val="18"/>
                <w:szCs w:val="18"/>
              </w:rPr>
            </w:pPr>
            <w:r w:rsidRPr="004D67DE">
              <w:rPr>
                <w:rFonts w:ascii="Calibri" w:hAnsi="Calibri"/>
                <w:sz w:val="18"/>
                <w:szCs w:val="18"/>
              </w:rPr>
              <w:t>0</w:t>
            </w:r>
            <w:r w:rsidR="00F90B09" w:rsidRPr="004D67DE">
              <w:rPr>
                <w:rFonts w:ascii="Calibri" w:hAnsi="Calibri"/>
                <w:sz w:val="18"/>
                <w:szCs w:val="18"/>
              </w:rPr>
              <w:t>7</w:t>
            </w:r>
          </w:p>
        </w:tc>
        <w:tc>
          <w:tcPr>
            <w:tcW w:w="10548" w:type="dxa"/>
            <w:gridSpan w:val="2"/>
            <w:vAlign w:val="center"/>
          </w:tcPr>
          <w:p w14:paraId="2340690A" w14:textId="77777777" w:rsidR="00F90B09" w:rsidRPr="004D67DE" w:rsidRDefault="00F90B09" w:rsidP="00A61D1E">
            <w:pPr>
              <w:tabs>
                <w:tab w:val="left" w:pos="360"/>
              </w:tabs>
              <w:autoSpaceDE w:val="0"/>
              <w:autoSpaceDN w:val="0"/>
              <w:adjustRightInd w:val="0"/>
              <w:spacing w:after="0" w:line="240" w:lineRule="auto"/>
              <w:rPr>
                <w:sz w:val="18"/>
                <w:szCs w:val="18"/>
              </w:rPr>
            </w:pPr>
            <w:r w:rsidRPr="004D67DE">
              <w:rPr>
                <w:sz w:val="18"/>
                <w:szCs w:val="18"/>
              </w:rPr>
              <w:t xml:space="preserve">All </w:t>
            </w:r>
            <w:r w:rsidR="004A476B" w:rsidRPr="004D67DE">
              <w:rPr>
                <w:sz w:val="18"/>
                <w:szCs w:val="18"/>
              </w:rPr>
              <w:t xml:space="preserve">soffits and </w:t>
            </w:r>
            <w:r w:rsidRPr="004D67DE">
              <w:rPr>
                <w:sz w:val="18"/>
                <w:szCs w:val="18"/>
              </w:rPr>
              <w:t xml:space="preserve">chases </w:t>
            </w:r>
            <w:r w:rsidR="00DD2D15" w:rsidRPr="004D67DE">
              <w:rPr>
                <w:sz w:val="18"/>
                <w:szCs w:val="18"/>
              </w:rPr>
              <w:t>are</w:t>
            </w:r>
            <w:r w:rsidRPr="004D67DE">
              <w:rPr>
                <w:sz w:val="18"/>
                <w:szCs w:val="18"/>
              </w:rPr>
              <w:t xml:space="preserve"> covered with a hard cover that is sealed to the framing with caulk or foam.</w:t>
            </w:r>
          </w:p>
        </w:tc>
      </w:tr>
      <w:tr w:rsidR="00F90B09" w:rsidRPr="004D67DE" w14:paraId="2340690E" w14:textId="77777777" w:rsidTr="00A61D1E">
        <w:tc>
          <w:tcPr>
            <w:tcW w:w="468" w:type="dxa"/>
            <w:vAlign w:val="center"/>
          </w:tcPr>
          <w:p w14:paraId="2340690C" w14:textId="77777777" w:rsidR="00F90B09" w:rsidRPr="004D67DE" w:rsidRDefault="00821C0E" w:rsidP="00A61D1E">
            <w:pPr>
              <w:pStyle w:val="NormalBullet"/>
              <w:numPr>
                <w:ilvl w:val="0"/>
                <w:numId w:val="0"/>
              </w:numPr>
              <w:spacing w:before="0"/>
              <w:rPr>
                <w:rFonts w:ascii="Calibri" w:hAnsi="Calibri"/>
                <w:sz w:val="18"/>
                <w:szCs w:val="18"/>
              </w:rPr>
            </w:pPr>
            <w:r w:rsidRPr="004D67DE">
              <w:rPr>
                <w:rFonts w:ascii="Calibri" w:hAnsi="Calibri"/>
                <w:sz w:val="18"/>
                <w:szCs w:val="18"/>
              </w:rPr>
              <w:t>0</w:t>
            </w:r>
            <w:r w:rsidR="00F90B09" w:rsidRPr="004D67DE">
              <w:rPr>
                <w:rFonts w:ascii="Calibri" w:hAnsi="Calibri"/>
                <w:sz w:val="18"/>
                <w:szCs w:val="18"/>
              </w:rPr>
              <w:t>8</w:t>
            </w:r>
          </w:p>
        </w:tc>
        <w:tc>
          <w:tcPr>
            <w:tcW w:w="10548" w:type="dxa"/>
            <w:gridSpan w:val="2"/>
            <w:vAlign w:val="center"/>
          </w:tcPr>
          <w:p w14:paraId="2340690D" w14:textId="77777777" w:rsidR="00F90B09" w:rsidRPr="004D67DE" w:rsidRDefault="00F90B09" w:rsidP="00A61D1E">
            <w:pPr>
              <w:tabs>
                <w:tab w:val="left" w:pos="360"/>
              </w:tabs>
              <w:autoSpaceDE w:val="0"/>
              <w:autoSpaceDN w:val="0"/>
              <w:adjustRightInd w:val="0"/>
              <w:spacing w:after="0" w:line="240" w:lineRule="auto"/>
              <w:rPr>
                <w:sz w:val="18"/>
                <w:szCs w:val="18"/>
              </w:rPr>
            </w:pPr>
            <w:r w:rsidRPr="004D67DE">
              <w:rPr>
                <w:sz w:val="18"/>
                <w:szCs w:val="18"/>
              </w:rPr>
              <w:t xml:space="preserve">Double walls that open to </w:t>
            </w:r>
            <w:r w:rsidR="00C85761">
              <w:rPr>
                <w:sz w:val="18"/>
                <w:szCs w:val="18"/>
              </w:rPr>
              <w:t xml:space="preserve">the </w:t>
            </w:r>
            <w:r w:rsidRPr="004D67DE">
              <w:rPr>
                <w:sz w:val="18"/>
                <w:szCs w:val="18"/>
              </w:rPr>
              <w:t xml:space="preserve">attic </w:t>
            </w:r>
            <w:r w:rsidR="00DD2D15" w:rsidRPr="004D67DE">
              <w:rPr>
                <w:sz w:val="18"/>
                <w:szCs w:val="18"/>
              </w:rPr>
              <w:t>are</w:t>
            </w:r>
            <w:r w:rsidRPr="004D67DE">
              <w:rPr>
                <w:sz w:val="18"/>
                <w:szCs w:val="18"/>
              </w:rPr>
              <w:t xml:space="preserve"> covered and the cover </w:t>
            </w:r>
            <w:r w:rsidR="00C85761">
              <w:rPr>
                <w:sz w:val="18"/>
                <w:szCs w:val="18"/>
              </w:rPr>
              <w:t xml:space="preserve">is </w:t>
            </w:r>
            <w:r w:rsidRPr="004D67DE">
              <w:rPr>
                <w:sz w:val="18"/>
                <w:szCs w:val="18"/>
              </w:rPr>
              <w:t>sealed to the framing.</w:t>
            </w:r>
          </w:p>
        </w:tc>
      </w:tr>
      <w:tr w:rsidR="00F90B09" w:rsidRPr="004D67DE" w14:paraId="23406911" w14:textId="77777777" w:rsidTr="00A61D1E">
        <w:tc>
          <w:tcPr>
            <w:tcW w:w="468" w:type="dxa"/>
            <w:vAlign w:val="center"/>
          </w:tcPr>
          <w:p w14:paraId="2340690F" w14:textId="77777777" w:rsidR="00F90B09" w:rsidRPr="004D67DE" w:rsidRDefault="00821C0E" w:rsidP="00A61D1E">
            <w:pPr>
              <w:pStyle w:val="NormalBullet"/>
              <w:numPr>
                <w:ilvl w:val="0"/>
                <w:numId w:val="0"/>
              </w:numPr>
              <w:spacing w:before="0"/>
              <w:rPr>
                <w:rFonts w:ascii="Calibri" w:hAnsi="Calibri"/>
                <w:sz w:val="18"/>
                <w:szCs w:val="18"/>
              </w:rPr>
            </w:pPr>
            <w:r w:rsidRPr="004D67DE">
              <w:rPr>
                <w:rFonts w:ascii="Calibri" w:hAnsi="Calibri"/>
                <w:sz w:val="18"/>
                <w:szCs w:val="18"/>
              </w:rPr>
              <w:t>0</w:t>
            </w:r>
            <w:r w:rsidR="00F90B09" w:rsidRPr="004D67DE">
              <w:rPr>
                <w:rFonts w:ascii="Calibri" w:hAnsi="Calibri"/>
                <w:sz w:val="18"/>
                <w:szCs w:val="18"/>
              </w:rPr>
              <w:t>9</w:t>
            </w:r>
          </w:p>
        </w:tc>
        <w:tc>
          <w:tcPr>
            <w:tcW w:w="10548" w:type="dxa"/>
            <w:gridSpan w:val="2"/>
            <w:vAlign w:val="center"/>
          </w:tcPr>
          <w:p w14:paraId="23406910" w14:textId="77777777" w:rsidR="00F90B09" w:rsidRPr="004D67DE" w:rsidRDefault="00C85761" w:rsidP="00A61D1E">
            <w:pPr>
              <w:pStyle w:val="NormalBullet"/>
              <w:numPr>
                <w:ilvl w:val="0"/>
                <w:numId w:val="0"/>
              </w:numPr>
              <w:spacing w:before="0"/>
              <w:rPr>
                <w:rFonts w:ascii="Calibri" w:hAnsi="Calibri"/>
                <w:sz w:val="18"/>
                <w:szCs w:val="18"/>
              </w:rPr>
            </w:pPr>
            <w:r>
              <w:rPr>
                <w:rFonts w:ascii="Calibri" w:hAnsi="Calibri"/>
                <w:sz w:val="18"/>
                <w:szCs w:val="18"/>
              </w:rPr>
              <w:t>Attic a</w:t>
            </w:r>
            <w:r w:rsidR="00F90B09" w:rsidRPr="004D67DE">
              <w:rPr>
                <w:rFonts w:ascii="Calibri" w:hAnsi="Calibri"/>
                <w:sz w:val="18"/>
                <w:szCs w:val="18"/>
              </w:rPr>
              <w:t xml:space="preserve">ccess forms </w:t>
            </w:r>
            <w:r>
              <w:rPr>
                <w:rFonts w:ascii="Calibri" w:hAnsi="Calibri"/>
                <w:sz w:val="18"/>
                <w:szCs w:val="18"/>
              </w:rPr>
              <w:t xml:space="preserve">an </w:t>
            </w:r>
            <w:r w:rsidR="00F90B09" w:rsidRPr="004D67DE">
              <w:rPr>
                <w:rFonts w:ascii="Calibri" w:hAnsi="Calibri"/>
                <w:sz w:val="18"/>
                <w:szCs w:val="18"/>
              </w:rPr>
              <w:t>airtight seal</w:t>
            </w:r>
            <w:r>
              <w:rPr>
                <w:rFonts w:ascii="Calibri" w:hAnsi="Calibri"/>
                <w:sz w:val="18"/>
                <w:szCs w:val="18"/>
              </w:rPr>
              <w:t xml:space="preserve"> between </w:t>
            </w:r>
            <w:r w:rsidR="00F90B09" w:rsidRPr="004D67DE">
              <w:rPr>
                <w:rFonts w:ascii="Calibri" w:hAnsi="Calibri"/>
                <w:sz w:val="18"/>
                <w:szCs w:val="18"/>
              </w:rPr>
              <w:t xml:space="preserve">conditioned space </w:t>
            </w:r>
            <w:r>
              <w:rPr>
                <w:rFonts w:ascii="Calibri" w:hAnsi="Calibri"/>
                <w:sz w:val="18"/>
                <w:szCs w:val="18"/>
              </w:rPr>
              <w:t>and</w:t>
            </w:r>
            <w:r w:rsidR="00F90B09" w:rsidRPr="004D67DE">
              <w:rPr>
                <w:rFonts w:ascii="Calibri" w:hAnsi="Calibri"/>
                <w:sz w:val="18"/>
                <w:szCs w:val="18"/>
              </w:rPr>
              <w:t xml:space="preserve"> </w:t>
            </w:r>
            <w:r w:rsidR="001622EE" w:rsidRPr="004D67DE">
              <w:rPr>
                <w:rFonts w:ascii="Calibri" w:hAnsi="Calibri"/>
                <w:sz w:val="18"/>
                <w:szCs w:val="18"/>
              </w:rPr>
              <w:t xml:space="preserve">unconditioned </w:t>
            </w:r>
            <w:r w:rsidR="00F90B09" w:rsidRPr="004D67DE">
              <w:rPr>
                <w:rFonts w:ascii="Calibri" w:hAnsi="Calibri"/>
                <w:sz w:val="18"/>
                <w:szCs w:val="18"/>
              </w:rPr>
              <w:t>space.  Vertical attic access requires mech</w:t>
            </w:r>
            <w:r>
              <w:rPr>
                <w:rFonts w:ascii="Calibri" w:hAnsi="Calibri"/>
                <w:sz w:val="18"/>
                <w:szCs w:val="18"/>
              </w:rPr>
              <w:t>anical compression using screws</w:t>
            </w:r>
            <w:r w:rsidR="00F90B09" w:rsidRPr="004D67DE">
              <w:rPr>
                <w:rFonts w:ascii="Calibri" w:hAnsi="Calibri"/>
                <w:sz w:val="18"/>
                <w:szCs w:val="18"/>
              </w:rPr>
              <w:t xml:space="preserve"> or latches.  </w:t>
            </w:r>
          </w:p>
        </w:tc>
      </w:tr>
      <w:tr w:rsidR="00F90B09" w:rsidRPr="004D67DE" w14:paraId="23406915" w14:textId="77777777" w:rsidTr="00A61D1E">
        <w:tc>
          <w:tcPr>
            <w:tcW w:w="468" w:type="dxa"/>
            <w:vAlign w:val="center"/>
          </w:tcPr>
          <w:p w14:paraId="23406912" w14:textId="77777777" w:rsidR="00F90B09" w:rsidRPr="004D67DE" w:rsidRDefault="00F90B09" w:rsidP="00A61D1E">
            <w:pPr>
              <w:pStyle w:val="NormalBullet"/>
              <w:numPr>
                <w:ilvl w:val="0"/>
                <w:numId w:val="0"/>
              </w:numPr>
              <w:spacing w:before="0"/>
              <w:rPr>
                <w:rFonts w:ascii="Calibri" w:hAnsi="Calibri"/>
                <w:sz w:val="18"/>
                <w:szCs w:val="18"/>
              </w:rPr>
            </w:pPr>
            <w:r w:rsidRPr="004D67DE">
              <w:rPr>
                <w:rFonts w:ascii="Calibri" w:hAnsi="Calibri"/>
                <w:sz w:val="18"/>
                <w:szCs w:val="18"/>
              </w:rPr>
              <w:t>10</w:t>
            </w:r>
          </w:p>
        </w:tc>
        <w:tc>
          <w:tcPr>
            <w:tcW w:w="10548" w:type="dxa"/>
            <w:gridSpan w:val="2"/>
            <w:vAlign w:val="center"/>
          </w:tcPr>
          <w:p w14:paraId="23406913" w14:textId="77777777" w:rsidR="004D67DE" w:rsidRPr="004D67DE" w:rsidRDefault="004D67DE" w:rsidP="00A61D1E">
            <w:pPr>
              <w:pStyle w:val="NormalBullet"/>
              <w:numPr>
                <w:ilvl w:val="0"/>
                <w:numId w:val="0"/>
              </w:numPr>
              <w:spacing w:before="0"/>
              <w:ind w:left="360" w:hanging="360"/>
              <w:rPr>
                <w:rFonts w:ascii="Calibri" w:hAnsi="Calibri"/>
                <w:sz w:val="18"/>
                <w:szCs w:val="18"/>
              </w:rPr>
            </w:pPr>
            <w:r w:rsidRPr="004D67DE">
              <w:rPr>
                <w:rFonts w:ascii="Calibri" w:hAnsi="Calibri"/>
                <w:sz w:val="18"/>
                <w:szCs w:val="18"/>
              </w:rPr>
              <w:t>Knee walls require solid and sealed blocking at the bottom, top</w:t>
            </w:r>
            <w:r w:rsidR="00C85761">
              <w:rPr>
                <w:rFonts w:ascii="Calibri" w:hAnsi="Calibri"/>
                <w:sz w:val="18"/>
                <w:szCs w:val="18"/>
              </w:rPr>
              <w:t>,</w:t>
            </w:r>
            <w:r w:rsidRPr="004D67DE">
              <w:rPr>
                <w:rFonts w:ascii="Calibri" w:hAnsi="Calibri"/>
                <w:sz w:val="18"/>
                <w:szCs w:val="18"/>
              </w:rPr>
              <w:t xml:space="preserve"> left</w:t>
            </w:r>
            <w:r w:rsidR="00C85761">
              <w:rPr>
                <w:rFonts w:ascii="Calibri" w:hAnsi="Calibri"/>
                <w:sz w:val="18"/>
                <w:szCs w:val="18"/>
              </w:rPr>
              <w:t xml:space="preserve">, </w:t>
            </w:r>
            <w:r w:rsidRPr="004D67DE">
              <w:rPr>
                <w:rFonts w:ascii="Calibri" w:hAnsi="Calibri"/>
                <w:sz w:val="18"/>
                <w:szCs w:val="18"/>
              </w:rPr>
              <w:t>and right side</w:t>
            </w:r>
            <w:r w:rsidR="00C85761">
              <w:rPr>
                <w:rFonts w:ascii="Calibri" w:hAnsi="Calibri"/>
                <w:sz w:val="18"/>
                <w:szCs w:val="18"/>
              </w:rPr>
              <w:t>s</w:t>
            </w:r>
            <w:r w:rsidRPr="004D67DE">
              <w:rPr>
                <w:rFonts w:ascii="Calibri" w:hAnsi="Calibri"/>
                <w:sz w:val="18"/>
                <w:szCs w:val="18"/>
              </w:rPr>
              <w:t>.</w:t>
            </w:r>
          </w:p>
          <w:p w14:paraId="23406914" w14:textId="77777777" w:rsidR="004D67DE" w:rsidRPr="004D67DE" w:rsidRDefault="004D67DE" w:rsidP="00A61D1E">
            <w:pPr>
              <w:pStyle w:val="NormalBullet"/>
              <w:numPr>
                <w:ilvl w:val="0"/>
                <w:numId w:val="0"/>
              </w:numPr>
              <w:spacing w:before="0"/>
              <w:rPr>
                <w:rFonts w:ascii="Calibri" w:hAnsi="Calibri"/>
                <w:sz w:val="18"/>
                <w:szCs w:val="18"/>
              </w:rPr>
            </w:pPr>
            <w:r w:rsidRPr="004D67DE">
              <w:rPr>
                <w:rFonts w:ascii="Calibri" w:hAnsi="Calibri"/>
                <w:sz w:val="18"/>
                <w:szCs w:val="18"/>
              </w:rPr>
              <w:t>When the knee wall is placed on top of a subfloor the open cavity be</w:t>
            </w:r>
            <w:r w:rsidR="00C85761">
              <w:rPr>
                <w:rFonts w:ascii="Calibri" w:hAnsi="Calibri"/>
                <w:sz w:val="18"/>
                <w:szCs w:val="18"/>
              </w:rPr>
              <w:t>tween</w:t>
            </w:r>
            <w:r w:rsidRPr="004D67DE">
              <w:rPr>
                <w:rFonts w:ascii="Calibri" w:hAnsi="Calibri"/>
                <w:sz w:val="18"/>
                <w:szCs w:val="18"/>
              </w:rPr>
              <w:t xml:space="preserve"> the subfloor and the ceiling below </w:t>
            </w:r>
            <w:r w:rsidR="00C85761">
              <w:rPr>
                <w:rFonts w:ascii="Calibri" w:hAnsi="Calibri"/>
                <w:sz w:val="18"/>
                <w:szCs w:val="18"/>
              </w:rPr>
              <w:t>is</w:t>
            </w:r>
            <w:r w:rsidRPr="004D67DE">
              <w:rPr>
                <w:rFonts w:ascii="Calibri" w:hAnsi="Calibri"/>
                <w:sz w:val="18"/>
                <w:szCs w:val="18"/>
              </w:rPr>
              <w:t xml:space="preserve"> sealed.</w:t>
            </w:r>
          </w:p>
        </w:tc>
      </w:tr>
      <w:tr w:rsidR="00960CE5" w:rsidRPr="004D67DE" w14:paraId="23406918" w14:textId="77777777" w:rsidTr="00A61D1E">
        <w:tc>
          <w:tcPr>
            <w:tcW w:w="468" w:type="dxa"/>
            <w:vAlign w:val="center"/>
          </w:tcPr>
          <w:p w14:paraId="23406916" w14:textId="77777777" w:rsidR="00960CE5" w:rsidRPr="004D67DE" w:rsidRDefault="00960CE5" w:rsidP="00A61D1E">
            <w:pPr>
              <w:pStyle w:val="NormalBullet"/>
              <w:numPr>
                <w:ilvl w:val="0"/>
                <w:numId w:val="0"/>
              </w:numPr>
              <w:spacing w:before="0"/>
              <w:rPr>
                <w:rFonts w:ascii="Calibri" w:hAnsi="Calibri"/>
                <w:sz w:val="18"/>
                <w:szCs w:val="18"/>
              </w:rPr>
            </w:pPr>
            <w:r w:rsidRPr="004D67DE">
              <w:rPr>
                <w:rFonts w:ascii="Calibri" w:hAnsi="Calibri"/>
                <w:sz w:val="18"/>
                <w:szCs w:val="18"/>
              </w:rPr>
              <w:t>11</w:t>
            </w:r>
          </w:p>
        </w:tc>
        <w:tc>
          <w:tcPr>
            <w:tcW w:w="10548" w:type="dxa"/>
            <w:gridSpan w:val="2"/>
            <w:vAlign w:val="center"/>
          </w:tcPr>
          <w:p w14:paraId="23406917" w14:textId="77777777" w:rsidR="00960CE5" w:rsidRPr="004D67DE" w:rsidRDefault="00C85761" w:rsidP="00A61D1E">
            <w:pPr>
              <w:pStyle w:val="NormalBullet"/>
              <w:numPr>
                <w:ilvl w:val="0"/>
                <w:numId w:val="0"/>
              </w:numPr>
              <w:spacing w:before="0"/>
              <w:rPr>
                <w:rFonts w:ascii="Calibri" w:hAnsi="Calibri"/>
                <w:sz w:val="18"/>
                <w:szCs w:val="18"/>
              </w:rPr>
            </w:pPr>
            <w:r>
              <w:rPr>
                <w:rFonts w:ascii="Calibri" w:hAnsi="Calibri"/>
                <w:sz w:val="18"/>
                <w:szCs w:val="18"/>
              </w:rPr>
              <w:t xml:space="preserve">Where </w:t>
            </w:r>
            <w:r w:rsidR="00960CE5" w:rsidRPr="004D67DE">
              <w:rPr>
                <w:rFonts w:ascii="Calibri" w:hAnsi="Calibri"/>
                <w:sz w:val="18"/>
                <w:szCs w:val="18"/>
              </w:rPr>
              <w:t>HVAC ducts travel down a chase</w:t>
            </w:r>
            <w:r>
              <w:rPr>
                <w:rFonts w:ascii="Calibri" w:hAnsi="Calibri"/>
                <w:sz w:val="18"/>
                <w:szCs w:val="18"/>
              </w:rPr>
              <w:t>,</w:t>
            </w:r>
            <w:r w:rsidR="00960CE5" w:rsidRPr="004D67DE">
              <w:rPr>
                <w:rFonts w:ascii="Calibri" w:hAnsi="Calibri"/>
                <w:sz w:val="18"/>
                <w:szCs w:val="18"/>
              </w:rPr>
              <w:t xml:space="preserve"> the chase </w:t>
            </w:r>
            <w:r>
              <w:rPr>
                <w:rFonts w:ascii="Calibri" w:hAnsi="Calibri"/>
                <w:sz w:val="18"/>
                <w:szCs w:val="18"/>
              </w:rPr>
              <w:t>is</w:t>
            </w:r>
            <w:r w:rsidR="00960CE5" w:rsidRPr="004D67DE">
              <w:rPr>
                <w:rFonts w:ascii="Calibri" w:hAnsi="Calibri"/>
                <w:sz w:val="18"/>
                <w:szCs w:val="18"/>
              </w:rPr>
              <w:t xml:space="preserve"> sealed at the ceiling level.</w:t>
            </w:r>
          </w:p>
        </w:tc>
      </w:tr>
      <w:tr w:rsidR="00960CE5" w:rsidRPr="004D67DE" w14:paraId="2340691B" w14:textId="77777777" w:rsidTr="00A61D1E">
        <w:tc>
          <w:tcPr>
            <w:tcW w:w="468" w:type="dxa"/>
            <w:vAlign w:val="center"/>
          </w:tcPr>
          <w:p w14:paraId="23406919" w14:textId="77777777" w:rsidR="00960CE5" w:rsidRPr="004D67DE" w:rsidRDefault="00960CE5" w:rsidP="00A61D1E">
            <w:pPr>
              <w:spacing w:after="0" w:line="240" w:lineRule="auto"/>
              <w:rPr>
                <w:sz w:val="18"/>
                <w:szCs w:val="18"/>
              </w:rPr>
            </w:pPr>
            <w:r w:rsidRPr="004D67DE">
              <w:rPr>
                <w:sz w:val="18"/>
                <w:szCs w:val="18"/>
              </w:rPr>
              <w:t>12</w:t>
            </w:r>
          </w:p>
        </w:tc>
        <w:tc>
          <w:tcPr>
            <w:tcW w:w="10548" w:type="dxa"/>
            <w:gridSpan w:val="2"/>
            <w:vAlign w:val="center"/>
          </w:tcPr>
          <w:p w14:paraId="2340691A" w14:textId="77777777" w:rsidR="00960CE5" w:rsidRPr="004D67DE" w:rsidRDefault="00960CE5" w:rsidP="00A61D1E">
            <w:pPr>
              <w:pStyle w:val="NormalBullet"/>
              <w:numPr>
                <w:ilvl w:val="0"/>
                <w:numId w:val="0"/>
              </w:numPr>
              <w:spacing w:before="0"/>
              <w:rPr>
                <w:rFonts w:ascii="Calibri" w:hAnsi="Calibri"/>
                <w:sz w:val="18"/>
                <w:szCs w:val="18"/>
              </w:rPr>
            </w:pPr>
            <w:r w:rsidRPr="004D67DE">
              <w:rPr>
                <w:rFonts w:ascii="Calibri" w:hAnsi="Calibri"/>
                <w:sz w:val="18"/>
                <w:szCs w:val="18"/>
              </w:rPr>
              <w:t>HVAC boots that penetrate the ceiling are sealed to the surrounding drywall.</w:t>
            </w:r>
          </w:p>
        </w:tc>
      </w:tr>
      <w:tr w:rsidR="00960CE5" w:rsidRPr="004D67DE" w14:paraId="2340691E" w14:textId="77777777" w:rsidTr="00A61D1E">
        <w:tc>
          <w:tcPr>
            <w:tcW w:w="468" w:type="dxa"/>
            <w:vAlign w:val="center"/>
          </w:tcPr>
          <w:p w14:paraId="2340691C" w14:textId="77777777" w:rsidR="00960CE5" w:rsidRPr="004D67DE" w:rsidRDefault="00960CE5" w:rsidP="00A61D1E">
            <w:pPr>
              <w:spacing w:after="0" w:line="240" w:lineRule="auto"/>
              <w:rPr>
                <w:sz w:val="18"/>
                <w:szCs w:val="18"/>
              </w:rPr>
            </w:pPr>
            <w:r w:rsidRPr="004D67DE">
              <w:rPr>
                <w:sz w:val="18"/>
                <w:szCs w:val="18"/>
              </w:rPr>
              <w:t>13</w:t>
            </w:r>
          </w:p>
        </w:tc>
        <w:tc>
          <w:tcPr>
            <w:tcW w:w="10548" w:type="dxa"/>
            <w:gridSpan w:val="2"/>
            <w:vAlign w:val="center"/>
          </w:tcPr>
          <w:p w14:paraId="2340691D" w14:textId="77777777" w:rsidR="00960CE5" w:rsidRPr="004D67DE" w:rsidRDefault="00960CE5" w:rsidP="00A61D1E">
            <w:pPr>
              <w:pStyle w:val="NormalBullet"/>
              <w:numPr>
                <w:ilvl w:val="0"/>
                <w:numId w:val="0"/>
              </w:numPr>
              <w:spacing w:before="0"/>
              <w:rPr>
                <w:rFonts w:ascii="Calibri" w:hAnsi="Calibri"/>
                <w:sz w:val="18"/>
                <w:szCs w:val="18"/>
              </w:rPr>
            </w:pPr>
            <w:r w:rsidRPr="004D67DE">
              <w:rPr>
                <w:rFonts w:ascii="Calibri" w:hAnsi="Calibri"/>
                <w:sz w:val="18"/>
                <w:szCs w:val="18"/>
              </w:rPr>
              <w:t xml:space="preserve">All top plates of interior and exterior walls </w:t>
            </w:r>
            <w:r w:rsidR="00C85761">
              <w:rPr>
                <w:rFonts w:ascii="Calibri" w:hAnsi="Calibri"/>
                <w:sz w:val="18"/>
                <w:szCs w:val="18"/>
              </w:rPr>
              <w:t xml:space="preserve">are </w:t>
            </w:r>
            <w:r w:rsidRPr="004D67DE">
              <w:rPr>
                <w:rFonts w:ascii="Calibri" w:hAnsi="Calibri"/>
                <w:sz w:val="18"/>
                <w:szCs w:val="18"/>
              </w:rPr>
              <w:t>sealed to drywall.</w:t>
            </w:r>
          </w:p>
        </w:tc>
      </w:tr>
      <w:tr w:rsidR="004D67DE" w:rsidRPr="004D67DE" w14:paraId="23406921" w14:textId="77777777" w:rsidTr="00A61D1E">
        <w:tc>
          <w:tcPr>
            <w:tcW w:w="468" w:type="dxa"/>
            <w:vAlign w:val="center"/>
          </w:tcPr>
          <w:p w14:paraId="2340691F" w14:textId="77777777" w:rsidR="004D67DE" w:rsidRPr="004D67DE" w:rsidRDefault="004D67DE" w:rsidP="00A61D1E">
            <w:pPr>
              <w:spacing w:after="0" w:line="240" w:lineRule="auto"/>
              <w:rPr>
                <w:sz w:val="18"/>
                <w:szCs w:val="18"/>
              </w:rPr>
            </w:pPr>
            <w:r w:rsidRPr="004D67DE">
              <w:rPr>
                <w:sz w:val="18"/>
                <w:szCs w:val="18"/>
              </w:rPr>
              <w:t>1</w:t>
            </w:r>
            <w:r w:rsidR="00A73002">
              <w:rPr>
                <w:sz w:val="18"/>
                <w:szCs w:val="18"/>
              </w:rPr>
              <w:t>4</w:t>
            </w:r>
          </w:p>
        </w:tc>
        <w:tc>
          <w:tcPr>
            <w:tcW w:w="10548" w:type="dxa"/>
            <w:gridSpan w:val="2"/>
          </w:tcPr>
          <w:p w14:paraId="23406920" w14:textId="77777777" w:rsidR="004D67DE" w:rsidRPr="004D67DE" w:rsidRDefault="004D67DE" w:rsidP="00A61D1E">
            <w:pPr>
              <w:pStyle w:val="BulletB1Number"/>
              <w:keepNext/>
              <w:spacing w:before="0"/>
              <w:ind w:left="0" w:firstLine="0"/>
              <w:rPr>
                <w:rFonts w:ascii="Calibri" w:hAnsi="Calibri"/>
                <w:sz w:val="18"/>
                <w:szCs w:val="18"/>
              </w:rPr>
            </w:pPr>
            <w:r w:rsidRPr="004D67DE">
              <w:rPr>
                <w:rFonts w:ascii="Calibri" w:hAnsi="Calibri"/>
                <w:sz w:val="18"/>
                <w:szCs w:val="18"/>
              </w:rPr>
              <w:t xml:space="preserve">Attic access must be surrounded with a dam at least the same depth as the insulation to prevent loss of ceiling insulation. </w:t>
            </w:r>
          </w:p>
        </w:tc>
      </w:tr>
      <w:tr w:rsidR="004D67DE" w:rsidRPr="004D67DE" w14:paraId="23406924" w14:textId="77777777" w:rsidTr="00A61D1E">
        <w:trPr>
          <w:trHeight w:val="20"/>
        </w:trPr>
        <w:tc>
          <w:tcPr>
            <w:tcW w:w="468" w:type="dxa"/>
            <w:vAlign w:val="center"/>
          </w:tcPr>
          <w:p w14:paraId="23406922" w14:textId="77777777" w:rsidR="004D67DE" w:rsidRPr="004D67DE" w:rsidRDefault="004D67DE" w:rsidP="00A61D1E">
            <w:pPr>
              <w:spacing w:after="0" w:line="240" w:lineRule="auto"/>
              <w:rPr>
                <w:sz w:val="18"/>
                <w:szCs w:val="18"/>
              </w:rPr>
            </w:pPr>
            <w:r w:rsidRPr="004D67DE">
              <w:rPr>
                <w:sz w:val="18"/>
                <w:szCs w:val="18"/>
              </w:rPr>
              <w:t>1</w:t>
            </w:r>
            <w:r w:rsidR="00A73002">
              <w:rPr>
                <w:sz w:val="18"/>
                <w:szCs w:val="18"/>
              </w:rPr>
              <w:t>5</w:t>
            </w:r>
          </w:p>
        </w:tc>
        <w:tc>
          <w:tcPr>
            <w:tcW w:w="10548" w:type="dxa"/>
            <w:gridSpan w:val="2"/>
            <w:vAlign w:val="center"/>
          </w:tcPr>
          <w:p w14:paraId="23406923" w14:textId="77777777" w:rsidR="004D67DE" w:rsidRPr="004D67DE" w:rsidRDefault="003535C7" w:rsidP="00A61D1E">
            <w:pPr>
              <w:autoSpaceDE w:val="0"/>
              <w:autoSpaceDN w:val="0"/>
              <w:adjustRightInd w:val="0"/>
              <w:spacing w:after="0" w:line="240" w:lineRule="auto"/>
              <w:rPr>
                <w:sz w:val="18"/>
                <w:szCs w:val="18"/>
              </w:rPr>
            </w:pPr>
            <w:r>
              <w:rPr>
                <w:sz w:val="18"/>
                <w:szCs w:val="18"/>
              </w:rPr>
              <w:t>T</w:t>
            </w:r>
            <w:r w:rsidR="004D67DE">
              <w:rPr>
                <w:sz w:val="18"/>
                <w:szCs w:val="18"/>
              </w:rPr>
              <w:t xml:space="preserve">here must be a </w:t>
            </w:r>
            <w:r w:rsidR="00AF5BF0">
              <w:rPr>
                <w:sz w:val="18"/>
                <w:szCs w:val="18"/>
              </w:rPr>
              <w:t>dam placed at</w:t>
            </w:r>
            <w:r w:rsidR="004D67DE">
              <w:rPr>
                <w:sz w:val="18"/>
                <w:szCs w:val="18"/>
              </w:rPr>
              <w:t xml:space="preserve"> the exterior edge of all knee</w:t>
            </w:r>
            <w:r w:rsidR="00C85761">
              <w:rPr>
                <w:sz w:val="18"/>
                <w:szCs w:val="18"/>
              </w:rPr>
              <w:t xml:space="preserve"> </w:t>
            </w:r>
            <w:r w:rsidR="004D67DE">
              <w:rPr>
                <w:sz w:val="18"/>
                <w:szCs w:val="18"/>
              </w:rPr>
              <w:t xml:space="preserve">walls and </w:t>
            </w:r>
            <w:r w:rsidR="00C85761">
              <w:rPr>
                <w:sz w:val="18"/>
                <w:szCs w:val="18"/>
              </w:rPr>
              <w:t xml:space="preserve">at </w:t>
            </w:r>
            <w:r w:rsidR="004D67DE">
              <w:rPr>
                <w:sz w:val="18"/>
                <w:szCs w:val="18"/>
              </w:rPr>
              <w:t xml:space="preserve">all edges of insulation to stop air movement </w:t>
            </w:r>
            <w:r w:rsidR="00C85761">
              <w:rPr>
                <w:sz w:val="18"/>
                <w:szCs w:val="18"/>
              </w:rPr>
              <w:t>through the</w:t>
            </w:r>
            <w:r w:rsidR="004D67DE">
              <w:rPr>
                <w:sz w:val="18"/>
                <w:szCs w:val="18"/>
              </w:rPr>
              <w:t xml:space="preserve"> insulation.</w:t>
            </w:r>
            <w:r>
              <w:rPr>
                <w:sz w:val="18"/>
                <w:szCs w:val="18"/>
              </w:rPr>
              <w:t xml:space="preserve">  </w:t>
            </w:r>
          </w:p>
        </w:tc>
      </w:tr>
      <w:tr w:rsidR="00A73002" w:rsidRPr="00B9169B" w14:paraId="2340692A" w14:textId="77777777" w:rsidTr="007308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0"/>
        </w:trPr>
        <w:tc>
          <w:tcPr>
            <w:tcW w:w="468" w:type="dxa"/>
            <w:vAlign w:val="center"/>
          </w:tcPr>
          <w:p w14:paraId="23406925" w14:textId="77777777" w:rsidR="00A73002" w:rsidRPr="00B9169B" w:rsidRDefault="00A73002" w:rsidP="00A61D1E">
            <w:pPr>
              <w:keepNext/>
              <w:spacing w:after="0" w:line="240" w:lineRule="auto"/>
              <w:rPr>
                <w:rFonts w:asciiTheme="minorHAnsi" w:hAnsiTheme="minorHAnsi"/>
                <w:sz w:val="18"/>
                <w:szCs w:val="18"/>
              </w:rPr>
            </w:pPr>
            <w:r>
              <w:rPr>
                <w:rFonts w:asciiTheme="minorHAnsi" w:hAnsiTheme="minorHAnsi"/>
                <w:sz w:val="18"/>
                <w:szCs w:val="18"/>
              </w:rPr>
              <w:t>1</w:t>
            </w:r>
            <w:r w:rsidRPr="00B9169B">
              <w:rPr>
                <w:rFonts w:asciiTheme="minorHAnsi" w:hAnsiTheme="minorHAnsi"/>
                <w:sz w:val="18"/>
                <w:szCs w:val="18"/>
              </w:rPr>
              <w:t>6</w:t>
            </w:r>
          </w:p>
        </w:tc>
        <w:tc>
          <w:tcPr>
            <w:tcW w:w="2700" w:type="dxa"/>
            <w:vAlign w:val="center"/>
          </w:tcPr>
          <w:p w14:paraId="23406926" w14:textId="77777777" w:rsidR="00A73002" w:rsidRPr="00B9169B" w:rsidRDefault="00A73002" w:rsidP="00A61D1E">
            <w:pPr>
              <w:keepNext/>
              <w:spacing w:after="0" w:line="240" w:lineRule="auto"/>
              <w:rPr>
                <w:rFonts w:asciiTheme="minorHAnsi" w:hAnsiTheme="minorHAnsi"/>
                <w:sz w:val="18"/>
                <w:szCs w:val="18"/>
              </w:rPr>
            </w:pPr>
            <w:r w:rsidRPr="00B9169B">
              <w:rPr>
                <w:rFonts w:asciiTheme="minorHAnsi" w:hAnsiTheme="minorHAnsi"/>
                <w:sz w:val="18"/>
                <w:szCs w:val="18"/>
              </w:rPr>
              <w:t>Verification Status:</w:t>
            </w:r>
          </w:p>
        </w:tc>
        <w:tc>
          <w:tcPr>
            <w:tcW w:w="7848" w:type="dxa"/>
            <w:vAlign w:val="center"/>
          </w:tcPr>
          <w:p w14:paraId="603EE584" w14:textId="77777777" w:rsidR="00A61D1E" w:rsidRDefault="00A61D1E" w:rsidP="00A61D1E">
            <w:pPr>
              <w:pStyle w:val="ListParagraph"/>
              <w:keepNext/>
              <w:numPr>
                <w:ilvl w:val="0"/>
                <w:numId w:val="29"/>
              </w:numPr>
              <w:rPr>
                <w:rFonts w:ascii="Calibri" w:hAnsi="Calibri"/>
                <w:sz w:val="18"/>
                <w:szCs w:val="18"/>
                <w:u w:val="single"/>
              </w:rPr>
            </w:pPr>
            <w:r>
              <w:rPr>
                <w:rFonts w:ascii="Calibri" w:hAnsi="Calibri"/>
                <w:sz w:val="18"/>
                <w:szCs w:val="18"/>
                <w:u w:val="single"/>
              </w:rPr>
              <w:t>Pass - all applicable requirements are met; or</w:t>
            </w:r>
          </w:p>
          <w:p w14:paraId="67F7DCE8" w14:textId="77777777" w:rsidR="00A61D1E" w:rsidRDefault="00A61D1E" w:rsidP="00A61D1E">
            <w:pPr>
              <w:pStyle w:val="ListParagraph"/>
              <w:keepNext/>
              <w:numPr>
                <w:ilvl w:val="0"/>
                <w:numId w:val="29"/>
              </w:numPr>
              <w:rPr>
                <w:rFonts w:ascii="Calibri" w:hAnsi="Calibri"/>
                <w:sz w:val="18"/>
                <w:szCs w:val="18"/>
                <w:u w:val="single"/>
              </w:rPr>
            </w:pPr>
            <w:r>
              <w:rPr>
                <w:rFonts w:ascii="Calibri" w:hAnsi="Calibri"/>
                <w:sz w:val="18"/>
                <w:szCs w:val="18"/>
                <w:u w:val="single"/>
              </w:rPr>
              <w:t>Fail - one or more applicable requirements are not met. Enter reason for failure in corrections notes field below; or</w:t>
            </w:r>
          </w:p>
          <w:p w14:paraId="23406929" w14:textId="2AE295F6" w:rsidR="00A73002" w:rsidRPr="00F84251" w:rsidRDefault="00A61D1E" w:rsidP="00A61D1E">
            <w:pPr>
              <w:pStyle w:val="ListParagraph"/>
              <w:keepNext/>
              <w:numPr>
                <w:ilvl w:val="0"/>
                <w:numId w:val="29"/>
              </w:numPr>
              <w:rPr>
                <w:rFonts w:asciiTheme="minorHAnsi" w:hAnsiTheme="minorHAnsi"/>
                <w:sz w:val="18"/>
                <w:szCs w:val="18"/>
              </w:rPr>
            </w:pPr>
            <w:r>
              <w:rPr>
                <w:rFonts w:ascii="Calibri" w:hAnsi="Calibri"/>
                <w:sz w:val="18"/>
                <w:szCs w:val="18"/>
                <w:u w:val="single"/>
              </w:rPr>
              <w:t>All N/A - This entire table is not applicable.</w:t>
            </w:r>
          </w:p>
        </w:tc>
      </w:tr>
      <w:tr w:rsidR="00A73002" w:rsidRPr="00B9169B" w14:paraId="2340692D" w14:textId="77777777" w:rsidTr="00A61D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468" w:type="dxa"/>
            <w:vAlign w:val="center"/>
          </w:tcPr>
          <w:p w14:paraId="2340692B" w14:textId="77777777" w:rsidR="00A73002" w:rsidRPr="00B9169B" w:rsidRDefault="00A73002" w:rsidP="00A61D1E">
            <w:pPr>
              <w:keepNext/>
              <w:spacing w:after="0" w:line="240" w:lineRule="auto"/>
              <w:rPr>
                <w:rFonts w:asciiTheme="minorHAnsi" w:hAnsiTheme="minorHAnsi"/>
                <w:sz w:val="18"/>
                <w:szCs w:val="18"/>
              </w:rPr>
            </w:pPr>
            <w:r>
              <w:rPr>
                <w:rFonts w:asciiTheme="minorHAnsi" w:hAnsiTheme="minorHAnsi"/>
                <w:sz w:val="18"/>
                <w:szCs w:val="18"/>
              </w:rPr>
              <w:t>1</w:t>
            </w:r>
            <w:r w:rsidRPr="00B9169B">
              <w:rPr>
                <w:rFonts w:asciiTheme="minorHAnsi" w:hAnsiTheme="minorHAnsi"/>
                <w:sz w:val="18"/>
                <w:szCs w:val="18"/>
              </w:rPr>
              <w:t>7</w:t>
            </w:r>
          </w:p>
        </w:tc>
        <w:tc>
          <w:tcPr>
            <w:tcW w:w="10548" w:type="dxa"/>
            <w:gridSpan w:val="2"/>
            <w:vAlign w:val="center"/>
          </w:tcPr>
          <w:p w14:paraId="2340692C" w14:textId="77777777" w:rsidR="00A73002" w:rsidRPr="00B9169B" w:rsidRDefault="00A73002" w:rsidP="00A61D1E">
            <w:pPr>
              <w:keepNext/>
              <w:spacing w:after="0" w:line="240" w:lineRule="auto"/>
              <w:rPr>
                <w:rFonts w:asciiTheme="minorHAnsi" w:hAnsiTheme="minorHAnsi"/>
                <w:sz w:val="18"/>
                <w:szCs w:val="18"/>
              </w:rPr>
            </w:pPr>
            <w:r w:rsidRPr="00B9169B">
              <w:rPr>
                <w:rFonts w:asciiTheme="minorHAnsi" w:hAnsiTheme="minorHAnsi"/>
                <w:sz w:val="18"/>
                <w:szCs w:val="18"/>
              </w:rPr>
              <w:t>Correction Notes:</w:t>
            </w:r>
          </w:p>
        </w:tc>
      </w:tr>
      <w:tr w:rsidR="00A73002" w:rsidRPr="00B9169B" w14:paraId="2340692F" w14:textId="77777777" w:rsidTr="00A61D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1016" w:type="dxa"/>
            <w:gridSpan w:val="3"/>
            <w:vAlign w:val="center"/>
          </w:tcPr>
          <w:p w14:paraId="2340692E" w14:textId="77777777" w:rsidR="00A73002" w:rsidRPr="00B9169B" w:rsidRDefault="00A73002" w:rsidP="00A61D1E">
            <w:pPr>
              <w:keepNext/>
              <w:spacing w:after="0" w:line="240" w:lineRule="auto"/>
              <w:rPr>
                <w:rFonts w:asciiTheme="minorHAnsi" w:hAnsiTheme="minorHAnsi"/>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00D86E39" w:rsidRPr="00F90331">
              <w:rPr>
                <w:b/>
                <w:sz w:val="18"/>
                <w:szCs w:val="18"/>
              </w:rPr>
              <w:t xml:space="preserve"> unless otherwise noted in the Verification Status and the Corrections Notes</w:t>
            </w:r>
            <w:r w:rsidR="00D86E39">
              <w:rPr>
                <w:b/>
                <w:sz w:val="18"/>
                <w:szCs w:val="18"/>
              </w:rPr>
              <w:t xml:space="preserve"> in this table</w:t>
            </w:r>
            <w:r w:rsidRPr="00B9169B">
              <w:rPr>
                <w:rFonts w:asciiTheme="minorHAnsi" w:hAnsiTheme="minorHAnsi"/>
                <w:b/>
                <w:sz w:val="18"/>
                <w:szCs w:val="18"/>
              </w:rPr>
              <w:t>.</w:t>
            </w:r>
          </w:p>
        </w:tc>
      </w:tr>
    </w:tbl>
    <w:p w14:paraId="23406930" w14:textId="77777777" w:rsidR="00C608A9" w:rsidRPr="004D67DE" w:rsidRDefault="00C608A9" w:rsidP="00A61D1E">
      <w:pPr>
        <w:spacing w:after="0" w:line="240" w:lineRule="auto"/>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27"/>
        <w:gridCol w:w="21"/>
      </w:tblGrid>
      <w:tr w:rsidR="00EB77D2" w:rsidRPr="004D67DE" w14:paraId="23406932" w14:textId="77777777" w:rsidTr="005A6D9A">
        <w:trPr>
          <w:gridAfter w:val="1"/>
          <w:wAfter w:w="21" w:type="dxa"/>
        </w:trPr>
        <w:tc>
          <w:tcPr>
            <w:tcW w:w="10995" w:type="dxa"/>
            <w:gridSpan w:val="3"/>
            <w:vAlign w:val="center"/>
          </w:tcPr>
          <w:p w14:paraId="23406931" w14:textId="229C0035" w:rsidR="00EB77D2" w:rsidRPr="005A6D9A" w:rsidRDefault="00AD2FA1" w:rsidP="00A61D1E">
            <w:pPr>
              <w:keepNext/>
              <w:tabs>
                <w:tab w:val="left" w:pos="3600"/>
                <w:tab w:val="left" w:pos="4680"/>
                <w:tab w:val="left" w:pos="5760"/>
                <w:tab w:val="left" w:pos="6930"/>
                <w:tab w:val="left" w:pos="8100"/>
                <w:tab w:val="left" w:pos="9090"/>
              </w:tabs>
              <w:spacing w:after="0" w:line="240" w:lineRule="auto"/>
              <w:rPr>
                <w:sz w:val="20"/>
                <w:szCs w:val="18"/>
              </w:rPr>
            </w:pPr>
            <w:r w:rsidRPr="005A6D9A">
              <w:rPr>
                <w:b/>
                <w:sz w:val="20"/>
                <w:szCs w:val="18"/>
              </w:rPr>
              <w:t>B</w:t>
            </w:r>
            <w:r w:rsidR="00EB77D2" w:rsidRPr="005A6D9A">
              <w:rPr>
                <w:b/>
                <w:sz w:val="20"/>
                <w:szCs w:val="18"/>
              </w:rPr>
              <w:t xml:space="preserve">. </w:t>
            </w:r>
            <w:r w:rsidR="005A6D9A" w:rsidRPr="005A6D9A">
              <w:rPr>
                <w:b/>
                <w:sz w:val="20"/>
                <w:szCs w:val="18"/>
              </w:rPr>
              <w:t>Roof Inspection</w:t>
            </w:r>
            <w:r w:rsidR="00EB77D2" w:rsidRPr="005A6D9A">
              <w:rPr>
                <w:b/>
                <w:sz w:val="20"/>
                <w:szCs w:val="18"/>
              </w:rPr>
              <w:t xml:space="preserve"> – </w:t>
            </w:r>
            <w:r w:rsidR="00C85761" w:rsidRPr="005A6D9A">
              <w:rPr>
                <w:b/>
                <w:sz w:val="20"/>
                <w:szCs w:val="18"/>
              </w:rPr>
              <w:t>Un</w:t>
            </w:r>
            <w:r w:rsidR="00EB77D2" w:rsidRPr="005A6D9A">
              <w:rPr>
                <w:b/>
                <w:sz w:val="20"/>
                <w:szCs w:val="18"/>
              </w:rPr>
              <w:t>vented attics</w:t>
            </w:r>
          </w:p>
        </w:tc>
      </w:tr>
      <w:tr w:rsidR="00EB77D2" w:rsidRPr="004D67DE" w14:paraId="23406935" w14:textId="77777777" w:rsidTr="00A61D1E">
        <w:trPr>
          <w:gridAfter w:val="1"/>
          <w:wAfter w:w="21" w:type="dxa"/>
        </w:trPr>
        <w:tc>
          <w:tcPr>
            <w:tcW w:w="468" w:type="dxa"/>
          </w:tcPr>
          <w:p w14:paraId="23406933" w14:textId="77777777" w:rsidR="00EB77D2" w:rsidRPr="004D67DE" w:rsidRDefault="00821C0E" w:rsidP="00A61D1E">
            <w:pPr>
              <w:keepNext/>
              <w:tabs>
                <w:tab w:val="left" w:pos="360"/>
              </w:tabs>
              <w:autoSpaceDE w:val="0"/>
              <w:autoSpaceDN w:val="0"/>
              <w:adjustRightInd w:val="0"/>
              <w:spacing w:after="0" w:line="240" w:lineRule="auto"/>
              <w:jc w:val="both"/>
              <w:rPr>
                <w:sz w:val="18"/>
                <w:szCs w:val="18"/>
              </w:rPr>
            </w:pPr>
            <w:r w:rsidRPr="004D67DE">
              <w:rPr>
                <w:sz w:val="18"/>
                <w:szCs w:val="18"/>
              </w:rPr>
              <w:t>0</w:t>
            </w:r>
            <w:r w:rsidR="00EB77D2" w:rsidRPr="004D67DE">
              <w:rPr>
                <w:sz w:val="18"/>
                <w:szCs w:val="18"/>
              </w:rPr>
              <w:t>1</w:t>
            </w:r>
          </w:p>
        </w:tc>
        <w:tc>
          <w:tcPr>
            <w:tcW w:w="10527" w:type="dxa"/>
            <w:gridSpan w:val="2"/>
            <w:vAlign w:val="center"/>
          </w:tcPr>
          <w:p w14:paraId="23406934" w14:textId="77777777" w:rsidR="00EB77D2" w:rsidRPr="004D67DE" w:rsidRDefault="00EB77D2" w:rsidP="00A61D1E">
            <w:pPr>
              <w:keepNext/>
              <w:tabs>
                <w:tab w:val="left" w:pos="360"/>
              </w:tabs>
              <w:autoSpaceDE w:val="0"/>
              <w:autoSpaceDN w:val="0"/>
              <w:adjustRightInd w:val="0"/>
              <w:spacing w:after="0" w:line="240" w:lineRule="auto"/>
              <w:rPr>
                <w:sz w:val="18"/>
                <w:szCs w:val="18"/>
              </w:rPr>
            </w:pPr>
            <w:r w:rsidRPr="004D67DE">
              <w:rPr>
                <w:sz w:val="18"/>
                <w:szCs w:val="18"/>
              </w:rPr>
              <w:t xml:space="preserve">There </w:t>
            </w:r>
            <w:r w:rsidR="00AD2FA1" w:rsidRPr="004D67DE">
              <w:rPr>
                <w:sz w:val="18"/>
                <w:szCs w:val="18"/>
              </w:rPr>
              <w:t>is</w:t>
            </w:r>
            <w:r w:rsidRPr="004D67DE">
              <w:rPr>
                <w:sz w:val="18"/>
                <w:szCs w:val="18"/>
              </w:rPr>
              <w:t xml:space="preserve"> a continuous air barrier at the roof deck and gable ends.  </w:t>
            </w:r>
          </w:p>
        </w:tc>
      </w:tr>
      <w:tr w:rsidR="001622EE" w:rsidRPr="004D67DE" w14:paraId="23406938" w14:textId="77777777" w:rsidTr="00A61D1E">
        <w:trPr>
          <w:gridAfter w:val="1"/>
          <w:wAfter w:w="21" w:type="dxa"/>
        </w:trPr>
        <w:tc>
          <w:tcPr>
            <w:tcW w:w="468" w:type="dxa"/>
          </w:tcPr>
          <w:p w14:paraId="23406936" w14:textId="77777777" w:rsidR="001622EE" w:rsidRPr="004D67DE" w:rsidRDefault="00821C0E" w:rsidP="00A61D1E">
            <w:pPr>
              <w:keepNext/>
              <w:tabs>
                <w:tab w:val="left" w:pos="360"/>
              </w:tabs>
              <w:autoSpaceDE w:val="0"/>
              <w:autoSpaceDN w:val="0"/>
              <w:adjustRightInd w:val="0"/>
              <w:spacing w:after="0" w:line="240" w:lineRule="auto"/>
              <w:jc w:val="both"/>
              <w:rPr>
                <w:sz w:val="18"/>
                <w:szCs w:val="18"/>
              </w:rPr>
            </w:pPr>
            <w:r w:rsidRPr="004D67DE">
              <w:rPr>
                <w:sz w:val="18"/>
                <w:szCs w:val="18"/>
              </w:rPr>
              <w:t>0</w:t>
            </w:r>
            <w:r w:rsidR="001622EE" w:rsidRPr="004D67DE">
              <w:rPr>
                <w:sz w:val="18"/>
                <w:szCs w:val="18"/>
              </w:rPr>
              <w:t>2</w:t>
            </w:r>
          </w:p>
        </w:tc>
        <w:tc>
          <w:tcPr>
            <w:tcW w:w="10527" w:type="dxa"/>
            <w:gridSpan w:val="2"/>
            <w:vAlign w:val="center"/>
          </w:tcPr>
          <w:p w14:paraId="23406937" w14:textId="77777777" w:rsidR="001622EE" w:rsidRPr="004D67DE" w:rsidRDefault="00C85761" w:rsidP="00A61D1E">
            <w:pPr>
              <w:keepNext/>
              <w:tabs>
                <w:tab w:val="left" w:pos="360"/>
              </w:tabs>
              <w:autoSpaceDE w:val="0"/>
              <w:autoSpaceDN w:val="0"/>
              <w:adjustRightInd w:val="0"/>
              <w:spacing w:after="0" w:line="240" w:lineRule="auto"/>
              <w:rPr>
                <w:sz w:val="18"/>
                <w:szCs w:val="18"/>
              </w:rPr>
            </w:pPr>
            <w:r>
              <w:rPr>
                <w:sz w:val="18"/>
                <w:szCs w:val="18"/>
              </w:rPr>
              <w:t>Chimneys and flue</w:t>
            </w:r>
            <w:r w:rsidR="001622EE" w:rsidRPr="004D67DE">
              <w:rPr>
                <w:sz w:val="18"/>
                <w:szCs w:val="18"/>
              </w:rPr>
              <w:t xml:space="preserve">s require sheet metal flashing at the </w:t>
            </w:r>
            <w:r w:rsidR="00000A8D" w:rsidRPr="004D67DE">
              <w:rPr>
                <w:sz w:val="18"/>
                <w:szCs w:val="18"/>
              </w:rPr>
              <w:t>roof deck.  The flashing is</w:t>
            </w:r>
            <w:r w:rsidR="001622EE" w:rsidRPr="004D67DE">
              <w:rPr>
                <w:sz w:val="18"/>
                <w:szCs w:val="18"/>
              </w:rPr>
              <w:t xml:space="preserve"> sealed to the chimney/flue with fire rated caulk</w:t>
            </w:r>
            <w:r w:rsidR="00000A8D" w:rsidRPr="004D67DE">
              <w:rPr>
                <w:sz w:val="18"/>
                <w:szCs w:val="18"/>
              </w:rPr>
              <w:t xml:space="preserve">.  The flashing is </w:t>
            </w:r>
            <w:r w:rsidR="001622EE" w:rsidRPr="004D67DE">
              <w:rPr>
                <w:sz w:val="18"/>
                <w:szCs w:val="18"/>
              </w:rPr>
              <w:t>sealed to the surrounding framing.</w:t>
            </w:r>
          </w:p>
        </w:tc>
      </w:tr>
      <w:tr w:rsidR="001622EE" w:rsidRPr="004D67DE" w14:paraId="2340693B" w14:textId="77777777" w:rsidTr="00A61D1E">
        <w:trPr>
          <w:gridAfter w:val="1"/>
          <w:wAfter w:w="21" w:type="dxa"/>
        </w:trPr>
        <w:tc>
          <w:tcPr>
            <w:tcW w:w="468" w:type="dxa"/>
          </w:tcPr>
          <w:p w14:paraId="23406939" w14:textId="77777777" w:rsidR="001622EE" w:rsidRPr="004D67DE" w:rsidRDefault="00821C0E" w:rsidP="00A61D1E">
            <w:pPr>
              <w:keepNext/>
              <w:tabs>
                <w:tab w:val="left" w:pos="360"/>
              </w:tabs>
              <w:autoSpaceDE w:val="0"/>
              <w:autoSpaceDN w:val="0"/>
              <w:adjustRightInd w:val="0"/>
              <w:spacing w:after="0" w:line="240" w:lineRule="auto"/>
              <w:jc w:val="both"/>
              <w:rPr>
                <w:sz w:val="18"/>
                <w:szCs w:val="18"/>
              </w:rPr>
            </w:pPr>
            <w:r w:rsidRPr="004D67DE">
              <w:rPr>
                <w:sz w:val="18"/>
                <w:szCs w:val="18"/>
              </w:rPr>
              <w:t>0</w:t>
            </w:r>
            <w:r w:rsidR="001622EE" w:rsidRPr="004D67DE">
              <w:rPr>
                <w:sz w:val="18"/>
                <w:szCs w:val="18"/>
              </w:rPr>
              <w:t>3</w:t>
            </w:r>
          </w:p>
        </w:tc>
        <w:tc>
          <w:tcPr>
            <w:tcW w:w="10527" w:type="dxa"/>
            <w:gridSpan w:val="2"/>
            <w:vAlign w:val="center"/>
          </w:tcPr>
          <w:p w14:paraId="2340693A" w14:textId="77777777" w:rsidR="001622EE" w:rsidRPr="004D67DE" w:rsidRDefault="001622EE" w:rsidP="00A61D1E">
            <w:pPr>
              <w:keepNext/>
              <w:tabs>
                <w:tab w:val="left" w:pos="360"/>
              </w:tabs>
              <w:autoSpaceDE w:val="0"/>
              <w:autoSpaceDN w:val="0"/>
              <w:adjustRightInd w:val="0"/>
              <w:spacing w:after="0" w:line="240" w:lineRule="auto"/>
              <w:rPr>
                <w:sz w:val="18"/>
                <w:szCs w:val="18"/>
              </w:rPr>
            </w:pPr>
            <w:r w:rsidRPr="004D67DE">
              <w:rPr>
                <w:sz w:val="18"/>
                <w:szCs w:val="18"/>
              </w:rPr>
              <w:t>All penetrations for plumbing, electrical</w:t>
            </w:r>
            <w:r w:rsidR="00C85761">
              <w:rPr>
                <w:sz w:val="18"/>
                <w:szCs w:val="18"/>
              </w:rPr>
              <w:t>,</w:t>
            </w:r>
            <w:r w:rsidRPr="004D67DE">
              <w:rPr>
                <w:sz w:val="18"/>
                <w:szCs w:val="18"/>
              </w:rPr>
              <w:t xml:space="preserve"> etc</w:t>
            </w:r>
            <w:r w:rsidR="00C85761">
              <w:rPr>
                <w:sz w:val="18"/>
                <w:szCs w:val="18"/>
              </w:rPr>
              <w:t>.</w:t>
            </w:r>
            <w:r w:rsidRPr="004D67DE">
              <w:rPr>
                <w:sz w:val="18"/>
                <w:szCs w:val="18"/>
              </w:rPr>
              <w:t xml:space="preserve"> in the roof deck and gable ends </w:t>
            </w:r>
            <w:r w:rsidR="00000A8D" w:rsidRPr="004D67DE">
              <w:rPr>
                <w:sz w:val="18"/>
                <w:szCs w:val="18"/>
              </w:rPr>
              <w:t xml:space="preserve">are </w:t>
            </w:r>
            <w:r w:rsidRPr="004D67DE">
              <w:rPr>
                <w:sz w:val="18"/>
                <w:szCs w:val="18"/>
              </w:rPr>
              <w:t>sealed.</w:t>
            </w:r>
          </w:p>
        </w:tc>
      </w:tr>
      <w:tr w:rsidR="00D86E39" w:rsidRPr="00B9169B" w14:paraId="23406941" w14:textId="77777777" w:rsidTr="007308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0"/>
        </w:trPr>
        <w:tc>
          <w:tcPr>
            <w:tcW w:w="468" w:type="dxa"/>
            <w:vAlign w:val="center"/>
          </w:tcPr>
          <w:p w14:paraId="2340693C" w14:textId="77777777" w:rsidR="00D86E39" w:rsidRPr="00B9169B" w:rsidRDefault="00D86E39" w:rsidP="00A61D1E">
            <w:pPr>
              <w:keepNext/>
              <w:spacing w:after="0" w:line="240" w:lineRule="auto"/>
              <w:jc w:val="both"/>
              <w:rPr>
                <w:rFonts w:asciiTheme="minorHAnsi" w:hAnsiTheme="minorHAnsi"/>
                <w:sz w:val="18"/>
                <w:szCs w:val="18"/>
              </w:rPr>
            </w:pPr>
            <w:r w:rsidRPr="00B9169B">
              <w:rPr>
                <w:rFonts w:asciiTheme="minorHAnsi" w:hAnsiTheme="minorHAnsi"/>
                <w:sz w:val="18"/>
                <w:szCs w:val="18"/>
              </w:rPr>
              <w:t>0</w:t>
            </w:r>
            <w:r>
              <w:rPr>
                <w:rFonts w:asciiTheme="minorHAnsi" w:hAnsiTheme="minorHAnsi"/>
                <w:sz w:val="18"/>
                <w:szCs w:val="18"/>
              </w:rPr>
              <w:t>4</w:t>
            </w:r>
          </w:p>
        </w:tc>
        <w:tc>
          <w:tcPr>
            <w:tcW w:w="2700" w:type="dxa"/>
            <w:vAlign w:val="center"/>
          </w:tcPr>
          <w:p w14:paraId="2340693D" w14:textId="77777777" w:rsidR="00D86E39" w:rsidRPr="00B9169B" w:rsidRDefault="00D86E39" w:rsidP="00A61D1E">
            <w:pPr>
              <w:keepNext/>
              <w:spacing w:after="0" w:line="240" w:lineRule="auto"/>
              <w:rPr>
                <w:rFonts w:asciiTheme="minorHAnsi" w:hAnsiTheme="minorHAnsi"/>
                <w:sz w:val="18"/>
                <w:szCs w:val="18"/>
              </w:rPr>
            </w:pPr>
            <w:r w:rsidRPr="00B9169B">
              <w:rPr>
                <w:rFonts w:asciiTheme="minorHAnsi" w:hAnsiTheme="minorHAnsi"/>
                <w:sz w:val="18"/>
                <w:szCs w:val="18"/>
              </w:rPr>
              <w:t>Verification Status:</w:t>
            </w:r>
          </w:p>
        </w:tc>
        <w:tc>
          <w:tcPr>
            <w:tcW w:w="7848" w:type="dxa"/>
            <w:gridSpan w:val="2"/>
            <w:vAlign w:val="center"/>
          </w:tcPr>
          <w:p w14:paraId="2576C96F" w14:textId="77777777" w:rsidR="00A61D1E" w:rsidRDefault="00A61D1E" w:rsidP="00A61D1E">
            <w:pPr>
              <w:pStyle w:val="ListParagraph"/>
              <w:keepNext/>
              <w:numPr>
                <w:ilvl w:val="0"/>
                <w:numId w:val="29"/>
              </w:numPr>
              <w:rPr>
                <w:rFonts w:ascii="Calibri" w:hAnsi="Calibri"/>
                <w:sz w:val="18"/>
                <w:szCs w:val="18"/>
                <w:u w:val="single"/>
              </w:rPr>
            </w:pPr>
            <w:r>
              <w:rPr>
                <w:rFonts w:ascii="Calibri" w:hAnsi="Calibri"/>
                <w:sz w:val="18"/>
                <w:szCs w:val="18"/>
                <w:u w:val="single"/>
              </w:rPr>
              <w:t>Pass - all applicable requirements are met; or</w:t>
            </w:r>
          </w:p>
          <w:p w14:paraId="591A7147" w14:textId="77777777" w:rsidR="00A61D1E" w:rsidRDefault="00A61D1E" w:rsidP="00A61D1E">
            <w:pPr>
              <w:pStyle w:val="ListParagraph"/>
              <w:keepNext/>
              <w:numPr>
                <w:ilvl w:val="0"/>
                <w:numId w:val="29"/>
              </w:numPr>
              <w:rPr>
                <w:rFonts w:ascii="Calibri" w:hAnsi="Calibri"/>
                <w:sz w:val="18"/>
                <w:szCs w:val="18"/>
                <w:u w:val="single"/>
              </w:rPr>
            </w:pPr>
            <w:r>
              <w:rPr>
                <w:rFonts w:ascii="Calibri" w:hAnsi="Calibri"/>
                <w:sz w:val="18"/>
                <w:szCs w:val="18"/>
                <w:u w:val="single"/>
              </w:rPr>
              <w:t>Fail - one or more applicable requirements are not met. Enter reason for failure in corrections notes field below; or</w:t>
            </w:r>
          </w:p>
          <w:p w14:paraId="23406940" w14:textId="66789558" w:rsidR="00D86E39" w:rsidRPr="00D86E39" w:rsidRDefault="00A61D1E" w:rsidP="00A61D1E">
            <w:pPr>
              <w:pStyle w:val="ListParagraph"/>
              <w:keepNext/>
              <w:numPr>
                <w:ilvl w:val="0"/>
                <w:numId w:val="29"/>
              </w:numPr>
              <w:rPr>
                <w:rFonts w:asciiTheme="minorHAnsi" w:hAnsiTheme="minorHAnsi"/>
                <w:sz w:val="18"/>
                <w:szCs w:val="18"/>
              </w:rPr>
            </w:pPr>
            <w:r>
              <w:rPr>
                <w:rFonts w:ascii="Calibri" w:hAnsi="Calibri"/>
                <w:sz w:val="18"/>
                <w:szCs w:val="18"/>
                <w:u w:val="single"/>
              </w:rPr>
              <w:t>All N/A - This entire table is not applicable.</w:t>
            </w:r>
          </w:p>
        </w:tc>
      </w:tr>
      <w:tr w:rsidR="00A73002" w:rsidRPr="00B9169B" w14:paraId="23406944" w14:textId="77777777" w:rsidTr="00A61D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468" w:type="dxa"/>
            <w:vAlign w:val="center"/>
          </w:tcPr>
          <w:p w14:paraId="23406942" w14:textId="77777777" w:rsidR="00A73002" w:rsidRPr="00B9169B" w:rsidRDefault="00A73002" w:rsidP="00A61D1E">
            <w:pPr>
              <w:keepNext/>
              <w:spacing w:after="0" w:line="240" w:lineRule="auto"/>
              <w:jc w:val="both"/>
              <w:rPr>
                <w:rFonts w:asciiTheme="minorHAnsi" w:hAnsiTheme="minorHAnsi"/>
                <w:sz w:val="18"/>
                <w:szCs w:val="18"/>
              </w:rPr>
            </w:pPr>
            <w:r w:rsidRPr="00B9169B">
              <w:rPr>
                <w:rFonts w:asciiTheme="minorHAnsi" w:hAnsiTheme="minorHAnsi"/>
                <w:sz w:val="18"/>
                <w:szCs w:val="18"/>
              </w:rPr>
              <w:t>0</w:t>
            </w:r>
            <w:r>
              <w:rPr>
                <w:rFonts w:asciiTheme="minorHAnsi" w:hAnsiTheme="minorHAnsi"/>
                <w:sz w:val="18"/>
                <w:szCs w:val="18"/>
              </w:rPr>
              <w:t>5</w:t>
            </w:r>
          </w:p>
        </w:tc>
        <w:tc>
          <w:tcPr>
            <w:tcW w:w="10548" w:type="dxa"/>
            <w:gridSpan w:val="3"/>
            <w:vAlign w:val="center"/>
          </w:tcPr>
          <w:p w14:paraId="23406943" w14:textId="77777777" w:rsidR="00A73002" w:rsidRPr="00B9169B" w:rsidRDefault="00A73002" w:rsidP="00A61D1E">
            <w:pPr>
              <w:keepNext/>
              <w:spacing w:after="0" w:line="240" w:lineRule="auto"/>
              <w:rPr>
                <w:rFonts w:asciiTheme="minorHAnsi" w:hAnsiTheme="minorHAnsi"/>
                <w:sz w:val="18"/>
                <w:szCs w:val="18"/>
              </w:rPr>
            </w:pPr>
            <w:r w:rsidRPr="00B9169B">
              <w:rPr>
                <w:rFonts w:asciiTheme="minorHAnsi" w:hAnsiTheme="minorHAnsi"/>
                <w:sz w:val="18"/>
                <w:szCs w:val="18"/>
              </w:rPr>
              <w:t>Correction Notes:</w:t>
            </w:r>
          </w:p>
        </w:tc>
      </w:tr>
      <w:tr w:rsidR="00A73002" w:rsidRPr="00B9169B" w14:paraId="23406946" w14:textId="77777777" w:rsidTr="00A730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1016" w:type="dxa"/>
            <w:gridSpan w:val="4"/>
            <w:vAlign w:val="center"/>
          </w:tcPr>
          <w:p w14:paraId="23406945" w14:textId="77777777" w:rsidR="00A73002" w:rsidRPr="00B9169B" w:rsidRDefault="00A73002" w:rsidP="00A61D1E">
            <w:pPr>
              <w:keepNext/>
              <w:spacing w:after="0" w:line="240" w:lineRule="auto"/>
              <w:rPr>
                <w:rFonts w:asciiTheme="minorHAnsi" w:hAnsiTheme="minorHAnsi"/>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00D86E39" w:rsidRPr="00F90331">
              <w:rPr>
                <w:b/>
                <w:sz w:val="18"/>
                <w:szCs w:val="18"/>
              </w:rPr>
              <w:t xml:space="preserve"> unless otherwise noted in the Verification Status and the Corrections Notes</w:t>
            </w:r>
            <w:r w:rsidR="00D86E39">
              <w:rPr>
                <w:b/>
                <w:sz w:val="18"/>
                <w:szCs w:val="18"/>
              </w:rPr>
              <w:t xml:space="preserve"> in this table</w:t>
            </w:r>
            <w:r w:rsidRPr="00B9169B">
              <w:rPr>
                <w:rFonts w:asciiTheme="minorHAnsi" w:hAnsiTheme="minorHAnsi"/>
                <w:b/>
                <w:sz w:val="18"/>
                <w:szCs w:val="18"/>
              </w:rPr>
              <w:t>.</w:t>
            </w:r>
          </w:p>
        </w:tc>
      </w:tr>
    </w:tbl>
    <w:p w14:paraId="23406947" w14:textId="77777777" w:rsidR="00380F5B" w:rsidRDefault="00380F5B" w:rsidP="00A61D1E">
      <w:pPr>
        <w:spacing w:after="0" w:line="240" w:lineRule="auto"/>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10549"/>
      </w:tblGrid>
      <w:tr w:rsidR="00380F5B" w:rsidRPr="00F84251" w14:paraId="2340694A" w14:textId="77777777" w:rsidTr="002D2045">
        <w:trPr>
          <w:cantSplit/>
          <w:trHeight w:val="432"/>
        </w:trPr>
        <w:tc>
          <w:tcPr>
            <w:tcW w:w="5000" w:type="pct"/>
            <w:gridSpan w:val="2"/>
            <w:vAlign w:val="center"/>
          </w:tcPr>
          <w:p w14:paraId="23406948" w14:textId="2C3ECABF" w:rsidR="00380F5B" w:rsidRPr="005A6D9A" w:rsidRDefault="00380F5B" w:rsidP="00A61D1E">
            <w:pPr>
              <w:keepNext/>
              <w:spacing w:after="0" w:line="240" w:lineRule="auto"/>
              <w:rPr>
                <w:rFonts w:asciiTheme="minorHAnsi" w:eastAsia="Times New Roman" w:hAnsiTheme="minorHAnsi"/>
                <w:b/>
                <w:sz w:val="20"/>
                <w:szCs w:val="18"/>
              </w:rPr>
            </w:pPr>
            <w:r w:rsidRPr="005A6D9A">
              <w:rPr>
                <w:rFonts w:asciiTheme="minorHAnsi" w:eastAsia="Times New Roman" w:hAnsiTheme="minorHAnsi"/>
                <w:b/>
                <w:sz w:val="20"/>
                <w:szCs w:val="18"/>
              </w:rPr>
              <w:t>C. Determination of HERS Verification Compliance</w:t>
            </w:r>
          </w:p>
          <w:p w14:paraId="23406949" w14:textId="77777777" w:rsidR="00380F5B" w:rsidRPr="00F84251" w:rsidRDefault="00380F5B" w:rsidP="00A61D1E">
            <w:pPr>
              <w:keepNext/>
              <w:spacing w:after="0" w:line="240" w:lineRule="auto"/>
              <w:rPr>
                <w:rFonts w:asciiTheme="minorHAnsi" w:eastAsia="Times New Roman" w:hAnsiTheme="minorHAnsi"/>
                <w:sz w:val="18"/>
                <w:szCs w:val="18"/>
              </w:rPr>
            </w:pPr>
            <w:r w:rsidRPr="00F84251">
              <w:rPr>
                <w:rFonts w:asciiTheme="minorHAnsi" w:eastAsia="Times New Roman"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380F5B" w:rsidRPr="00F84251" w14:paraId="2340694D" w14:textId="77777777" w:rsidTr="00A61D1E">
        <w:trPr>
          <w:cantSplit/>
          <w:trHeight w:val="287"/>
        </w:trPr>
        <w:tc>
          <w:tcPr>
            <w:tcW w:w="212" w:type="pct"/>
            <w:vAlign w:val="center"/>
          </w:tcPr>
          <w:p w14:paraId="2340694B" w14:textId="77777777" w:rsidR="00380F5B" w:rsidRPr="00F84251" w:rsidDel="00C76C40" w:rsidRDefault="00380F5B" w:rsidP="00A61D1E">
            <w:pPr>
              <w:keepNext/>
              <w:spacing w:after="0" w:line="240" w:lineRule="auto"/>
              <w:rPr>
                <w:rFonts w:asciiTheme="minorHAnsi" w:eastAsia="Times New Roman" w:hAnsiTheme="minorHAnsi"/>
                <w:sz w:val="18"/>
                <w:szCs w:val="18"/>
              </w:rPr>
            </w:pPr>
            <w:r w:rsidRPr="00F84251">
              <w:rPr>
                <w:rFonts w:asciiTheme="minorHAnsi" w:eastAsia="Times New Roman" w:hAnsiTheme="minorHAnsi"/>
                <w:sz w:val="18"/>
                <w:szCs w:val="18"/>
              </w:rPr>
              <w:t>01</w:t>
            </w:r>
          </w:p>
        </w:tc>
        <w:tc>
          <w:tcPr>
            <w:tcW w:w="4788" w:type="pct"/>
            <w:vAlign w:val="center"/>
          </w:tcPr>
          <w:p w14:paraId="2340694C" w14:textId="77777777" w:rsidR="00380F5B" w:rsidRPr="00F84251" w:rsidRDefault="00380F5B" w:rsidP="00A61D1E">
            <w:pPr>
              <w:keepNext/>
              <w:spacing w:after="0" w:line="240" w:lineRule="auto"/>
              <w:rPr>
                <w:rFonts w:asciiTheme="minorHAnsi" w:eastAsia="Times New Roman" w:hAnsiTheme="minorHAnsi"/>
                <w:sz w:val="18"/>
                <w:szCs w:val="18"/>
              </w:rPr>
            </w:pPr>
          </w:p>
        </w:tc>
      </w:tr>
    </w:tbl>
    <w:p w14:paraId="2340694E" w14:textId="77777777" w:rsidR="002257EE" w:rsidRDefault="002257EE">
      <w:pPr>
        <w:spacing w:after="0" w:line="240" w:lineRule="auto"/>
        <w:rPr>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2257EE" w:rsidRPr="009351D2" w14:paraId="23406950" w14:textId="77777777" w:rsidTr="00450C10">
        <w:trPr>
          <w:trHeight w:val="288"/>
        </w:trPr>
        <w:tc>
          <w:tcPr>
            <w:tcW w:w="10950" w:type="dxa"/>
            <w:gridSpan w:val="4"/>
            <w:vAlign w:val="center"/>
          </w:tcPr>
          <w:p w14:paraId="2340694F" w14:textId="53FE9C0E" w:rsidR="002257EE" w:rsidRPr="009351D2" w:rsidRDefault="002257EE" w:rsidP="005A6D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sidRPr="00E136A4">
              <w:rPr>
                <w:rFonts w:asciiTheme="minorHAnsi" w:hAnsiTheme="minorHAnsi" w:cs="Arial"/>
                <w:b/>
                <w:caps/>
                <w:sz w:val="18"/>
                <w:szCs w:val="18"/>
              </w:rPr>
              <w:lastRenderedPageBreak/>
              <w:t>Documentation Author's Declaration Statement</w:t>
            </w:r>
          </w:p>
        </w:tc>
      </w:tr>
      <w:tr w:rsidR="002257EE" w:rsidRPr="00E136A4" w14:paraId="23406952" w14:textId="77777777" w:rsidTr="005A6D9A">
        <w:trPr>
          <w:trHeight w:val="224"/>
        </w:trPr>
        <w:tc>
          <w:tcPr>
            <w:tcW w:w="10950" w:type="dxa"/>
            <w:gridSpan w:val="4"/>
            <w:vAlign w:val="center"/>
          </w:tcPr>
          <w:p w14:paraId="23406951" w14:textId="77777777" w:rsidR="002257EE" w:rsidRPr="00E136A4" w:rsidRDefault="002257EE" w:rsidP="005A6D9A">
            <w:pPr>
              <w:keepNext/>
              <w:numPr>
                <w:ilvl w:val="0"/>
                <w:numId w:val="7"/>
              </w:numPr>
              <w:spacing w:after="0" w:line="240" w:lineRule="auto"/>
              <w:ind w:left="271" w:hanging="270"/>
              <w:rPr>
                <w:rFonts w:asciiTheme="minorHAnsi" w:hAnsiTheme="minorHAnsi"/>
                <w:sz w:val="18"/>
                <w:szCs w:val="18"/>
              </w:rPr>
            </w:pPr>
            <w:r>
              <w:rPr>
                <w:rFonts w:asciiTheme="minorHAnsi" w:hAnsiTheme="minorHAnsi"/>
                <w:sz w:val="18"/>
                <w:szCs w:val="18"/>
              </w:rPr>
              <w:t xml:space="preserve">I </w:t>
            </w:r>
            <w:r w:rsidRPr="00E136A4">
              <w:rPr>
                <w:rFonts w:asciiTheme="minorHAnsi" w:hAnsiTheme="minorHAnsi"/>
                <w:sz w:val="18"/>
                <w:szCs w:val="18"/>
              </w:rPr>
              <w:t xml:space="preserve">certify that this Certificate of </w:t>
            </w:r>
            <w:r>
              <w:rPr>
                <w:rFonts w:asciiTheme="minorHAnsi" w:hAnsiTheme="minorHAnsi"/>
                <w:sz w:val="18"/>
                <w:szCs w:val="18"/>
              </w:rPr>
              <w:t xml:space="preserve">Verification </w:t>
            </w:r>
            <w:r w:rsidRPr="00E136A4">
              <w:rPr>
                <w:rFonts w:asciiTheme="minorHAnsi" w:hAnsiTheme="minorHAnsi"/>
                <w:sz w:val="18"/>
                <w:szCs w:val="18"/>
              </w:rPr>
              <w:t>documentation is accurate and complete.</w:t>
            </w:r>
          </w:p>
        </w:tc>
      </w:tr>
      <w:tr w:rsidR="002257EE" w:rsidRPr="0047600B" w14:paraId="23406955" w14:textId="77777777" w:rsidTr="00450C10">
        <w:trPr>
          <w:trHeight w:val="360"/>
        </w:trPr>
        <w:tc>
          <w:tcPr>
            <w:tcW w:w="5434" w:type="dxa"/>
          </w:tcPr>
          <w:p w14:paraId="23406953" w14:textId="77777777" w:rsidR="002257EE" w:rsidRPr="0047600B" w:rsidRDefault="002257EE" w:rsidP="00380F5B">
            <w:pPr>
              <w:keepNext/>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Name:</w:t>
            </w:r>
          </w:p>
        </w:tc>
        <w:tc>
          <w:tcPr>
            <w:tcW w:w="5516" w:type="dxa"/>
            <w:gridSpan w:val="3"/>
          </w:tcPr>
          <w:p w14:paraId="23406954" w14:textId="77777777" w:rsidR="002257EE" w:rsidRPr="0047600B" w:rsidRDefault="002257EE" w:rsidP="00380F5B">
            <w:pPr>
              <w:keepNext/>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Signature:</w:t>
            </w:r>
          </w:p>
        </w:tc>
      </w:tr>
      <w:tr w:rsidR="002257EE" w:rsidRPr="0047600B" w14:paraId="23406958" w14:textId="77777777" w:rsidTr="00450C10">
        <w:trPr>
          <w:trHeight w:val="360"/>
        </w:trPr>
        <w:tc>
          <w:tcPr>
            <w:tcW w:w="5434" w:type="dxa"/>
          </w:tcPr>
          <w:p w14:paraId="23406956" w14:textId="77777777" w:rsidR="002257EE" w:rsidRPr="0047600B" w:rsidRDefault="002257EE" w:rsidP="00380F5B">
            <w:pPr>
              <w:keepNext/>
              <w:rPr>
                <w:rFonts w:asciiTheme="minorHAnsi" w:hAnsiTheme="minorHAnsi"/>
                <w:sz w:val="14"/>
                <w:szCs w:val="14"/>
              </w:rPr>
            </w:pPr>
            <w:r>
              <w:rPr>
                <w:rFonts w:asciiTheme="minorHAnsi" w:hAnsiTheme="minorHAnsi"/>
                <w:sz w:val="14"/>
                <w:szCs w:val="14"/>
              </w:rPr>
              <w:t>Company</w:t>
            </w:r>
            <w:r w:rsidRPr="0047600B">
              <w:rPr>
                <w:rFonts w:asciiTheme="minorHAnsi" w:hAnsiTheme="minorHAnsi"/>
                <w:sz w:val="14"/>
                <w:szCs w:val="14"/>
              </w:rPr>
              <w:t>:</w:t>
            </w:r>
          </w:p>
        </w:tc>
        <w:tc>
          <w:tcPr>
            <w:tcW w:w="5516" w:type="dxa"/>
            <w:gridSpan w:val="3"/>
          </w:tcPr>
          <w:p w14:paraId="23406957" w14:textId="77777777" w:rsidR="002257EE" w:rsidRPr="0047600B" w:rsidRDefault="002257EE" w:rsidP="00380F5B">
            <w:pPr>
              <w:keepNext/>
              <w:rPr>
                <w:rFonts w:asciiTheme="minorHAnsi" w:hAnsiTheme="minorHAnsi"/>
                <w:sz w:val="14"/>
                <w:szCs w:val="14"/>
              </w:rPr>
            </w:pPr>
            <w:r w:rsidRPr="0047600B">
              <w:rPr>
                <w:rFonts w:asciiTheme="minorHAnsi" w:hAnsiTheme="minorHAnsi"/>
                <w:sz w:val="14"/>
                <w:szCs w:val="14"/>
              </w:rPr>
              <w:t>Date</w:t>
            </w:r>
            <w:r>
              <w:rPr>
                <w:rFonts w:asciiTheme="minorHAnsi" w:hAnsiTheme="minorHAnsi"/>
                <w:sz w:val="14"/>
                <w:szCs w:val="14"/>
              </w:rPr>
              <w:t xml:space="preserve"> Signed</w:t>
            </w:r>
            <w:r w:rsidRPr="0047600B">
              <w:rPr>
                <w:rFonts w:asciiTheme="minorHAnsi" w:hAnsiTheme="minorHAnsi"/>
                <w:sz w:val="14"/>
                <w:szCs w:val="14"/>
              </w:rPr>
              <w:t>:</w:t>
            </w:r>
          </w:p>
        </w:tc>
      </w:tr>
      <w:tr w:rsidR="002257EE" w:rsidRPr="0047600B" w14:paraId="2340695B" w14:textId="77777777" w:rsidTr="00450C10">
        <w:trPr>
          <w:trHeight w:val="360"/>
        </w:trPr>
        <w:tc>
          <w:tcPr>
            <w:tcW w:w="5434" w:type="dxa"/>
          </w:tcPr>
          <w:p w14:paraId="23406959" w14:textId="77777777" w:rsidR="002257EE" w:rsidRPr="0047600B" w:rsidRDefault="002257EE" w:rsidP="00380F5B">
            <w:pPr>
              <w:keepNext/>
              <w:rPr>
                <w:rFonts w:asciiTheme="minorHAnsi" w:hAnsiTheme="minorHAnsi"/>
                <w:sz w:val="14"/>
                <w:szCs w:val="14"/>
              </w:rPr>
            </w:pPr>
            <w:r w:rsidRPr="0047600B">
              <w:rPr>
                <w:rFonts w:asciiTheme="minorHAnsi" w:hAnsiTheme="minorHAnsi"/>
                <w:sz w:val="14"/>
                <w:szCs w:val="14"/>
              </w:rPr>
              <w:t>Address:</w:t>
            </w:r>
          </w:p>
        </w:tc>
        <w:tc>
          <w:tcPr>
            <w:tcW w:w="5516" w:type="dxa"/>
            <w:gridSpan w:val="3"/>
          </w:tcPr>
          <w:p w14:paraId="2340695A" w14:textId="77777777" w:rsidR="002257EE" w:rsidRPr="0047600B" w:rsidRDefault="002257EE" w:rsidP="00380F5B">
            <w:pPr>
              <w:keepNext/>
              <w:rPr>
                <w:rFonts w:asciiTheme="minorHAnsi" w:hAnsiTheme="minorHAnsi"/>
                <w:sz w:val="14"/>
                <w:szCs w:val="14"/>
              </w:rPr>
            </w:pPr>
            <w:r>
              <w:rPr>
                <w:rFonts w:asciiTheme="minorHAnsi" w:hAnsiTheme="minorHAnsi"/>
                <w:sz w:val="14"/>
                <w:szCs w:val="14"/>
              </w:rPr>
              <w:t>CEA/HERS Certification Information (if a</w:t>
            </w:r>
            <w:r w:rsidRPr="0047600B">
              <w:rPr>
                <w:rFonts w:asciiTheme="minorHAnsi" w:hAnsiTheme="minorHAnsi"/>
                <w:sz w:val="14"/>
                <w:szCs w:val="14"/>
              </w:rPr>
              <w:t>pplicable</w:t>
            </w:r>
            <w:r>
              <w:rPr>
                <w:rFonts w:asciiTheme="minorHAnsi" w:hAnsiTheme="minorHAnsi"/>
                <w:sz w:val="14"/>
                <w:szCs w:val="14"/>
              </w:rPr>
              <w:t>)</w:t>
            </w:r>
            <w:r w:rsidRPr="0047600B">
              <w:rPr>
                <w:rFonts w:asciiTheme="minorHAnsi" w:hAnsiTheme="minorHAnsi"/>
                <w:sz w:val="14"/>
                <w:szCs w:val="14"/>
              </w:rPr>
              <w:t>:</w:t>
            </w:r>
          </w:p>
        </w:tc>
      </w:tr>
      <w:tr w:rsidR="002257EE" w:rsidRPr="0047600B" w14:paraId="2340695E" w14:textId="77777777" w:rsidTr="00450C10">
        <w:trPr>
          <w:trHeight w:val="360"/>
        </w:trPr>
        <w:tc>
          <w:tcPr>
            <w:tcW w:w="5434" w:type="dxa"/>
          </w:tcPr>
          <w:p w14:paraId="2340695C" w14:textId="77777777" w:rsidR="002257EE" w:rsidRPr="0047600B" w:rsidRDefault="002257EE" w:rsidP="00380F5B">
            <w:pPr>
              <w:keepNext/>
              <w:rPr>
                <w:rFonts w:asciiTheme="minorHAnsi" w:hAnsiTheme="minorHAnsi"/>
                <w:sz w:val="14"/>
                <w:szCs w:val="14"/>
              </w:rPr>
            </w:pPr>
            <w:r w:rsidRPr="0047600B">
              <w:rPr>
                <w:rFonts w:asciiTheme="minorHAnsi" w:hAnsiTheme="minorHAnsi"/>
                <w:sz w:val="14"/>
                <w:szCs w:val="14"/>
              </w:rPr>
              <w:t>City/State/Zip:</w:t>
            </w:r>
          </w:p>
        </w:tc>
        <w:tc>
          <w:tcPr>
            <w:tcW w:w="5516" w:type="dxa"/>
            <w:gridSpan w:val="3"/>
          </w:tcPr>
          <w:p w14:paraId="2340695D" w14:textId="77777777" w:rsidR="002257EE" w:rsidRPr="0047600B" w:rsidRDefault="002257EE" w:rsidP="00380F5B">
            <w:pPr>
              <w:keepNext/>
              <w:rPr>
                <w:rFonts w:asciiTheme="minorHAnsi" w:hAnsiTheme="minorHAnsi"/>
                <w:sz w:val="14"/>
                <w:szCs w:val="14"/>
              </w:rPr>
            </w:pPr>
            <w:r w:rsidRPr="0047600B">
              <w:rPr>
                <w:rFonts w:asciiTheme="minorHAnsi" w:hAnsiTheme="minorHAnsi"/>
                <w:sz w:val="14"/>
                <w:szCs w:val="14"/>
              </w:rPr>
              <w:t>Phone:</w:t>
            </w:r>
          </w:p>
        </w:tc>
      </w:tr>
      <w:tr w:rsidR="002257EE" w14:paraId="23406960" w14:textId="77777777" w:rsidTr="00450C10">
        <w:tblPrEx>
          <w:tblCellMar>
            <w:left w:w="115" w:type="dxa"/>
            <w:right w:w="115" w:type="dxa"/>
          </w:tblCellMar>
        </w:tblPrEx>
        <w:trPr>
          <w:trHeight w:val="296"/>
        </w:trPr>
        <w:tc>
          <w:tcPr>
            <w:tcW w:w="10950" w:type="dxa"/>
            <w:gridSpan w:val="4"/>
            <w:vAlign w:val="center"/>
          </w:tcPr>
          <w:p w14:paraId="2340695F" w14:textId="77777777" w:rsidR="002257EE" w:rsidRDefault="002257EE" w:rsidP="005A6D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2257EE" w:rsidRPr="00BA699E" w14:paraId="23406967" w14:textId="77777777" w:rsidTr="00450C10">
        <w:tblPrEx>
          <w:tblCellMar>
            <w:left w:w="115" w:type="dxa"/>
            <w:right w:w="115" w:type="dxa"/>
          </w:tblCellMar>
        </w:tblPrEx>
        <w:trPr>
          <w:trHeight w:val="504"/>
        </w:trPr>
        <w:tc>
          <w:tcPr>
            <w:tcW w:w="10950" w:type="dxa"/>
            <w:gridSpan w:val="4"/>
            <w:shd w:val="clear" w:color="auto" w:fill="auto"/>
          </w:tcPr>
          <w:p w14:paraId="23406961" w14:textId="77777777" w:rsidR="002257EE" w:rsidRPr="00B706BB" w:rsidRDefault="002257EE" w:rsidP="005A6D9A">
            <w:pPr>
              <w:pStyle w:val="p2"/>
              <w:keepNext/>
              <w:tabs>
                <w:tab w:val="clear" w:pos="357"/>
              </w:tabs>
              <w:spacing w:line="240" w:lineRule="auto"/>
              <w:ind w:left="0" w:right="90" w:firstLine="0"/>
              <w:rPr>
                <w:rFonts w:asciiTheme="minorHAnsi" w:hAnsiTheme="minorHAnsi"/>
                <w:sz w:val="18"/>
                <w:szCs w:val="18"/>
              </w:rPr>
            </w:pPr>
            <w:r w:rsidRPr="00B706BB">
              <w:rPr>
                <w:rFonts w:asciiTheme="minorHAnsi" w:hAnsiTheme="minorHAnsi"/>
                <w:sz w:val="18"/>
                <w:szCs w:val="18"/>
              </w:rPr>
              <w:t xml:space="preserve">I certify the following under penalty of perjury, under the laws of the State of California: </w:t>
            </w:r>
          </w:p>
          <w:p w14:paraId="23406962" w14:textId="77777777" w:rsidR="002257EE" w:rsidRPr="00B706BB" w:rsidRDefault="002257EE" w:rsidP="005A6D9A">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8E6C57">
              <w:rPr>
                <w:rFonts w:asciiTheme="minorHAnsi" w:hAnsiTheme="minorHAnsi"/>
                <w:sz w:val="18"/>
                <w:szCs w:val="18"/>
              </w:rPr>
              <w:t xml:space="preserve">information provided on this </w:t>
            </w:r>
            <w:r>
              <w:rPr>
                <w:rFonts w:asciiTheme="minorHAnsi" w:hAnsiTheme="minorHAnsi"/>
                <w:sz w:val="18"/>
                <w:szCs w:val="18"/>
              </w:rPr>
              <w:t>Certificate of Verification</w:t>
            </w:r>
            <w:r w:rsidRPr="008E6C57">
              <w:rPr>
                <w:rFonts w:asciiTheme="minorHAnsi" w:hAnsiTheme="minorHAnsi"/>
                <w:sz w:val="18"/>
                <w:szCs w:val="18"/>
              </w:rPr>
              <w:t xml:space="preserve"> is true and correct.</w:t>
            </w:r>
          </w:p>
          <w:p w14:paraId="23406963" w14:textId="77777777" w:rsidR="002257EE" w:rsidRPr="00907289" w:rsidRDefault="002257EE" w:rsidP="005A6D9A">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I am the certified HERS R</w:t>
            </w:r>
            <w:r w:rsidRPr="00907289">
              <w:rPr>
                <w:rFonts w:asciiTheme="minorHAnsi" w:hAnsiTheme="minorHAnsi"/>
                <w:sz w:val="18"/>
                <w:szCs w:val="18"/>
              </w:rPr>
              <w:t xml:space="preserve">ater who performed the verification </w:t>
            </w:r>
            <w:r>
              <w:rPr>
                <w:rFonts w:asciiTheme="minorHAnsi" w:hAnsiTheme="minorHAnsi"/>
                <w:sz w:val="18"/>
                <w:szCs w:val="18"/>
              </w:rPr>
              <w:t>identified and reported on this C</w:t>
            </w:r>
            <w:r w:rsidRPr="00907289">
              <w:rPr>
                <w:rFonts w:asciiTheme="minorHAnsi" w:hAnsiTheme="minorHAnsi"/>
                <w:sz w:val="18"/>
                <w:szCs w:val="18"/>
              </w:rPr>
              <w:t>ertificate</w:t>
            </w:r>
            <w:r>
              <w:rPr>
                <w:rFonts w:asciiTheme="minorHAnsi" w:hAnsiTheme="minorHAnsi"/>
                <w:sz w:val="18"/>
                <w:szCs w:val="18"/>
              </w:rPr>
              <w:t xml:space="preserve"> of Verification (responsible rater)</w:t>
            </w:r>
            <w:r w:rsidRPr="00907289">
              <w:rPr>
                <w:rFonts w:asciiTheme="minorHAnsi" w:hAnsiTheme="minorHAnsi"/>
                <w:sz w:val="18"/>
                <w:szCs w:val="18"/>
              </w:rPr>
              <w:t>.</w:t>
            </w:r>
          </w:p>
          <w:p w14:paraId="23406964" w14:textId="77777777" w:rsidR="002257EE" w:rsidRDefault="002257EE" w:rsidP="005A6D9A">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B706BB">
              <w:rPr>
                <w:rFonts w:asciiTheme="minorHAnsi" w:hAnsiTheme="minorHAnsi"/>
                <w:sz w:val="18"/>
                <w:szCs w:val="18"/>
              </w:rPr>
              <w:t>installed features, materials, components, manufactured devices, or system performance diagnostic results that require HERS verification</w:t>
            </w:r>
            <w:r>
              <w:rPr>
                <w:rFonts w:asciiTheme="minorHAnsi" w:hAnsiTheme="minorHAnsi"/>
                <w:sz w:val="18"/>
                <w:szCs w:val="18"/>
              </w:rPr>
              <w:t xml:space="preserve"> identified on this Certificate of Verification comply</w:t>
            </w:r>
            <w:r w:rsidRPr="00907289">
              <w:rPr>
                <w:rFonts w:asciiTheme="minorHAnsi" w:hAnsiTheme="minorHAnsi"/>
                <w:sz w:val="18"/>
                <w:szCs w:val="18"/>
              </w:rPr>
              <w:t xml:space="preserve"> with the applicable requirements in Reference Appendices </w:t>
            </w:r>
            <w:r w:rsidRPr="00057A11">
              <w:rPr>
                <w:rFonts w:asciiTheme="minorHAnsi" w:hAnsiTheme="minorHAnsi"/>
                <w:sz w:val="18"/>
                <w:szCs w:val="18"/>
              </w:rPr>
              <w:t>RA2</w:t>
            </w:r>
            <w:r>
              <w:rPr>
                <w:rFonts w:asciiTheme="minorHAnsi" w:hAnsiTheme="minorHAnsi"/>
                <w:sz w:val="18"/>
                <w:szCs w:val="18"/>
              </w:rPr>
              <w:t>,</w:t>
            </w:r>
            <w:r w:rsidRPr="00907289">
              <w:rPr>
                <w:rFonts w:asciiTheme="minorHAnsi" w:hAnsiTheme="minorHAnsi"/>
                <w:sz w:val="18"/>
                <w:szCs w:val="18"/>
              </w:rPr>
              <w:t xml:space="preserve"> </w:t>
            </w:r>
            <w:r w:rsidRPr="00057A11">
              <w:rPr>
                <w:rFonts w:asciiTheme="minorHAnsi" w:hAnsiTheme="minorHAnsi"/>
                <w:sz w:val="18"/>
                <w:szCs w:val="18"/>
              </w:rPr>
              <w:t>RA3</w:t>
            </w:r>
            <w:r>
              <w:rPr>
                <w:rFonts w:asciiTheme="minorHAnsi" w:hAnsiTheme="minorHAnsi"/>
                <w:sz w:val="18"/>
                <w:szCs w:val="18"/>
              </w:rPr>
              <w:t xml:space="preserve">, and </w:t>
            </w:r>
            <w:r w:rsidRPr="00907289">
              <w:rPr>
                <w:rFonts w:asciiTheme="minorHAnsi" w:hAnsiTheme="minorHAnsi"/>
                <w:sz w:val="18"/>
                <w:szCs w:val="18"/>
              </w:rPr>
              <w:t xml:space="preserve">the </w:t>
            </w:r>
            <w:r>
              <w:rPr>
                <w:rFonts w:asciiTheme="minorHAnsi" w:hAnsiTheme="minorHAnsi"/>
                <w:sz w:val="18"/>
                <w:szCs w:val="18"/>
              </w:rPr>
              <w:t xml:space="preserve">requirements specified on the </w:t>
            </w:r>
            <w:r w:rsidRPr="00907289">
              <w:rPr>
                <w:rFonts w:asciiTheme="minorHAnsi" w:hAnsiTheme="minorHAnsi"/>
                <w:sz w:val="18"/>
                <w:szCs w:val="18"/>
              </w:rPr>
              <w:t>Certifica</w:t>
            </w:r>
            <w:r>
              <w:rPr>
                <w:rFonts w:asciiTheme="minorHAnsi" w:hAnsiTheme="minorHAnsi"/>
                <w:sz w:val="18"/>
                <w:szCs w:val="18"/>
              </w:rPr>
              <w:t>te of Compliance</w:t>
            </w:r>
            <w:r w:rsidRPr="00907289">
              <w:rPr>
                <w:rFonts w:asciiTheme="minorHAnsi" w:hAnsiTheme="minorHAnsi"/>
                <w:sz w:val="18"/>
                <w:szCs w:val="18"/>
              </w:rPr>
              <w:t xml:space="preserve"> </w:t>
            </w:r>
            <w:r>
              <w:rPr>
                <w:rFonts w:asciiTheme="minorHAnsi" w:hAnsiTheme="minorHAnsi"/>
                <w:sz w:val="18"/>
                <w:szCs w:val="18"/>
              </w:rPr>
              <w:t xml:space="preserve">for the building </w:t>
            </w:r>
            <w:r w:rsidRPr="00907289">
              <w:rPr>
                <w:rFonts w:asciiTheme="minorHAnsi" w:hAnsiTheme="minorHAnsi"/>
                <w:sz w:val="18"/>
                <w:szCs w:val="18"/>
              </w:rPr>
              <w:t>appro</w:t>
            </w:r>
            <w:r>
              <w:rPr>
                <w:rFonts w:asciiTheme="minorHAnsi" w:hAnsiTheme="minorHAnsi"/>
                <w:sz w:val="18"/>
                <w:szCs w:val="18"/>
              </w:rPr>
              <w:t>ved by the enforcement agency.</w:t>
            </w:r>
          </w:p>
          <w:p w14:paraId="23406965" w14:textId="77777777" w:rsidR="002257EE" w:rsidRDefault="002257EE" w:rsidP="005A6D9A">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 The </w:t>
            </w:r>
            <w:r w:rsidRPr="00907289">
              <w:rPr>
                <w:rFonts w:asciiTheme="minorHAnsi" w:hAnsiTheme="minorHAnsi"/>
                <w:sz w:val="18"/>
                <w:szCs w:val="18"/>
              </w:rPr>
              <w:t xml:space="preserve">information reported on applicable sections of </w:t>
            </w:r>
            <w:r>
              <w:rPr>
                <w:rFonts w:asciiTheme="minorHAnsi" w:hAnsiTheme="minorHAnsi"/>
                <w:sz w:val="18"/>
                <w:szCs w:val="18"/>
              </w:rPr>
              <w:t>the</w:t>
            </w:r>
            <w:r w:rsidRPr="00BA699E">
              <w:rPr>
                <w:rFonts w:asciiTheme="minorHAnsi" w:hAnsiTheme="minorHAnsi"/>
                <w:sz w:val="18"/>
                <w:szCs w:val="18"/>
              </w:rPr>
              <w:t xml:space="preserve"> Certificate(s) of Installation </w:t>
            </w:r>
            <w:r>
              <w:rPr>
                <w:rFonts w:asciiTheme="minorHAnsi" w:hAnsiTheme="minorHAnsi"/>
                <w:sz w:val="18"/>
                <w:szCs w:val="18"/>
              </w:rPr>
              <w:t xml:space="preserve">(CF2R) </w:t>
            </w:r>
            <w:r w:rsidRPr="00BA699E">
              <w:rPr>
                <w:rFonts w:asciiTheme="minorHAnsi" w:hAnsiTheme="minorHAnsi"/>
                <w:sz w:val="18"/>
                <w:szCs w:val="18"/>
              </w:rPr>
              <w:t>signed and submitted by the person(s) responsible for the construction or installation</w:t>
            </w:r>
            <w:r w:rsidRPr="00907289">
              <w:rPr>
                <w:rFonts w:asciiTheme="minorHAnsi" w:hAnsiTheme="minorHAnsi"/>
                <w:sz w:val="18"/>
                <w:szCs w:val="18"/>
              </w:rPr>
              <w:t xml:space="preserve"> conforms to the requirements specified on the Certificate(s) of Compliance (</w:t>
            </w:r>
            <w:r>
              <w:rPr>
                <w:rFonts w:asciiTheme="minorHAnsi" w:hAnsiTheme="minorHAnsi"/>
                <w:sz w:val="18"/>
                <w:szCs w:val="18"/>
              </w:rPr>
              <w:t>CF1R</w:t>
            </w:r>
            <w:r w:rsidRPr="00907289">
              <w:rPr>
                <w:rFonts w:asciiTheme="minorHAnsi" w:hAnsiTheme="minorHAnsi"/>
                <w:sz w:val="18"/>
                <w:szCs w:val="18"/>
              </w:rPr>
              <w:t>) approved by the enforcement agency.</w:t>
            </w:r>
          </w:p>
          <w:p w14:paraId="23406966" w14:textId="77777777" w:rsidR="002257EE" w:rsidRPr="00BA699E" w:rsidRDefault="002257EE" w:rsidP="005A6D9A">
            <w:pPr>
              <w:pStyle w:val="p2"/>
              <w:keepNext/>
              <w:numPr>
                <w:ilvl w:val="0"/>
                <w:numId w:val="8"/>
              </w:numPr>
              <w:tabs>
                <w:tab w:val="clear" w:pos="357"/>
              </w:tabs>
              <w:spacing w:line="240" w:lineRule="auto"/>
              <w:ind w:right="90"/>
              <w:rPr>
                <w:rFonts w:asciiTheme="minorHAnsi" w:hAnsiTheme="minorHAnsi"/>
                <w:sz w:val="18"/>
                <w:szCs w:val="18"/>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shall be posted, or made available with the building permit(s) issued for the building, and made available to the enforcement agency f</w:t>
            </w:r>
            <w:r>
              <w:rPr>
                <w:rFonts w:asciiTheme="minorHAnsi" w:hAnsiTheme="minorHAnsi"/>
                <w:sz w:val="18"/>
                <w:szCs w:val="18"/>
              </w:rPr>
              <w:t xml:space="preserve">or all applicable inspections. </w:t>
            </w:r>
            <w:r w:rsidRPr="00760262">
              <w:rPr>
                <w:rFonts w:asciiTheme="minorHAnsi" w:hAnsiTheme="minorHAnsi"/>
                <w:sz w:val="18"/>
                <w:szCs w:val="18"/>
              </w:rPr>
              <w:t xml:space="preserve">I understand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is required to be included with the documentation the builder provides to the building owner at occupancy.</w:t>
            </w:r>
            <w:r w:rsidRPr="008E6C57">
              <w:rPr>
                <w:rFonts w:asciiTheme="minorHAnsi" w:hAnsiTheme="minorHAnsi"/>
                <w:sz w:val="18"/>
                <w:szCs w:val="18"/>
              </w:rPr>
              <w:t xml:space="preserve">  </w:t>
            </w:r>
          </w:p>
        </w:tc>
      </w:tr>
      <w:tr w:rsidR="002257EE" w:rsidRPr="00026C7B" w14:paraId="23406969" w14:textId="77777777" w:rsidTr="00450C10">
        <w:tblPrEx>
          <w:tblCellMar>
            <w:left w:w="115" w:type="dxa"/>
            <w:right w:w="115" w:type="dxa"/>
          </w:tblCellMar>
        </w:tblPrEx>
        <w:trPr>
          <w:trHeight w:val="278"/>
        </w:trPr>
        <w:tc>
          <w:tcPr>
            <w:tcW w:w="10950" w:type="dxa"/>
            <w:gridSpan w:val="4"/>
            <w:vAlign w:val="center"/>
          </w:tcPr>
          <w:p w14:paraId="23406968" w14:textId="77777777" w:rsidR="002257EE" w:rsidRPr="00026C7B" w:rsidRDefault="002257EE" w:rsidP="005A6D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b/>
                <w:caps/>
                <w:sz w:val="18"/>
                <w:szCs w:val="18"/>
              </w:rPr>
            </w:pPr>
            <w:r w:rsidRPr="00026C7B">
              <w:rPr>
                <w:rFonts w:asciiTheme="minorHAnsi" w:hAnsiTheme="minorHAnsi" w:cs="Arial"/>
                <w:b/>
                <w:caps/>
                <w:sz w:val="18"/>
                <w:szCs w:val="18"/>
              </w:rPr>
              <w:t>BUILDER OR INSTALLER INFORMATION AS SHOWN ON THE CERTIFICATE</w:t>
            </w:r>
            <w:r>
              <w:rPr>
                <w:rFonts w:asciiTheme="minorHAnsi" w:hAnsiTheme="minorHAnsi" w:cs="Arial"/>
                <w:b/>
                <w:caps/>
                <w:sz w:val="18"/>
                <w:szCs w:val="18"/>
              </w:rPr>
              <w:t xml:space="preserve"> OF INSTALLATION</w:t>
            </w:r>
          </w:p>
        </w:tc>
      </w:tr>
      <w:tr w:rsidR="002257EE" w:rsidRPr="008223A4" w14:paraId="2340696B" w14:textId="77777777" w:rsidTr="00450C10">
        <w:tblPrEx>
          <w:tblCellMar>
            <w:left w:w="115" w:type="dxa"/>
            <w:right w:w="115" w:type="dxa"/>
          </w:tblCellMar>
        </w:tblPrEx>
        <w:trPr>
          <w:trHeight w:hRule="exact" w:val="360"/>
        </w:trPr>
        <w:tc>
          <w:tcPr>
            <w:tcW w:w="10950" w:type="dxa"/>
            <w:gridSpan w:val="4"/>
            <w:vAlign w:val="center"/>
          </w:tcPr>
          <w:p w14:paraId="2340696A" w14:textId="77777777" w:rsidR="002257EE" w:rsidRPr="008223A4" w:rsidRDefault="002257EE" w:rsidP="00380F5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8223A4">
              <w:rPr>
                <w:rFonts w:asciiTheme="minorHAnsi" w:hAnsiTheme="minorHAnsi"/>
                <w:sz w:val="14"/>
                <w:szCs w:val="14"/>
              </w:rPr>
              <w:t>Company N</w:t>
            </w:r>
            <w:r>
              <w:rPr>
                <w:rFonts w:asciiTheme="minorHAnsi" w:hAnsiTheme="minorHAnsi"/>
                <w:sz w:val="14"/>
                <w:szCs w:val="14"/>
              </w:rPr>
              <w:t>ame (Installing Subcontractor,</w:t>
            </w:r>
            <w:r w:rsidRPr="008223A4">
              <w:rPr>
                <w:rFonts w:asciiTheme="minorHAnsi" w:hAnsiTheme="minorHAnsi"/>
                <w:sz w:val="14"/>
                <w:szCs w:val="14"/>
              </w:rPr>
              <w:t xml:space="preserve"> General Contractor</w:t>
            </w:r>
            <w:r>
              <w:rPr>
                <w:rFonts w:asciiTheme="minorHAnsi" w:hAnsiTheme="minorHAnsi"/>
                <w:sz w:val="14"/>
                <w:szCs w:val="14"/>
              </w:rPr>
              <w:t>,</w:t>
            </w:r>
            <w:r w:rsidRPr="008223A4">
              <w:rPr>
                <w:rFonts w:asciiTheme="minorHAnsi" w:hAnsiTheme="minorHAnsi"/>
                <w:sz w:val="14"/>
                <w:szCs w:val="14"/>
              </w:rPr>
              <w:t xml:space="preserve"> or Builder/Owner):</w:t>
            </w:r>
          </w:p>
        </w:tc>
      </w:tr>
      <w:tr w:rsidR="002257EE" w:rsidRPr="008223A4" w14:paraId="2340696E" w14:textId="77777777" w:rsidTr="00450C10">
        <w:tblPrEx>
          <w:tblCellMar>
            <w:left w:w="115" w:type="dxa"/>
            <w:right w:w="115" w:type="dxa"/>
          </w:tblCellMar>
        </w:tblPrEx>
        <w:trPr>
          <w:trHeight w:hRule="exact" w:val="360"/>
        </w:trPr>
        <w:tc>
          <w:tcPr>
            <w:tcW w:w="5475" w:type="dxa"/>
            <w:gridSpan w:val="2"/>
          </w:tcPr>
          <w:p w14:paraId="2340696C" w14:textId="77777777" w:rsidR="002257EE" w:rsidRPr="008223A4" w:rsidRDefault="002257EE" w:rsidP="00380F5B">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Builder or Installer</w:t>
            </w:r>
            <w:r w:rsidRPr="008223A4">
              <w:rPr>
                <w:rFonts w:asciiTheme="minorHAnsi" w:hAnsiTheme="minorHAnsi"/>
                <w:sz w:val="14"/>
                <w:szCs w:val="14"/>
              </w:rPr>
              <w:t xml:space="preserve"> Name:</w:t>
            </w:r>
          </w:p>
        </w:tc>
        <w:tc>
          <w:tcPr>
            <w:tcW w:w="5475" w:type="dxa"/>
            <w:gridSpan w:val="2"/>
          </w:tcPr>
          <w:p w14:paraId="2340696D" w14:textId="77777777" w:rsidR="002257EE" w:rsidRPr="008223A4" w:rsidRDefault="002257EE" w:rsidP="00380F5B">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CSLB License:</w:t>
            </w:r>
          </w:p>
        </w:tc>
      </w:tr>
      <w:tr w:rsidR="002257EE" w:rsidRPr="001B6B55" w14:paraId="23406970" w14:textId="77777777" w:rsidTr="00450C10">
        <w:tblPrEx>
          <w:tblCellMar>
            <w:left w:w="108" w:type="dxa"/>
            <w:right w:w="108" w:type="dxa"/>
          </w:tblCellMar>
        </w:tblPrEx>
        <w:trPr>
          <w:trHeight w:hRule="exact" w:val="288"/>
        </w:trPr>
        <w:tc>
          <w:tcPr>
            <w:tcW w:w="10950" w:type="dxa"/>
            <w:gridSpan w:val="4"/>
            <w:vAlign w:val="center"/>
          </w:tcPr>
          <w:p w14:paraId="2340696F" w14:textId="77777777" w:rsidR="002257EE" w:rsidRPr="001B6B55" w:rsidRDefault="002257EE" w:rsidP="005A6D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14"/>
                <w:szCs w:val="14"/>
              </w:rPr>
            </w:pPr>
            <w:r>
              <w:rPr>
                <w:rFonts w:asciiTheme="minorHAnsi" w:hAnsiTheme="minorHAnsi" w:cs="Arial"/>
                <w:b/>
                <w:caps/>
                <w:sz w:val="18"/>
                <w:szCs w:val="18"/>
              </w:rPr>
              <w:t>HERS PROVIDER DATA REGISTRY INFORMATION</w:t>
            </w:r>
          </w:p>
        </w:tc>
      </w:tr>
      <w:tr w:rsidR="002257EE" w:rsidRPr="008223A4" w14:paraId="23406973" w14:textId="77777777" w:rsidTr="00450C10">
        <w:tblPrEx>
          <w:tblCellMar>
            <w:left w:w="108" w:type="dxa"/>
            <w:right w:w="108" w:type="dxa"/>
          </w:tblCellMar>
        </w:tblPrEx>
        <w:trPr>
          <w:trHeight w:hRule="exact" w:val="360"/>
        </w:trPr>
        <w:tc>
          <w:tcPr>
            <w:tcW w:w="5482" w:type="dxa"/>
            <w:gridSpan w:val="3"/>
          </w:tcPr>
          <w:p w14:paraId="23406971" w14:textId="77777777" w:rsidR="002257EE" w:rsidRPr="008223A4" w:rsidRDefault="002257EE" w:rsidP="00380F5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w:t>
            </w:r>
            <w:r w:rsidRPr="008223A4">
              <w:rPr>
                <w:rFonts w:asciiTheme="minorHAnsi" w:hAnsiTheme="minorHAnsi"/>
                <w:sz w:val="14"/>
                <w:szCs w:val="14"/>
              </w:rPr>
              <w:t xml:space="preserve"> (if applicable):</w:t>
            </w:r>
          </w:p>
        </w:tc>
        <w:tc>
          <w:tcPr>
            <w:tcW w:w="5468" w:type="dxa"/>
          </w:tcPr>
          <w:p w14:paraId="23406972" w14:textId="7FABCB02" w:rsidR="002257EE" w:rsidRPr="008223A4" w:rsidRDefault="002257EE" w:rsidP="00380F5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C637A7">
              <w:rPr>
                <w:rFonts w:asciiTheme="minorHAnsi" w:hAnsiTheme="minorHAnsi"/>
                <w:sz w:val="14"/>
                <w:szCs w:val="14"/>
              </w:rPr>
              <w:t>Dwelling Test Status in Sample Group (if applicable)</w:t>
            </w:r>
            <w:r w:rsidR="005A6D9A">
              <w:rPr>
                <w:rFonts w:asciiTheme="minorHAnsi" w:hAnsiTheme="minorHAnsi"/>
                <w:sz w:val="14"/>
                <w:szCs w:val="14"/>
              </w:rPr>
              <w:t>:</w:t>
            </w:r>
          </w:p>
        </w:tc>
      </w:tr>
      <w:tr w:rsidR="002257EE" w:rsidRPr="001B6B55" w14:paraId="23406975" w14:textId="77777777" w:rsidTr="00450C10">
        <w:tblPrEx>
          <w:tblCellMar>
            <w:left w:w="108" w:type="dxa"/>
            <w:right w:w="108" w:type="dxa"/>
          </w:tblCellMar>
        </w:tblPrEx>
        <w:trPr>
          <w:trHeight w:val="288"/>
        </w:trPr>
        <w:tc>
          <w:tcPr>
            <w:tcW w:w="10950" w:type="dxa"/>
            <w:gridSpan w:val="4"/>
            <w:vAlign w:val="center"/>
          </w:tcPr>
          <w:p w14:paraId="23406974" w14:textId="77777777" w:rsidR="002257EE" w:rsidRPr="001B6B55" w:rsidRDefault="002257EE" w:rsidP="005A6D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14"/>
                <w:szCs w:val="14"/>
              </w:rPr>
            </w:pPr>
            <w:r>
              <w:rPr>
                <w:rFonts w:asciiTheme="minorHAnsi" w:hAnsiTheme="minorHAnsi" w:cs="Arial"/>
                <w:b/>
                <w:caps/>
                <w:sz w:val="18"/>
                <w:szCs w:val="18"/>
              </w:rPr>
              <w:t>HERS RATER INFORMATION</w:t>
            </w:r>
          </w:p>
        </w:tc>
      </w:tr>
      <w:tr w:rsidR="002257EE" w:rsidRPr="008223A4" w14:paraId="23406977" w14:textId="77777777" w:rsidTr="00450C10">
        <w:tblPrEx>
          <w:tblCellMar>
            <w:left w:w="108" w:type="dxa"/>
            <w:right w:w="108" w:type="dxa"/>
          </w:tblCellMar>
        </w:tblPrEx>
        <w:trPr>
          <w:trHeight w:hRule="exact" w:val="360"/>
        </w:trPr>
        <w:tc>
          <w:tcPr>
            <w:tcW w:w="10950" w:type="dxa"/>
            <w:gridSpan w:val="4"/>
          </w:tcPr>
          <w:p w14:paraId="23406976" w14:textId="77777777" w:rsidR="002257EE" w:rsidRPr="008223A4" w:rsidRDefault="002257EE" w:rsidP="00380F5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HERS Rater Company Name:</w:t>
            </w:r>
          </w:p>
        </w:tc>
      </w:tr>
      <w:tr w:rsidR="002257EE" w:rsidRPr="008223A4" w14:paraId="2340697A" w14:textId="77777777" w:rsidTr="00450C1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23406978" w14:textId="77777777" w:rsidR="002257EE" w:rsidRPr="008223A4" w:rsidRDefault="002257EE" w:rsidP="00380F5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Rater</w:t>
            </w:r>
            <w:r w:rsidRPr="008223A4">
              <w:rPr>
                <w:rFonts w:asciiTheme="minorHAnsi" w:hAnsiTheme="minorHAnsi"/>
                <w:sz w:val="14"/>
                <w:szCs w:val="14"/>
              </w:rPr>
              <w:t xml:space="preserve"> Name:</w:t>
            </w:r>
          </w:p>
        </w:tc>
        <w:tc>
          <w:tcPr>
            <w:tcW w:w="5468" w:type="dxa"/>
            <w:tcBorders>
              <w:top w:val="single" w:sz="4" w:space="0" w:color="auto"/>
              <w:left w:val="single" w:sz="4" w:space="0" w:color="auto"/>
              <w:bottom w:val="single" w:sz="4" w:space="0" w:color="auto"/>
              <w:right w:val="single" w:sz="4" w:space="0" w:color="auto"/>
            </w:tcBorders>
          </w:tcPr>
          <w:p w14:paraId="23406979" w14:textId="77777777" w:rsidR="002257EE" w:rsidRPr="008223A4" w:rsidRDefault="002257EE" w:rsidP="00380F5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Responsible Rater Signature:</w:t>
            </w:r>
          </w:p>
        </w:tc>
      </w:tr>
      <w:tr w:rsidR="002257EE" w:rsidRPr="008223A4" w14:paraId="2340697D" w14:textId="77777777" w:rsidTr="00450C1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2340697B" w14:textId="7C9818AA" w:rsidR="002257EE" w:rsidRPr="008223A4" w:rsidRDefault="002257EE" w:rsidP="00380F5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w:t>
            </w:r>
            <w:r w:rsidRPr="008223A4">
              <w:rPr>
                <w:rFonts w:asciiTheme="minorHAnsi" w:hAnsiTheme="minorHAnsi"/>
                <w:sz w:val="14"/>
                <w:szCs w:val="14"/>
              </w:rPr>
              <w:t xml:space="preserve"> Certification Number w/ this HERS Provider</w:t>
            </w:r>
            <w:r w:rsidR="005A6D9A">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2340697C" w14:textId="77777777" w:rsidR="002257EE" w:rsidRPr="008223A4" w:rsidRDefault="002257EE" w:rsidP="00380F5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Date Signed:</w:t>
            </w:r>
          </w:p>
        </w:tc>
      </w:tr>
    </w:tbl>
    <w:p w14:paraId="2340697E" w14:textId="77777777" w:rsidR="00960CE5" w:rsidRPr="004D67DE" w:rsidRDefault="00960CE5" w:rsidP="00F90B09">
      <w:pPr>
        <w:spacing w:after="0"/>
        <w:rPr>
          <w:sz w:val="18"/>
          <w:szCs w:val="18"/>
        </w:rPr>
      </w:pPr>
    </w:p>
    <w:p w14:paraId="2340697F" w14:textId="77777777" w:rsidR="00960CE5" w:rsidRPr="004D67DE" w:rsidRDefault="00960CE5" w:rsidP="00F90B09">
      <w:pPr>
        <w:spacing w:after="0"/>
        <w:rPr>
          <w:sz w:val="18"/>
          <w:szCs w:val="18"/>
        </w:rPr>
      </w:pPr>
    </w:p>
    <w:p w14:paraId="23406980" w14:textId="77777777" w:rsidR="00960CE5" w:rsidRPr="004D67DE" w:rsidRDefault="00960CE5" w:rsidP="00F90B09">
      <w:pPr>
        <w:spacing w:after="0"/>
        <w:rPr>
          <w:sz w:val="18"/>
          <w:szCs w:val="18"/>
        </w:rPr>
      </w:pPr>
    </w:p>
    <w:p w14:paraId="23406981" w14:textId="77777777" w:rsidR="00960CE5" w:rsidRPr="004D67DE" w:rsidRDefault="00960CE5" w:rsidP="00F90B09">
      <w:pPr>
        <w:spacing w:after="0"/>
        <w:rPr>
          <w:sz w:val="18"/>
          <w:szCs w:val="18"/>
        </w:rPr>
      </w:pPr>
    </w:p>
    <w:p w14:paraId="23406982" w14:textId="77777777" w:rsidR="00960CE5" w:rsidRPr="004D67DE" w:rsidRDefault="00960CE5" w:rsidP="00F90B09">
      <w:pPr>
        <w:spacing w:after="0"/>
        <w:rPr>
          <w:sz w:val="18"/>
          <w:szCs w:val="18"/>
        </w:rPr>
      </w:pPr>
    </w:p>
    <w:p w14:paraId="23406983" w14:textId="77777777" w:rsidR="00450C10" w:rsidRDefault="00450C10" w:rsidP="00F90B09">
      <w:pPr>
        <w:spacing w:after="0"/>
        <w:rPr>
          <w:sz w:val="18"/>
          <w:szCs w:val="18"/>
        </w:rPr>
        <w:sectPr w:rsidR="00450C10" w:rsidSect="00943A93">
          <w:headerReference w:type="even" r:id="rId9"/>
          <w:headerReference w:type="default" r:id="rId10"/>
          <w:footerReference w:type="default" r:id="rId11"/>
          <w:headerReference w:type="first" r:id="rId12"/>
          <w:pgSz w:w="12240" w:h="15840"/>
          <w:pgMar w:top="720" w:right="720" w:bottom="720" w:left="720" w:header="432" w:footer="432" w:gutter="0"/>
          <w:cols w:space="720"/>
          <w:docGrid w:linePitch="360"/>
        </w:sectPr>
      </w:pPr>
    </w:p>
    <w:p w14:paraId="23406984" w14:textId="77A2E1F6" w:rsidR="00450C10" w:rsidRPr="005A6D9A" w:rsidRDefault="005A6D9A" w:rsidP="005A6D9A">
      <w:pPr>
        <w:spacing w:after="0"/>
        <w:jc w:val="center"/>
        <w:rPr>
          <w:rFonts w:asciiTheme="minorHAnsi" w:eastAsia="Cambria" w:hAnsiTheme="minorHAnsi"/>
          <w:b/>
          <w:sz w:val="20"/>
          <w:szCs w:val="18"/>
        </w:rPr>
      </w:pPr>
      <w:r>
        <w:rPr>
          <w:rFonts w:asciiTheme="minorHAnsi" w:eastAsia="Cambria" w:hAnsiTheme="minorHAnsi"/>
          <w:b/>
          <w:sz w:val="20"/>
          <w:szCs w:val="18"/>
        </w:rPr>
        <w:lastRenderedPageBreak/>
        <w:t>CF3R-</w:t>
      </w:r>
      <w:r w:rsidR="00450C10" w:rsidRPr="005A6D9A">
        <w:rPr>
          <w:rFonts w:asciiTheme="minorHAnsi" w:eastAsia="Cambria" w:hAnsiTheme="minorHAnsi"/>
          <w:b/>
          <w:sz w:val="20"/>
          <w:szCs w:val="18"/>
        </w:rPr>
        <w:t>ENV22</w:t>
      </w:r>
      <w:r>
        <w:rPr>
          <w:rFonts w:asciiTheme="minorHAnsi" w:eastAsia="Cambria" w:hAnsiTheme="minorHAnsi"/>
          <w:b/>
          <w:sz w:val="20"/>
          <w:szCs w:val="18"/>
        </w:rPr>
        <w:t>-H User Instructions</w:t>
      </w:r>
    </w:p>
    <w:p w14:paraId="71F72538" w14:textId="77777777" w:rsidR="005A6D9A" w:rsidRPr="00FC03AA" w:rsidRDefault="005A6D9A" w:rsidP="005A6D9A">
      <w:pPr>
        <w:spacing w:after="0"/>
        <w:rPr>
          <w:rFonts w:asciiTheme="minorHAnsi" w:eastAsia="Cambria" w:hAnsiTheme="minorHAnsi"/>
          <w:sz w:val="18"/>
          <w:szCs w:val="18"/>
        </w:rPr>
      </w:pPr>
    </w:p>
    <w:p w14:paraId="23406985" w14:textId="475367E5" w:rsidR="00955CD6" w:rsidRPr="00CE2101" w:rsidRDefault="005A6D9A" w:rsidP="00955CD6">
      <w:pPr>
        <w:numPr>
          <w:ilvl w:val="0"/>
          <w:numId w:val="9"/>
        </w:numPr>
        <w:spacing w:after="0" w:line="240" w:lineRule="auto"/>
        <w:ind w:left="360"/>
        <w:rPr>
          <w:rFonts w:asciiTheme="minorHAnsi" w:hAnsiTheme="minorHAnsi"/>
          <w:sz w:val="18"/>
          <w:szCs w:val="18"/>
        </w:rPr>
      </w:pPr>
      <w:r>
        <w:rPr>
          <w:rFonts w:asciiTheme="minorHAnsi" w:hAnsiTheme="minorHAnsi"/>
          <w:b/>
          <w:sz w:val="18"/>
          <w:szCs w:val="18"/>
        </w:rPr>
        <w:t>Ceiling Inspection</w:t>
      </w:r>
      <w:r w:rsidR="00955CD6" w:rsidRPr="00CE2101">
        <w:rPr>
          <w:rFonts w:asciiTheme="minorHAnsi" w:hAnsiTheme="minorHAnsi"/>
          <w:b/>
          <w:sz w:val="18"/>
          <w:szCs w:val="18"/>
        </w:rPr>
        <w:t xml:space="preserve"> – Vented Attics</w:t>
      </w:r>
      <w:r w:rsidR="00955CD6" w:rsidRPr="00CE2101">
        <w:rPr>
          <w:rFonts w:asciiTheme="minorHAnsi" w:hAnsiTheme="minorHAnsi" w:cs="Arial"/>
          <w:b/>
          <w:sz w:val="18"/>
          <w:szCs w:val="18"/>
        </w:rPr>
        <w:t xml:space="preserve"> </w:t>
      </w:r>
      <w:r w:rsidR="00955CD6" w:rsidRPr="00CE2101">
        <w:rPr>
          <w:rFonts w:asciiTheme="minorHAnsi" w:hAnsiTheme="minorHAnsi"/>
          <w:sz w:val="18"/>
          <w:szCs w:val="18"/>
        </w:rPr>
        <w:t xml:space="preserve"> </w:t>
      </w:r>
    </w:p>
    <w:p w14:paraId="23406986" w14:textId="77777777" w:rsidR="00955CD6" w:rsidRPr="00CE2101" w:rsidRDefault="00955CD6" w:rsidP="00955CD6">
      <w:pPr>
        <w:numPr>
          <w:ilvl w:val="0"/>
          <w:numId w:val="26"/>
        </w:numPr>
        <w:spacing w:after="0" w:line="240" w:lineRule="auto"/>
        <w:rPr>
          <w:rFonts w:asciiTheme="minorHAnsi" w:hAnsiTheme="minorHAnsi"/>
          <w:sz w:val="18"/>
          <w:szCs w:val="18"/>
        </w:rPr>
      </w:pPr>
      <w:r w:rsidRPr="00CE2101">
        <w:rPr>
          <w:rFonts w:asciiTheme="minorHAnsi" w:hAnsiTheme="minorHAnsi"/>
          <w:sz w:val="18"/>
          <w:szCs w:val="18"/>
        </w:rPr>
        <w:t>HERS Rater to select from list:</w:t>
      </w:r>
    </w:p>
    <w:p w14:paraId="23406987" w14:textId="77777777" w:rsidR="00955CD6" w:rsidRPr="00CE2101" w:rsidRDefault="00955CD6" w:rsidP="005A6D9A">
      <w:pPr>
        <w:pStyle w:val="ListParagraph"/>
        <w:numPr>
          <w:ilvl w:val="0"/>
          <w:numId w:val="10"/>
        </w:numPr>
        <w:ind w:left="1260"/>
        <w:contextualSpacing/>
        <w:rPr>
          <w:rFonts w:asciiTheme="minorHAnsi" w:hAnsiTheme="minorHAnsi"/>
          <w:sz w:val="18"/>
          <w:szCs w:val="18"/>
        </w:rPr>
      </w:pPr>
      <w:r w:rsidRPr="00CE2101">
        <w:rPr>
          <w:rFonts w:asciiTheme="minorHAnsi" w:hAnsiTheme="minorHAnsi"/>
          <w:sz w:val="18"/>
          <w:szCs w:val="18"/>
          <w:u w:val="single"/>
        </w:rPr>
        <w:t>Pass</w:t>
      </w:r>
      <w:r w:rsidRPr="00CE2101">
        <w:rPr>
          <w:rFonts w:asciiTheme="minorHAnsi" w:hAnsiTheme="minorHAnsi"/>
          <w:sz w:val="18"/>
          <w:szCs w:val="18"/>
        </w:rPr>
        <w:t xml:space="preserve"> - all applicable requirements are met.</w:t>
      </w:r>
    </w:p>
    <w:p w14:paraId="23406988" w14:textId="77777777" w:rsidR="00955CD6" w:rsidRPr="00CE2101" w:rsidRDefault="00955CD6" w:rsidP="005A6D9A">
      <w:pPr>
        <w:pStyle w:val="ListParagraph"/>
        <w:numPr>
          <w:ilvl w:val="0"/>
          <w:numId w:val="10"/>
        </w:numPr>
        <w:ind w:left="1260"/>
        <w:contextualSpacing/>
        <w:rPr>
          <w:rFonts w:asciiTheme="minorHAnsi" w:hAnsiTheme="minorHAnsi"/>
          <w:sz w:val="18"/>
          <w:szCs w:val="18"/>
        </w:rPr>
      </w:pPr>
      <w:r w:rsidRPr="00CE2101">
        <w:rPr>
          <w:rFonts w:asciiTheme="minorHAnsi" w:hAnsiTheme="minorHAnsi"/>
          <w:sz w:val="18"/>
          <w:szCs w:val="18"/>
          <w:u w:val="single"/>
        </w:rPr>
        <w:t>Fail</w:t>
      </w:r>
      <w:r w:rsidRPr="00CE2101">
        <w:rPr>
          <w:rFonts w:asciiTheme="minorHAnsi" w:hAnsiTheme="minorHAnsi"/>
          <w:sz w:val="18"/>
          <w:szCs w:val="18"/>
        </w:rPr>
        <w:t xml:space="preserve"> - one or more applicable requirements are not met.  Rater must enter reason for failure in corrections notes field below.</w:t>
      </w:r>
    </w:p>
    <w:p w14:paraId="23406989" w14:textId="215E877E" w:rsidR="00955CD6" w:rsidRPr="00CE2101" w:rsidRDefault="00955CD6" w:rsidP="005A6D9A">
      <w:pPr>
        <w:pStyle w:val="ListParagraph"/>
        <w:numPr>
          <w:ilvl w:val="0"/>
          <w:numId w:val="10"/>
        </w:numPr>
        <w:ind w:left="1260"/>
        <w:contextualSpacing/>
        <w:rPr>
          <w:rFonts w:asciiTheme="minorHAnsi" w:hAnsiTheme="minorHAnsi"/>
          <w:sz w:val="18"/>
          <w:szCs w:val="18"/>
        </w:rPr>
      </w:pPr>
      <w:r w:rsidRPr="00CE2101">
        <w:rPr>
          <w:rFonts w:asciiTheme="minorHAnsi" w:hAnsiTheme="minorHAnsi"/>
          <w:sz w:val="18"/>
          <w:szCs w:val="18"/>
          <w:u w:val="single"/>
        </w:rPr>
        <w:t xml:space="preserve">All </w:t>
      </w:r>
      <w:r w:rsidR="00A61D1E">
        <w:rPr>
          <w:rFonts w:asciiTheme="minorHAnsi" w:hAnsiTheme="minorHAnsi"/>
          <w:sz w:val="18"/>
          <w:szCs w:val="18"/>
          <w:u w:val="single"/>
        </w:rPr>
        <w:t>N/A</w:t>
      </w:r>
      <w:r w:rsidRPr="00CE2101">
        <w:rPr>
          <w:rFonts w:asciiTheme="minorHAnsi" w:hAnsiTheme="minorHAnsi"/>
          <w:sz w:val="18"/>
          <w:szCs w:val="18"/>
        </w:rPr>
        <w:t xml:space="preserve"> - This entire table is not applicable.</w:t>
      </w:r>
    </w:p>
    <w:p w14:paraId="2340698A" w14:textId="77777777" w:rsidR="00955CD6" w:rsidRPr="00CE2101" w:rsidRDefault="00955CD6" w:rsidP="00955CD6">
      <w:pPr>
        <w:numPr>
          <w:ilvl w:val="0"/>
          <w:numId w:val="26"/>
        </w:numPr>
        <w:spacing w:after="0" w:line="240" w:lineRule="auto"/>
        <w:rPr>
          <w:rFonts w:asciiTheme="minorHAnsi" w:hAnsiTheme="minorHAnsi"/>
          <w:sz w:val="18"/>
          <w:szCs w:val="18"/>
        </w:rPr>
      </w:pPr>
      <w:r w:rsidRPr="00CE2101">
        <w:rPr>
          <w:rFonts w:asciiTheme="minorHAnsi" w:hAnsiTheme="minorHAnsi"/>
          <w:sz w:val="18"/>
          <w:szCs w:val="18"/>
        </w:rPr>
        <w:t>Correction Notes, Rater must enter reason for failure.</w:t>
      </w:r>
    </w:p>
    <w:p w14:paraId="2340698B" w14:textId="77777777" w:rsidR="00955CD6" w:rsidRPr="00CE2101" w:rsidRDefault="00955CD6" w:rsidP="00955CD6">
      <w:pPr>
        <w:spacing w:after="0" w:line="240" w:lineRule="auto"/>
        <w:ind w:left="360"/>
        <w:rPr>
          <w:rFonts w:asciiTheme="minorHAnsi" w:hAnsiTheme="minorHAnsi"/>
          <w:sz w:val="18"/>
          <w:szCs w:val="18"/>
        </w:rPr>
      </w:pPr>
    </w:p>
    <w:p w14:paraId="2340698C" w14:textId="613E720E" w:rsidR="00955CD6" w:rsidRPr="00CE2101" w:rsidRDefault="005A6D9A" w:rsidP="00955CD6">
      <w:pPr>
        <w:pStyle w:val="ListParagraph"/>
        <w:numPr>
          <w:ilvl w:val="0"/>
          <w:numId w:val="9"/>
        </w:numPr>
        <w:ind w:left="360"/>
        <w:rPr>
          <w:rFonts w:asciiTheme="minorHAnsi" w:hAnsiTheme="minorHAnsi"/>
          <w:sz w:val="18"/>
          <w:szCs w:val="18"/>
        </w:rPr>
      </w:pPr>
      <w:r>
        <w:rPr>
          <w:rFonts w:asciiTheme="minorHAnsi" w:hAnsiTheme="minorHAnsi"/>
          <w:b/>
          <w:sz w:val="18"/>
          <w:szCs w:val="18"/>
        </w:rPr>
        <w:t>Roof Inspection</w:t>
      </w:r>
      <w:r w:rsidR="00955CD6" w:rsidRPr="00CE2101">
        <w:rPr>
          <w:rFonts w:asciiTheme="minorHAnsi" w:hAnsiTheme="minorHAnsi"/>
          <w:b/>
          <w:sz w:val="18"/>
          <w:szCs w:val="18"/>
        </w:rPr>
        <w:t xml:space="preserve"> – </w:t>
      </w:r>
      <w:r w:rsidR="00C85761">
        <w:rPr>
          <w:rFonts w:asciiTheme="minorHAnsi" w:hAnsiTheme="minorHAnsi"/>
          <w:b/>
          <w:sz w:val="18"/>
          <w:szCs w:val="18"/>
        </w:rPr>
        <w:t>Un</w:t>
      </w:r>
      <w:r w:rsidR="00955CD6" w:rsidRPr="00CE2101">
        <w:rPr>
          <w:rFonts w:asciiTheme="minorHAnsi" w:hAnsiTheme="minorHAnsi"/>
          <w:b/>
          <w:sz w:val="18"/>
          <w:szCs w:val="18"/>
        </w:rPr>
        <w:t>vented attics</w:t>
      </w:r>
      <w:r w:rsidR="00955CD6" w:rsidRPr="00CE2101">
        <w:rPr>
          <w:rFonts w:asciiTheme="minorHAnsi" w:hAnsiTheme="minorHAnsi"/>
          <w:sz w:val="18"/>
          <w:szCs w:val="18"/>
        </w:rPr>
        <w:t xml:space="preserve"> </w:t>
      </w:r>
    </w:p>
    <w:p w14:paraId="2340698D" w14:textId="77777777" w:rsidR="00955CD6" w:rsidRPr="00CE2101" w:rsidRDefault="00955CD6" w:rsidP="00955CD6">
      <w:pPr>
        <w:numPr>
          <w:ilvl w:val="0"/>
          <w:numId w:val="27"/>
        </w:numPr>
        <w:spacing w:after="0" w:line="240" w:lineRule="auto"/>
        <w:rPr>
          <w:rFonts w:asciiTheme="minorHAnsi" w:hAnsiTheme="minorHAnsi"/>
          <w:sz w:val="18"/>
          <w:szCs w:val="18"/>
        </w:rPr>
      </w:pPr>
      <w:r w:rsidRPr="00CE2101">
        <w:rPr>
          <w:rFonts w:asciiTheme="minorHAnsi" w:hAnsiTheme="minorHAnsi"/>
          <w:sz w:val="18"/>
          <w:szCs w:val="18"/>
        </w:rPr>
        <w:t>HERS Rater to select from list:</w:t>
      </w:r>
    </w:p>
    <w:p w14:paraId="2340698E" w14:textId="77777777" w:rsidR="00955CD6" w:rsidRPr="00CE2101" w:rsidRDefault="00955CD6" w:rsidP="005A6D9A">
      <w:pPr>
        <w:pStyle w:val="ListParagraph"/>
        <w:numPr>
          <w:ilvl w:val="0"/>
          <w:numId w:val="24"/>
        </w:numPr>
        <w:ind w:left="1260"/>
        <w:contextualSpacing/>
        <w:rPr>
          <w:rFonts w:asciiTheme="minorHAnsi" w:hAnsiTheme="minorHAnsi"/>
          <w:sz w:val="18"/>
          <w:szCs w:val="18"/>
        </w:rPr>
      </w:pPr>
      <w:r w:rsidRPr="00CE2101">
        <w:rPr>
          <w:rFonts w:asciiTheme="minorHAnsi" w:hAnsiTheme="minorHAnsi"/>
          <w:sz w:val="18"/>
          <w:szCs w:val="18"/>
          <w:u w:val="single"/>
        </w:rPr>
        <w:t>Pass</w:t>
      </w:r>
      <w:r w:rsidRPr="00CE2101">
        <w:rPr>
          <w:rFonts w:asciiTheme="minorHAnsi" w:hAnsiTheme="minorHAnsi"/>
          <w:sz w:val="18"/>
          <w:szCs w:val="18"/>
        </w:rPr>
        <w:t xml:space="preserve"> - all applicable requirements are met.</w:t>
      </w:r>
    </w:p>
    <w:p w14:paraId="2340698F" w14:textId="77777777" w:rsidR="00955CD6" w:rsidRPr="00CE2101" w:rsidRDefault="00955CD6" w:rsidP="005A6D9A">
      <w:pPr>
        <w:pStyle w:val="ListParagraph"/>
        <w:numPr>
          <w:ilvl w:val="0"/>
          <w:numId w:val="24"/>
        </w:numPr>
        <w:ind w:left="1260"/>
        <w:contextualSpacing/>
        <w:rPr>
          <w:rFonts w:asciiTheme="minorHAnsi" w:hAnsiTheme="minorHAnsi"/>
          <w:sz w:val="18"/>
          <w:szCs w:val="18"/>
        </w:rPr>
      </w:pPr>
      <w:r w:rsidRPr="00CE2101">
        <w:rPr>
          <w:rFonts w:asciiTheme="minorHAnsi" w:hAnsiTheme="minorHAnsi"/>
          <w:sz w:val="18"/>
          <w:szCs w:val="18"/>
          <w:u w:val="single"/>
        </w:rPr>
        <w:t>Fail</w:t>
      </w:r>
      <w:r w:rsidRPr="00CE2101">
        <w:rPr>
          <w:rFonts w:asciiTheme="minorHAnsi" w:hAnsiTheme="minorHAnsi"/>
          <w:sz w:val="18"/>
          <w:szCs w:val="18"/>
        </w:rPr>
        <w:t xml:space="preserve"> - one or more applicable requirements are not met.  Rater must enter reason for failure in corrections notes field below.</w:t>
      </w:r>
    </w:p>
    <w:p w14:paraId="23406990" w14:textId="4280A485" w:rsidR="00955CD6" w:rsidRPr="00CE2101" w:rsidRDefault="00955CD6" w:rsidP="005A6D9A">
      <w:pPr>
        <w:pStyle w:val="ListParagraph"/>
        <w:numPr>
          <w:ilvl w:val="0"/>
          <w:numId w:val="24"/>
        </w:numPr>
        <w:ind w:left="1260"/>
        <w:contextualSpacing/>
        <w:rPr>
          <w:rFonts w:asciiTheme="minorHAnsi" w:hAnsiTheme="minorHAnsi"/>
          <w:sz w:val="18"/>
          <w:szCs w:val="18"/>
        </w:rPr>
      </w:pPr>
      <w:r w:rsidRPr="00CE2101">
        <w:rPr>
          <w:rFonts w:asciiTheme="minorHAnsi" w:hAnsiTheme="minorHAnsi"/>
          <w:sz w:val="18"/>
          <w:szCs w:val="18"/>
          <w:u w:val="single"/>
        </w:rPr>
        <w:t xml:space="preserve">All </w:t>
      </w:r>
      <w:r w:rsidR="00A61D1E">
        <w:rPr>
          <w:rFonts w:asciiTheme="minorHAnsi" w:hAnsiTheme="minorHAnsi"/>
          <w:sz w:val="18"/>
          <w:szCs w:val="18"/>
          <w:u w:val="single"/>
        </w:rPr>
        <w:t>N/A</w:t>
      </w:r>
      <w:r w:rsidRPr="00CE2101">
        <w:rPr>
          <w:rFonts w:asciiTheme="minorHAnsi" w:hAnsiTheme="minorHAnsi"/>
          <w:sz w:val="18"/>
          <w:szCs w:val="18"/>
        </w:rPr>
        <w:t xml:space="preserve"> - This entire table is not applicable.</w:t>
      </w:r>
    </w:p>
    <w:p w14:paraId="23406991" w14:textId="77777777" w:rsidR="00955CD6" w:rsidRPr="00CE2101" w:rsidRDefault="00955CD6" w:rsidP="00955CD6">
      <w:pPr>
        <w:numPr>
          <w:ilvl w:val="0"/>
          <w:numId w:val="27"/>
        </w:numPr>
        <w:spacing w:after="0" w:line="240" w:lineRule="auto"/>
        <w:rPr>
          <w:rFonts w:asciiTheme="minorHAnsi" w:hAnsiTheme="minorHAnsi"/>
          <w:sz w:val="18"/>
          <w:szCs w:val="18"/>
        </w:rPr>
      </w:pPr>
      <w:r w:rsidRPr="00CE2101">
        <w:rPr>
          <w:rFonts w:asciiTheme="minorHAnsi" w:hAnsiTheme="minorHAnsi"/>
          <w:sz w:val="18"/>
          <w:szCs w:val="18"/>
        </w:rPr>
        <w:t>Correction Notes, Rater must enter reason for failure.</w:t>
      </w:r>
    </w:p>
    <w:p w14:paraId="23406992" w14:textId="77777777" w:rsidR="00A73002" w:rsidRDefault="00A73002" w:rsidP="00F90B09">
      <w:pPr>
        <w:spacing w:after="0"/>
        <w:rPr>
          <w:sz w:val="18"/>
          <w:szCs w:val="18"/>
        </w:rPr>
      </w:pPr>
    </w:p>
    <w:p w14:paraId="23406993" w14:textId="77777777" w:rsidR="00D86E39" w:rsidRDefault="00D86E39" w:rsidP="00F90B09">
      <w:pPr>
        <w:spacing w:after="0"/>
        <w:rPr>
          <w:sz w:val="18"/>
          <w:szCs w:val="18"/>
        </w:rPr>
        <w:sectPr w:rsidR="00D86E39" w:rsidSect="00943A93">
          <w:headerReference w:type="default" r:id="rId13"/>
          <w:footerReference w:type="default" r:id="rId14"/>
          <w:pgSz w:w="12240" w:h="15840"/>
          <w:pgMar w:top="720" w:right="720" w:bottom="720" w:left="720" w:header="576" w:footer="576" w:gutter="0"/>
          <w:cols w:space="720"/>
          <w:docGrid w:linePitch="360"/>
        </w:sectPr>
      </w:pPr>
    </w:p>
    <w:p w14:paraId="23406994" w14:textId="608F32E4" w:rsidR="002F67FB" w:rsidRDefault="002F67FB" w:rsidP="002F67FB">
      <w:pPr>
        <w:spacing w:after="60"/>
        <w:rPr>
          <w:i/>
          <w:sz w:val="18"/>
          <w:szCs w:val="18"/>
        </w:rPr>
      </w:pPr>
      <w:r w:rsidRPr="004D67DE">
        <w:rPr>
          <w:i/>
          <w:sz w:val="18"/>
          <w:szCs w:val="18"/>
        </w:rPr>
        <w:lastRenderedPageBreak/>
        <w:t xml:space="preserve">For typical vented attics where the insulation is at the roof deck ceiling air barrier must be verified after the ceiling drywall is installed and before attic insulation is installed. </w:t>
      </w:r>
      <w:r>
        <w:rPr>
          <w:i/>
          <w:sz w:val="18"/>
          <w:szCs w:val="18"/>
        </w:rPr>
        <w:t xml:space="preserve">If SPF will be used in the attic this can be considered the air barrier. Soffit and chases must still be covered and chimneys and flues require metal flashing. </w:t>
      </w:r>
      <w:r w:rsidR="00A61D1E">
        <w:rPr>
          <w:i/>
          <w:sz w:val="18"/>
          <w:szCs w:val="18"/>
        </w:rPr>
        <w:t>For b</w:t>
      </w:r>
      <w:r w:rsidRPr="004D67DE">
        <w:rPr>
          <w:i/>
          <w:sz w:val="18"/>
          <w:szCs w:val="18"/>
        </w:rPr>
        <w:t>uildings with a Non vented attic</w:t>
      </w:r>
      <w:r w:rsidR="00A61D1E">
        <w:rPr>
          <w:i/>
          <w:sz w:val="18"/>
          <w:szCs w:val="18"/>
        </w:rPr>
        <w:t>,</w:t>
      </w:r>
      <w:r w:rsidRPr="004D67DE">
        <w:rPr>
          <w:i/>
          <w:sz w:val="18"/>
          <w:szCs w:val="18"/>
        </w:rPr>
        <w:t xml:space="preserve"> all air sealing requirements appropriate for the roof must be verified.</w:t>
      </w:r>
    </w:p>
    <w:p w14:paraId="71CD734B" w14:textId="77777777" w:rsidR="005A6D9A" w:rsidRPr="002F67FB" w:rsidRDefault="005A6D9A" w:rsidP="002F67FB">
      <w:pPr>
        <w:spacing w:after="60"/>
        <w:rPr>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F34EAE" w:rsidRPr="004D67DE" w14:paraId="23406996" w14:textId="77777777" w:rsidTr="005A6D9A">
        <w:tc>
          <w:tcPr>
            <w:tcW w:w="11016" w:type="dxa"/>
            <w:gridSpan w:val="3"/>
            <w:vAlign w:val="center"/>
          </w:tcPr>
          <w:p w14:paraId="23406995" w14:textId="700C6ECF" w:rsidR="00F34EAE" w:rsidRPr="004D67DE" w:rsidRDefault="00F34EAE" w:rsidP="005A6D9A">
            <w:pPr>
              <w:tabs>
                <w:tab w:val="left" w:pos="3600"/>
                <w:tab w:val="left" w:pos="4680"/>
                <w:tab w:val="left" w:pos="5760"/>
                <w:tab w:val="left" w:pos="6930"/>
                <w:tab w:val="left" w:pos="8100"/>
                <w:tab w:val="left" w:pos="9090"/>
              </w:tabs>
              <w:spacing w:after="0"/>
              <w:rPr>
                <w:sz w:val="18"/>
                <w:szCs w:val="18"/>
              </w:rPr>
            </w:pPr>
            <w:r w:rsidRPr="004D67DE">
              <w:rPr>
                <w:b/>
                <w:sz w:val="18"/>
                <w:szCs w:val="18"/>
              </w:rPr>
              <w:t xml:space="preserve">A. </w:t>
            </w:r>
            <w:r w:rsidR="005A6D9A">
              <w:rPr>
                <w:b/>
                <w:sz w:val="18"/>
                <w:szCs w:val="18"/>
              </w:rPr>
              <w:t>Ceiling Inspection</w:t>
            </w:r>
            <w:r w:rsidRPr="004D67DE">
              <w:rPr>
                <w:b/>
                <w:sz w:val="18"/>
                <w:szCs w:val="18"/>
              </w:rPr>
              <w:t xml:space="preserve"> – Vented Attics</w:t>
            </w:r>
          </w:p>
        </w:tc>
      </w:tr>
      <w:tr w:rsidR="00F34EAE" w:rsidRPr="004D67DE" w14:paraId="23406999" w14:textId="77777777" w:rsidTr="00A61D1E">
        <w:tc>
          <w:tcPr>
            <w:tcW w:w="468" w:type="dxa"/>
            <w:vAlign w:val="center"/>
          </w:tcPr>
          <w:p w14:paraId="23406997" w14:textId="77777777" w:rsidR="00F34EAE" w:rsidRPr="004D67DE" w:rsidRDefault="00F34EAE" w:rsidP="00A61D1E">
            <w:pPr>
              <w:tabs>
                <w:tab w:val="left" w:pos="360"/>
              </w:tabs>
              <w:autoSpaceDE w:val="0"/>
              <w:autoSpaceDN w:val="0"/>
              <w:adjustRightInd w:val="0"/>
              <w:spacing w:after="0"/>
              <w:rPr>
                <w:sz w:val="18"/>
                <w:szCs w:val="18"/>
              </w:rPr>
            </w:pPr>
            <w:r w:rsidRPr="004D67DE">
              <w:rPr>
                <w:sz w:val="18"/>
                <w:szCs w:val="18"/>
              </w:rPr>
              <w:t>01</w:t>
            </w:r>
          </w:p>
        </w:tc>
        <w:tc>
          <w:tcPr>
            <w:tcW w:w="10548" w:type="dxa"/>
            <w:gridSpan w:val="2"/>
            <w:vAlign w:val="center"/>
          </w:tcPr>
          <w:p w14:paraId="23406998" w14:textId="6581F6BA"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There is a continuous air barrier at the ceiling level.  All opening</w:t>
            </w:r>
            <w:r w:rsidR="00A61D1E">
              <w:rPr>
                <w:sz w:val="18"/>
                <w:szCs w:val="18"/>
              </w:rPr>
              <w:t>s</w:t>
            </w:r>
            <w:r w:rsidRPr="004D67DE">
              <w:rPr>
                <w:sz w:val="18"/>
                <w:szCs w:val="18"/>
              </w:rPr>
              <w:t xml:space="preserve"> into walls, drops, chasses, double walls are sealed.  Examples are below.</w:t>
            </w:r>
          </w:p>
        </w:tc>
      </w:tr>
      <w:tr w:rsidR="00F34EAE" w:rsidRPr="004D67DE" w14:paraId="2340699C" w14:textId="77777777" w:rsidTr="00A61D1E">
        <w:trPr>
          <w:trHeight w:val="288"/>
        </w:trPr>
        <w:tc>
          <w:tcPr>
            <w:tcW w:w="468" w:type="dxa"/>
            <w:vAlign w:val="center"/>
          </w:tcPr>
          <w:p w14:paraId="2340699A" w14:textId="77777777" w:rsidR="00F34EAE" w:rsidRPr="004D67DE" w:rsidRDefault="00F34EAE" w:rsidP="00A61D1E">
            <w:pPr>
              <w:tabs>
                <w:tab w:val="left" w:pos="360"/>
              </w:tabs>
              <w:autoSpaceDE w:val="0"/>
              <w:autoSpaceDN w:val="0"/>
              <w:adjustRightInd w:val="0"/>
              <w:spacing w:after="0"/>
              <w:rPr>
                <w:sz w:val="18"/>
                <w:szCs w:val="18"/>
              </w:rPr>
            </w:pPr>
            <w:r w:rsidRPr="004D67DE">
              <w:rPr>
                <w:sz w:val="18"/>
                <w:szCs w:val="18"/>
              </w:rPr>
              <w:t>02</w:t>
            </w:r>
          </w:p>
        </w:tc>
        <w:tc>
          <w:tcPr>
            <w:tcW w:w="10548" w:type="dxa"/>
            <w:gridSpan w:val="2"/>
            <w:vAlign w:val="center"/>
          </w:tcPr>
          <w:p w14:paraId="2340699B"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Chimney’s and Flue’s require sheet metal flashing.  The flashing shall be sealed to the chimney/flue with fire rated caulk.  The flashing shall be sealed to the surrounding framing.</w:t>
            </w:r>
          </w:p>
        </w:tc>
      </w:tr>
      <w:tr w:rsidR="00F34EAE" w:rsidRPr="004D67DE" w14:paraId="2340699F" w14:textId="77777777" w:rsidTr="00A61D1E">
        <w:tc>
          <w:tcPr>
            <w:tcW w:w="468" w:type="dxa"/>
            <w:vAlign w:val="center"/>
          </w:tcPr>
          <w:p w14:paraId="2340699D" w14:textId="77777777" w:rsidR="00F34EAE" w:rsidRPr="004D67DE" w:rsidRDefault="00F34EAE" w:rsidP="00A61D1E">
            <w:pPr>
              <w:tabs>
                <w:tab w:val="left" w:pos="360"/>
              </w:tabs>
              <w:autoSpaceDE w:val="0"/>
              <w:autoSpaceDN w:val="0"/>
              <w:adjustRightInd w:val="0"/>
              <w:spacing w:after="0"/>
              <w:rPr>
                <w:sz w:val="18"/>
                <w:szCs w:val="18"/>
              </w:rPr>
            </w:pPr>
            <w:r>
              <w:rPr>
                <w:sz w:val="18"/>
                <w:szCs w:val="18"/>
              </w:rPr>
              <w:t>0</w:t>
            </w:r>
            <w:r w:rsidRPr="004D67DE">
              <w:rPr>
                <w:sz w:val="18"/>
                <w:szCs w:val="18"/>
              </w:rPr>
              <w:t>3</w:t>
            </w:r>
          </w:p>
        </w:tc>
        <w:tc>
          <w:tcPr>
            <w:tcW w:w="10548" w:type="dxa"/>
            <w:gridSpan w:val="2"/>
            <w:vAlign w:val="center"/>
          </w:tcPr>
          <w:p w14:paraId="2340699E"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All penetration through the top plate of interior and exterior walls are sealed.</w:t>
            </w:r>
          </w:p>
        </w:tc>
      </w:tr>
      <w:tr w:rsidR="00F34EAE" w:rsidRPr="004D67DE" w14:paraId="234069A2" w14:textId="77777777" w:rsidTr="00A61D1E">
        <w:tc>
          <w:tcPr>
            <w:tcW w:w="468" w:type="dxa"/>
            <w:vAlign w:val="center"/>
          </w:tcPr>
          <w:p w14:paraId="234069A0" w14:textId="77777777" w:rsidR="00F34EAE" w:rsidRPr="004D67DE" w:rsidRDefault="00F34EAE" w:rsidP="00A61D1E">
            <w:pPr>
              <w:tabs>
                <w:tab w:val="left" w:pos="360"/>
              </w:tabs>
              <w:autoSpaceDE w:val="0"/>
              <w:autoSpaceDN w:val="0"/>
              <w:adjustRightInd w:val="0"/>
              <w:spacing w:after="0"/>
              <w:rPr>
                <w:sz w:val="18"/>
                <w:szCs w:val="18"/>
              </w:rPr>
            </w:pPr>
            <w:r w:rsidRPr="004D67DE">
              <w:rPr>
                <w:sz w:val="18"/>
                <w:szCs w:val="18"/>
              </w:rPr>
              <w:t>04</w:t>
            </w:r>
          </w:p>
        </w:tc>
        <w:tc>
          <w:tcPr>
            <w:tcW w:w="10548" w:type="dxa"/>
            <w:gridSpan w:val="2"/>
            <w:vAlign w:val="center"/>
          </w:tcPr>
          <w:p w14:paraId="234069A1" w14:textId="259C2050" w:rsidR="00F34EAE" w:rsidRPr="004D67DE" w:rsidRDefault="00EA0123" w:rsidP="00F84251">
            <w:pPr>
              <w:tabs>
                <w:tab w:val="left" w:pos="360"/>
              </w:tabs>
              <w:autoSpaceDE w:val="0"/>
              <w:autoSpaceDN w:val="0"/>
              <w:adjustRightInd w:val="0"/>
              <w:spacing w:after="0"/>
              <w:rPr>
                <w:sz w:val="18"/>
                <w:szCs w:val="18"/>
              </w:rPr>
            </w:pPr>
            <w:ins w:id="4" w:author="Shewmaker, Michael@Energy" w:date="2018-04-20T15:46:00Z">
              <w:r>
                <w:rPr>
                  <w:sz w:val="18"/>
                  <w:szCs w:val="18"/>
                </w:rPr>
                <w:t>All penetrations shall be sealed to the surrounding drywall or have a secondary air barrier created around the fixture; with the exception of fire sprinklers.</w:t>
              </w:r>
            </w:ins>
            <w:del w:id="5" w:author="Shewmaker, Michael@Energy" w:date="2018-04-20T15:46:00Z">
              <w:r w:rsidR="00F34EAE" w:rsidRPr="004D67DE" w:rsidDel="00EA0123">
                <w:rPr>
                  <w:sz w:val="18"/>
                  <w:szCs w:val="18"/>
                </w:rPr>
                <w:delText>Electrical boxes, fire alarm boxes, fire sprinklers, cut into ceiling are sealed to the surrounding drywall.  If not possible to seal fixture directly a secondary air barrier was created around the fixture.</w:delText>
              </w:r>
            </w:del>
            <w:bookmarkStart w:id="6" w:name="_GoBack"/>
            <w:bookmarkEnd w:id="6"/>
          </w:p>
        </w:tc>
      </w:tr>
      <w:tr w:rsidR="00F34EAE" w:rsidRPr="004D67DE" w14:paraId="234069A5" w14:textId="77777777" w:rsidTr="00A61D1E">
        <w:tc>
          <w:tcPr>
            <w:tcW w:w="468" w:type="dxa"/>
            <w:vAlign w:val="center"/>
          </w:tcPr>
          <w:p w14:paraId="234069A3" w14:textId="77777777" w:rsidR="00F34EAE" w:rsidRPr="004D67DE" w:rsidRDefault="00F34EAE" w:rsidP="00A61D1E">
            <w:pPr>
              <w:tabs>
                <w:tab w:val="left" w:pos="360"/>
              </w:tabs>
              <w:autoSpaceDE w:val="0"/>
              <w:autoSpaceDN w:val="0"/>
              <w:adjustRightInd w:val="0"/>
              <w:spacing w:after="0"/>
              <w:rPr>
                <w:sz w:val="18"/>
                <w:szCs w:val="18"/>
              </w:rPr>
            </w:pPr>
            <w:r w:rsidRPr="004D67DE">
              <w:rPr>
                <w:sz w:val="18"/>
                <w:szCs w:val="18"/>
              </w:rPr>
              <w:t>05</w:t>
            </w:r>
          </w:p>
        </w:tc>
        <w:tc>
          <w:tcPr>
            <w:tcW w:w="10548" w:type="dxa"/>
            <w:gridSpan w:val="2"/>
            <w:vAlign w:val="center"/>
          </w:tcPr>
          <w:p w14:paraId="234069A4" w14:textId="77777777" w:rsidR="00F34EAE" w:rsidRPr="004D67DE" w:rsidRDefault="00F34EAE" w:rsidP="00F84251">
            <w:pPr>
              <w:pStyle w:val="NormalBullet"/>
              <w:numPr>
                <w:ilvl w:val="0"/>
                <w:numId w:val="0"/>
              </w:numPr>
              <w:spacing w:before="0"/>
              <w:rPr>
                <w:rFonts w:ascii="Calibri" w:hAnsi="Calibri"/>
                <w:sz w:val="18"/>
                <w:szCs w:val="18"/>
              </w:rPr>
            </w:pPr>
            <w:r w:rsidRPr="004D67DE">
              <w:rPr>
                <w:rFonts w:ascii="Calibri" w:hAnsi="Calibri"/>
                <w:sz w:val="18"/>
                <w:szCs w:val="18"/>
              </w:rPr>
              <w:t xml:space="preserve">All installed recessed light fixtures that penetrate the ceiling to unconditioned space are rated to be Insulation Contact and Air Tight (IC and AT) which allows direct contact with insulation.  Housing is sealed to the drywall.  </w:t>
            </w:r>
          </w:p>
        </w:tc>
      </w:tr>
      <w:tr w:rsidR="00F34EAE" w:rsidRPr="004D67DE" w14:paraId="234069A8" w14:textId="77777777" w:rsidTr="00A61D1E">
        <w:tc>
          <w:tcPr>
            <w:tcW w:w="468" w:type="dxa"/>
            <w:vAlign w:val="center"/>
          </w:tcPr>
          <w:p w14:paraId="234069A6" w14:textId="77777777" w:rsidR="00F34EAE" w:rsidRPr="004D67DE" w:rsidRDefault="00F34EAE" w:rsidP="00A61D1E">
            <w:pPr>
              <w:pStyle w:val="NormalBullet"/>
              <w:numPr>
                <w:ilvl w:val="0"/>
                <w:numId w:val="0"/>
              </w:numPr>
              <w:spacing w:before="0"/>
              <w:rPr>
                <w:rFonts w:ascii="Calibri" w:hAnsi="Calibri"/>
                <w:sz w:val="18"/>
                <w:szCs w:val="18"/>
              </w:rPr>
            </w:pPr>
            <w:r w:rsidRPr="004D67DE">
              <w:rPr>
                <w:rFonts w:ascii="Calibri" w:hAnsi="Calibri"/>
                <w:sz w:val="18"/>
                <w:szCs w:val="18"/>
              </w:rPr>
              <w:t>06</w:t>
            </w:r>
          </w:p>
        </w:tc>
        <w:tc>
          <w:tcPr>
            <w:tcW w:w="10548" w:type="dxa"/>
            <w:gridSpan w:val="2"/>
            <w:vAlign w:val="center"/>
          </w:tcPr>
          <w:p w14:paraId="234069A7" w14:textId="77777777" w:rsidR="00F34EAE" w:rsidRPr="004D67DE" w:rsidRDefault="00F34EAE" w:rsidP="00F84251">
            <w:pPr>
              <w:pStyle w:val="NormalBullet"/>
              <w:numPr>
                <w:ilvl w:val="0"/>
                <w:numId w:val="0"/>
              </w:numPr>
              <w:spacing w:before="0"/>
              <w:rPr>
                <w:rFonts w:ascii="Calibri" w:hAnsi="Calibri"/>
                <w:sz w:val="18"/>
                <w:szCs w:val="18"/>
              </w:rPr>
            </w:pPr>
            <w:r w:rsidRPr="004D67DE">
              <w:rPr>
                <w:rFonts w:ascii="Calibri" w:hAnsi="Calibri"/>
                <w:sz w:val="18"/>
                <w:szCs w:val="18"/>
              </w:rPr>
              <w:t>Exhaust fan housing is sealed to surrounding drywall and all holes and seams in the housing sealed.</w:t>
            </w:r>
          </w:p>
        </w:tc>
      </w:tr>
      <w:tr w:rsidR="00F34EAE" w:rsidRPr="004D67DE" w14:paraId="234069AB" w14:textId="77777777" w:rsidTr="00A61D1E">
        <w:tc>
          <w:tcPr>
            <w:tcW w:w="468" w:type="dxa"/>
            <w:vAlign w:val="center"/>
          </w:tcPr>
          <w:p w14:paraId="234069A9" w14:textId="77777777" w:rsidR="00F34EAE" w:rsidRPr="004D67DE" w:rsidRDefault="00F34EAE" w:rsidP="00A61D1E">
            <w:pPr>
              <w:pStyle w:val="NormalBullet"/>
              <w:numPr>
                <w:ilvl w:val="0"/>
                <w:numId w:val="0"/>
              </w:numPr>
              <w:spacing w:before="0"/>
              <w:rPr>
                <w:rFonts w:ascii="Calibri" w:hAnsi="Calibri"/>
                <w:sz w:val="18"/>
                <w:szCs w:val="18"/>
              </w:rPr>
            </w:pPr>
            <w:r w:rsidRPr="004D67DE">
              <w:rPr>
                <w:rFonts w:ascii="Calibri" w:hAnsi="Calibri"/>
                <w:sz w:val="18"/>
                <w:szCs w:val="18"/>
              </w:rPr>
              <w:t>07</w:t>
            </w:r>
          </w:p>
        </w:tc>
        <w:tc>
          <w:tcPr>
            <w:tcW w:w="10548" w:type="dxa"/>
            <w:gridSpan w:val="2"/>
            <w:vAlign w:val="center"/>
          </w:tcPr>
          <w:p w14:paraId="234069AA"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All soffits and chases are covered with a hard cover that is sealed to the framing with caulk or foam.</w:t>
            </w:r>
          </w:p>
        </w:tc>
      </w:tr>
      <w:tr w:rsidR="00F34EAE" w:rsidRPr="004D67DE" w14:paraId="234069AE" w14:textId="77777777" w:rsidTr="00A61D1E">
        <w:tc>
          <w:tcPr>
            <w:tcW w:w="468" w:type="dxa"/>
            <w:vAlign w:val="center"/>
          </w:tcPr>
          <w:p w14:paraId="234069AC" w14:textId="77777777" w:rsidR="00F34EAE" w:rsidRPr="004D67DE" w:rsidRDefault="00F34EAE" w:rsidP="00A61D1E">
            <w:pPr>
              <w:pStyle w:val="NormalBullet"/>
              <w:numPr>
                <w:ilvl w:val="0"/>
                <w:numId w:val="0"/>
              </w:numPr>
              <w:spacing w:before="0"/>
              <w:rPr>
                <w:rFonts w:ascii="Calibri" w:hAnsi="Calibri"/>
                <w:sz w:val="18"/>
                <w:szCs w:val="18"/>
              </w:rPr>
            </w:pPr>
            <w:r w:rsidRPr="004D67DE">
              <w:rPr>
                <w:rFonts w:ascii="Calibri" w:hAnsi="Calibri"/>
                <w:sz w:val="18"/>
                <w:szCs w:val="18"/>
              </w:rPr>
              <w:t>08</w:t>
            </w:r>
          </w:p>
        </w:tc>
        <w:tc>
          <w:tcPr>
            <w:tcW w:w="10548" w:type="dxa"/>
            <w:gridSpan w:val="2"/>
            <w:vAlign w:val="center"/>
          </w:tcPr>
          <w:p w14:paraId="234069AD"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Double walls that open to attic are covered and the cover sealed to the framing.</w:t>
            </w:r>
          </w:p>
        </w:tc>
      </w:tr>
      <w:tr w:rsidR="00F34EAE" w:rsidRPr="004D67DE" w14:paraId="234069B1" w14:textId="77777777" w:rsidTr="00A61D1E">
        <w:tc>
          <w:tcPr>
            <w:tcW w:w="468" w:type="dxa"/>
            <w:vAlign w:val="center"/>
          </w:tcPr>
          <w:p w14:paraId="234069AF" w14:textId="77777777" w:rsidR="00F34EAE" w:rsidRPr="004D67DE" w:rsidRDefault="00F34EAE" w:rsidP="00A61D1E">
            <w:pPr>
              <w:pStyle w:val="NormalBullet"/>
              <w:numPr>
                <w:ilvl w:val="0"/>
                <w:numId w:val="0"/>
              </w:numPr>
              <w:spacing w:before="0"/>
              <w:rPr>
                <w:rFonts w:ascii="Calibri" w:hAnsi="Calibri"/>
                <w:sz w:val="18"/>
                <w:szCs w:val="18"/>
              </w:rPr>
            </w:pPr>
            <w:r w:rsidRPr="004D67DE">
              <w:rPr>
                <w:rFonts w:ascii="Calibri" w:hAnsi="Calibri"/>
                <w:sz w:val="18"/>
                <w:szCs w:val="18"/>
              </w:rPr>
              <w:t>09</w:t>
            </w:r>
          </w:p>
        </w:tc>
        <w:tc>
          <w:tcPr>
            <w:tcW w:w="10548" w:type="dxa"/>
            <w:gridSpan w:val="2"/>
            <w:vAlign w:val="center"/>
          </w:tcPr>
          <w:p w14:paraId="234069B0" w14:textId="77777777" w:rsidR="00F34EAE" w:rsidRPr="004D67DE" w:rsidRDefault="00F34EAE" w:rsidP="00F84251">
            <w:pPr>
              <w:pStyle w:val="NormalBullet"/>
              <w:numPr>
                <w:ilvl w:val="0"/>
                <w:numId w:val="0"/>
              </w:numPr>
              <w:spacing w:before="0"/>
              <w:rPr>
                <w:rFonts w:ascii="Calibri" w:hAnsi="Calibri"/>
                <w:sz w:val="18"/>
                <w:szCs w:val="18"/>
              </w:rPr>
            </w:pPr>
            <w:r w:rsidRPr="004D67DE">
              <w:rPr>
                <w:rFonts w:ascii="Calibri" w:hAnsi="Calibri"/>
                <w:sz w:val="18"/>
                <w:szCs w:val="18"/>
              </w:rPr>
              <w:t xml:space="preserve">Attic Access forms airtight seal from conditioned space to unconditioned space.  Vertical attic access requires mechanical compression using screws, or latches.  </w:t>
            </w:r>
          </w:p>
        </w:tc>
      </w:tr>
      <w:tr w:rsidR="00F34EAE" w:rsidRPr="004D67DE" w14:paraId="234069B5" w14:textId="77777777" w:rsidTr="00A61D1E">
        <w:tc>
          <w:tcPr>
            <w:tcW w:w="468" w:type="dxa"/>
            <w:vAlign w:val="center"/>
          </w:tcPr>
          <w:p w14:paraId="234069B2" w14:textId="77777777" w:rsidR="00F34EAE" w:rsidRPr="004D67DE" w:rsidRDefault="00F34EAE" w:rsidP="00A61D1E">
            <w:pPr>
              <w:pStyle w:val="NormalBullet"/>
              <w:numPr>
                <w:ilvl w:val="0"/>
                <w:numId w:val="0"/>
              </w:numPr>
              <w:spacing w:before="0"/>
              <w:rPr>
                <w:rFonts w:ascii="Calibri" w:hAnsi="Calibri"/>
                <w:sz w:val="18"/>
                <w:szCs w:val="18"/>
              </w:rPr>
            </w:pPr>
            <w:r w:rsidRPr="004D67DE">
              <w:rPr>
                <w:rFonts w:ascii="Calibri" w:hAnsi="Calibri"/>
                <w:sz w:val="18"/>
                <w:szCs w:val="18"/>
              </w:rPr>
              <w:t>10</w:t>
            </w:r>
          </w:p>
        </w:tc>
        <w:tc>
          <w:tcPr>
            <w:tcW w:w="10548" w:type="dxa"/>
            <w:gridSpan w:val="2"/>
            <w:vAlign w:val="center"/>
          </w:tcPr>
          <w:p w14:paraId="234069B3" w14:textId="77777777" w:rsidR="00F34EAE" w:rsidRPr="004D67DE" w:rsidRDefault="00F34EAE" w:rsidP="00F84251">
            <w:pPr>
              <w:pStyle w:val="NormalBullet"/>
              <w:numPr>
                <w:ilvl w:val="0"/>
                <w:numId w:val="0"/>
              </w:numPr>
              <w:spacing w:before="0"/>
              <w:ind w:left="360" w:hanging="360"/>
              <w:rPr>
                <w:rFonts w:ascii="Calibri" w:hAnsi="Calibri"/>
                <w:sz w:val="18"/>
                <w:szCs w:val="18"/>
              </w:rPr>
            </w:pPr>
            <w:r w:rsidRPr="004D67DE">
              <w:rPr>
                <w:rFonts w:ascii="Calibri" w:hAnsi="Calibri"/>
                <w:sz w:val="18"/>
                <w:szCs w:val="18"/>
              </w:rPr>
              <w:t>Knee walls require solid and sealed blocking at the bottom, top left side and right side of the knee wall.</w:t>
            </w:r>
          </w:p>
          <w:p w14:paraId="234069B4" w14:textId="77777777" w:rsidR="00F34EAE" w:rsidRPr="004D67DE" w:rsidRDefault="00F34EAE" w:rsidP="00F84251">
            <w:pPr>
              <w:pStyle w:val="NormalBullet"/>
              <w:numPr>
                <w:ilvl w:val="0"/>
                <w:numId w:val="0"/>
              </w:numPr>
              <w:spacing w:before="0"/>
              <w:rPr>
                <w:rFonts w:ascii="Calibri" w:hAnsi="Calibri"/>
                <w:sz w:val="18"/>
                <w:szCs w:val="18"/>
              </w:rPr>
            </w:pPr>
            <w:r w:rsidRPr="004D67DE">
              <w:rPr>
                <w:rFonts w:ascii="Calibri" w:hAnsi="Calibri"/>
                <w:sz w:val="18"/>
                <w:szCs w:val="18"/>
              </w:rPr>
              <w:t>When the knee wall is placed on top of a subfloor the open cavity below the subfloor and the ceiling below are sealed.</w:t>
            </w:r>
          </w:p>
        </w:tc>
      </w:tr>
      <w:tr w:rsidR="00F34EAE" w:rsidRPr="004D67DE" w14:paraId="234069B8" w14:textId="77777777" w:rsidTr="00A61D1E">
        <w:tc>
          <w:tcPr>
            <w:tcW w:w="468" w:type="dxa"/>
            <w:vAlign w:val="center"/>
          </w:tcPr>
          <w:p w14:paraId="234069B6" w14:textId="77777777" w:rsidR="00F34EAE" w:rsidRPr="004D67DE" w:rsidRDefault="00F34EAE" w:rsidP="00A61D1E">
            <w:pPr>
              <w:pStyle w:val="NormalBullet"/>
              <w:numPr>
                <w:ilvl w:val="0"/>
                <w:numId w:val="0"/>
              </w:numPr>
              <w:spacing w:before="0"/>
              <w:rPr>
                <w:rFonts w:ascii="Calibri" w:hAnsi="Calibri"/>
                <w:sz w:val="18"/>
                <w:szCs w:val="18"/>
              </w:rPr>
            </w:pPr>
            <w:r w:rsidRPr="004D67DE">
              <w:rPr>
                <w:rFonts w:ascii="Calibri" w:hAnsi="Calibri"/>
                <w:sz w:val="18"/>
                <w:szCs w:val="18"/>
              </w:rPr>
              <w:t>11</w:t>
            </w:r>
          </w:p>
        </w:tc>
        <w:tc>
          <w:tcPr>
            <w:tcW w:w="10548" w:type="dxa"/>
            <w:gridSpan w:val="2"/>
            <w:vAlign w:val="center"/>
          </w:tcPr>
          <w:p w14:paraId="234069B7" w14:textId="77777777" w:rsidR="00F34EAE" w:rsidRPr="004D67DE" w:rsidRDefault="00F34EAE" w:rsidP="00F84251">
            <w:pPr>
              <w:pStyle w:val="NormalBullet"/>
              <w:numPr>
                <w:ilvl w:val="0"/>
                <w:numId w:val="0"/>
              </w:numPr>
              <w:spacing w:before="0"/>
              <w:rPr>
                <w:rFonts w:ascii="Calibri" w:hAnsi="Calibri"/>
                <w:sz w:val="18"/>
                <w:szCs w:val="18"/>
              </w:rPr>
            </w:pPr>
            <w:r w:rsidRPr="004D67DE">
              <w:rPr>
                <w:rFonts w:ascii="Calibri" w:hAnsi="Calibri"/>
                <w:sz w:val="18"/>
                <w:szCs w:val="18"/>
              </w:rPr>
              <w:t>HVAC ducts that travel down a chase the chase are sealed at the ceiling level.</w:t>
            </w:r>
          </w:p>
        </w:tc>
      </w:tr>
      <w:tr w:rsidR="00F34EAE" w:rsidRPr="004D67DE" w14:paraId="234069BB" w14:textId="77777777" w:rsidTr="00A61D1E">
        <w:tc>
          <w:tcPr>
            <w:tcW w:w="468" w:type="dxa"/>
            <w:vAlign w:val="center"/>
          </w:tcPr>
          <w:p w14:paraId="234069B9" w14:textId="77777777" w:rsidR="00F34EAE" w:rsidRPr="004D67DE" w:rsidRDefault="00F34EAE" w:rsidP="00A61D1E">
            <w:pPr>
              <w:spacing w:after="0"/>
              <w:rPr>
                <w:sz w:val="18"/>
                <w:szCs w:val="18"/>
              </w:rPr>
            </w:pPr>
            <w:r w:rsidRPr="004D67DE">
              <w:rPr>
                <w:sz w:val="18"/>
                <w:szCs w:val="18"/>
              </w:rPr>
              <w:t>12</w:t>
            </w:r>
          </w:p>
        </w:tc>
        <w:tc>
          <w:tcPr>
            <w:tcW w:w="10548" w:type="dxa"/>
            <w:gridSpan w:val="2"/>
            <w:vAlign w:val="center"/>
          </w:tcPr>
          <w:p w14:paraId="234069BA" w14:textId="77777777" w:rsidR="00F34EAE" w:rsidRPr="004D67DE" w:rsidRDefault="00F34EAE" w:rsidP="00F84251">
            <w:pPr>
              <w:pStyle w:val="NormalBullet"/>
              <w:numPr>
                <w:ilvl w:val="0"/>
                <w:numId w:val="0"/>
              </w:numPr>
              <w:spacing w:before="0"/>
              <w:rPr>
                <w:rFonts w:ascii="Calibri" w:hAnsi="Calibri"/>
                <w:sz w:val="18"/>
                <w:szCs w:val="18"/>
              </w:rPr>
            </w:pPr>
            <w:r w:rsidRPr="004D67DE">
              <w:rPr>
                <w:rFonts w:ascii="Calibri" w:hAnsi="Calibri"/>
                <w:sz w:val="18"/>
                <w:szCs w:val="18"/>
              </w:rPr>
              <w:t>HVAC boots that penetrate the ceiling are sealed to the surrounding drywall.</w:t>
            </w:r>
          </w:p>
        </w:tc>
      </w:tr>
      <w:tr w:rsidR="00F34EAE" w:rsidRPr="004D67DE" w14:paraId="234069BE" w14:textId="77777777" w:rsidTr="00A61D1E">
        <w:tc>
          <w:tcPr>
            <w:tcW w:w="468" w:type="dxa"/>
            <w:vAlign w:val="center"/>
          </w:tcPr>
          <w:p w14:paraId="234069BC" w14:textId="77777777" w:rsidR="00F34EAE" w:rsidRPr="004D67DE" w:rsidRDefault="00F34EAE" w:rsidP="00A61D1E">
            <w:pPr>
              <w:spacing w:after="0"/>
              <w:rPr>
                <w:sz w:val="18"/>
                <w:szCs w:val="18"/>
              </w:rPr>
            </w:pPr>
            <w:r w:rsidRPr="004D67DE">
              <w:rPr>
                <w:sz w:val="18"/>
                <w:szCs w:val="18"/>
              </w:rPr>
              <w:t>13</w:t>
            </w:r>
          </w:p>
        </w:tc>
        <w:tc>
          <w:tcPr>
            <w:tcW w:w="10548" w:type="dxa"/>
            <w:gridSpan w:val="2"/>
            <w:vAlign w:val="center"/>
          </w:tcPr>
          <w:p w14:paraId="234069BD" w14:textId="77777777" w:rsidR="00F34EAE" w:rsidRPr="004D67DE" w:rsidRDefault="00F34EAE" w:rsidP="00F84251">
            <w:pPr>
              <w:pStyle w:val="NormalBullet"/>
              <w:numPr>
                <w:ilvl w:val="0"/>
                <w:numId w:val="0"/>
              </w:numPr>
              <w:spacing w:before="0"/>
              <w:rPr>
                <w:rFonts w:ascii="Calibri" w:hAnsi="Calibri"/>
                <w:sz w:val="18"/>
                <w:szCs w:val="18"/>
              </w:rPr>
            </w:pPr>
            <w:r w:rsidRPr="004D67DE">
              <w:rPr>
                <w:rFonts w:ascii="Calibri" w:hAnsi="Calibri"/>
                <w:sz w:val="18"/>
                <w:szCs w:val="18"/>
              </w:rPr>
              <w:t>All top plates of interior and exterior walls sealed to drywall.</w:t>
            </w:r>
          </w:p>
        </w:tc>
      </w:tr>
      <w:tr w:rsidR="00F34EAE" w:rsidRPr="004D67DE" w14:paraId="234069C1" w14:textId="77777777" w:rsidTr="00A61D1E">
        <w:tc>
          <w:tcPr>
            <w:tcW w:w="468" w:type="dxa"/>
            <w:vAlign w:val="center"/>
          </w:tcPr>
          <w:p w14:paraId="234069BF" w14:textId="77777777" w:rsidR="00F34EAE" w:rsidRPr="004D67DE" w:rsidRDefault="00F34EAE" w:rsidP="00A61D1E">
            <w:pPr>
              <w:spacing w:after="0"/>
              <w:rPr>
                <w:sz w:val="18"/>
                <w:szCs w:val="18"/>
              </w:rPr>
            </w:pPr>
            <w:r w:rsidRPr="004D67DE">
              <w:rPr>
                <w:sz w:val="18"/>
                <w:szCs w:val="18"/>
              </w:rPr>
              <w:t>1</w:t>
            </w:r>
            <w:r>
              <w:rPr>
                <w:sz w:val="18"/>
                <w:szCs w:val="18"/>
              </w:rPr>
              <w:t>4</w:t>
            </w:r>
          </w:p>
        </w:tc>
        <w:tc>
          <w:tcPr>
            <w:tcW w:w="10548" w:type="dxa"/>
            <w:gridSpan w:val="2"/>
          </w:tcPr>
          <w:p w14:paraId="234069C0" w14:textId="77777777" w:rsidR="00F34EAE" w:rsidRPr="004D67DE" w:rsidRDefault="00F34EAE" w:rsidP="00F84251">
            <w:pPr>
              <w:pStyle w:val="BulletB1Number"/>
              <w:keepNext/>
              <w:spacing w:before="0"/>
              <w:ind w:left="0" w:firstLine="0"/>
              <w:rPr>
                <w:rFonts w:ascii="Calibri" w:hAnsi="Calibri"/>
                <w:sz w:val="18"/>
                <w:szCs w:val="18"/>
              </w:rPr>
            </w:pPr>
            <w:r w:rsidRPr="004D67DE">
              <w:rPr>
                <w:rFonts w:ascii="Calibri" w:hAnsi="Calibri"/>
                <w:sz w:val="18"/>
                <w:szCs w:val="18"/>
              </w:rPr>
              <w:t xml:space="preserve">Attic access must be surrounded with a dam at least the same depth as the insulation to prevent loss of ceiling insulation. </w:t>
            </w:r>
          </w:p>
        </w:tc>
      </w:tr>
      <w:tr w:rsidR="00F34EAE" w:rsidRPr="004D67DE" w14:paraId="234069C4" w14:textId="77777777" w:rsidTr="00A61D1E">
        <w:trPr>
          <w:trHeight w:val="20"/>
        </w:trPr>
        <w:tc>
          <w:tcPr>
            <w:tcW w:w="468" w:type="dxa"/>
            <w:vAlign w:val="center"/>
          </w:tcPr>
          <w:p w14:paraId="234069C2" w14:textId="77777777" w:rsidR="00F34EAE" w:rsidRPr="004D67DE" w:rsidRDefault="00F34EAE" w:rsidP="00A61D1E">
            <w:pPr>
              <w:spacing w:after="0"/>
              <w:rPr>
                <w:sz w:val="18"/>
                <w:szCs w:val="18"/>
              </w:rPr>
            </w:pPr>
            <w:r w:rsidRPr="004D67DE">
              <w:rPr>
                <w:sz w:val="18"/>
                <w:szCs w:val="18"/>
              </w:rPr>
              <w:t>1</w:t>
            </w:r>
            <w:r>
              <w:rPr>
                <w:sz w:val="18"/>
                <w:szCs w:val="18"/>
              </w:rPr>
              <w:t>5</w:t>
            </w:r>
          </w:p>
        </w:tc>
        <w:tc>
          <w:tcPr>
            <w:tcW w:w="10548" w:type="dxa"/>
            <w:gridSpan w:val="2"/>
            <w:vAlign w:val="center"/>
          </w:tcPr>
          <w:p w14:paraId="234069C3" w14:textId="77777777" w:rsidR="00F34EAE" w:rsidRPr="004D67DE" w:rsidRDefault="00F34EAE" w:rsidP="00F84251">
            <w:pPr>
              <w:autoSpaceDE w:val="0"/>
              <w:autoSpaceDN w:val="0"/>
              <w:adjustRightInd w:val="0"/>
              <w:spacing w:after="0" w:line="240" w:lineRule="auto"/>
              <w:rPr>
                <w:sz w:val="18"/>
                <w:szCs w:val="18"/>
              </w:rPr>
            </w:pPr>
            <w:r>
              <w:rPr>
                <w:sz w:val="18"/>
                <w:szCs w:val="18"/>
              </w:rPr>
              <w:t xml:space="preserve">There must be a dam placed at the exterior edge of all kneewalls and all edges of insulation to stop air movement through insulation.  </w:t>
            </w:r>
          </w:p>
        </w:tc>
      </w:tr>
      <w:tr w:rsidR="00F34EAE" w:rsidRPr="00B9169B" w14:paraId="234069CB" w14:textId="77777777" w:rsidTr="007308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0"/>
        </w:trPr>
        <w:tc>
          <w:tcPr>
            <w:tcW w:w="468" w:type="dxa"/>
            <w:vAlign w:val="center"/>
          </w:tcPr>
          <w:p w14:paraId="234069C5" w14:textId="77777777" w:rsidR="00F34EAE" w:rsidRPr="00B9169B" w:rsidRDefault="00F34EAE" w:rsidP="00A61D1E">
            <w:pPr>
              <w:keepNext/>
              <w:spacing w:after="0"/>
              <w:rPr>
                <w:rFonts w:asciiTheme="minorHAnsi" w:hAnsiTheme="minorHAnsi"/>
                <w:sz w:val="18"/>
                <w:szCs w:val="18"/>
              </w:rPr>
            </w:pPr>
            <w:r>
              <w:rPr>
                <w:rFonts w:asciiTheme="minorHAnsi" w:hAnsiTheme="minorHAnsi"/>
                <w:sz w:val="18"/>
                <w:szCs w:val="18"/>
              </w:rPr>
              <w:t>1</w:t>
            </w:r>
            <w:r w:rsidRPr="00B9169B">
              <w:rPr>
                <w:rFonts w:asciiTheme="minorHAnsi" w:hAnsiTheme="minorHAnsi"/>
                <w:sz w:val="18"/>
                <w:szCs w:val="18"/>
              </w:rPr>
              <w:t>6</w:t>
            </w:r>
          </w:p>
        </w:tc>
        <w:tc>
          <w:tcPr>
            <w:tcW w:w="2700" w:type="dxa"/>
            <w:vAlign w:val="center"/>
          </w:tcPr>
          <w:p w14:paraId="234069C6" w14:textId="77777777" w:rsidR="00F34EAE" w:rsidRPr="00B9169B" w:rsidRDefault="00F34EAE" w:rsidP="00F84251">
            <w:pPr>
              <w:keepNext/>
              <w:spacing w:after="0"/>
              <w:rPr>
                <w:rFonts w:asciiTheme="minorHAnsi" w:hAnsiTheme="minorHAnsi"/>
                <w:sz w:val="18"/>
                <w:szCs w:val="18"/>
              </w:rPr>
            </w:pPr>
            <w:r w:rsidRPr="00F90331">
              <w:rPr>
                <w:sz w:val="18"/>
                <w:szCs w:val="18"/>
              </w:rPr>
              <w:t>Verification Status:</w:t>
            </w:r>
          </w:p>
        </w:tc>
        <w:tc>
          <w:tcPr>
            <w:tcW w:w="7848" w:type="dxa"/>
            <w:vAlign w:val="center"/>
          </w:tcPr>
          <w:p w14:paraId="234069C7" w14:textId="77777777" w:rsidR="00F34EAE" w:rsidRPr="00F90331" w:rsidRDefault="00F34EAE" w:rsidP="00F84251">
            <w:pPr>
              <w:keepNext/>
              <w:spacing w:after="0" w:line="240" w:lineRule="auto"/>
              <w:rPr>
                <w:sz w:val="18"/>
                <w:szCs w:val="18"/>
              </w:rPr>
            </w:pPr>
            <w:r w:rsidRPr="00F90331">
              <w:rPr>
                <w:sz w:val="18"/>
                <w:szCs w:val="18"/>
              </w:rPr>
              <w:t>&lt;&lt;user pick from list:</w:t>
            </w:r>
          </w:p>
          <w:p w14:paraId="234069C8" w14:textId="77777777" w:rsidR="00F34EAE" w:rsidRPr="00D86E39" w:rsidRDefault="00F34EAE" w:rsidP="00F34EAE">
            <w:pPr>
              <w:pStyle w:val="ListParagraph"/>
              <w:keepNext/>
              <w:numPr>
                <w:ilvl w:val="0"/>
                <w:numId w:val="28"/>
              </w:numPr>
              <w:tabs>
                <w:tab w:val="left" w:pos="356"/>
              </w:tabs>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234069C9" w14:textId="77777777" w:rsidR="00F34EAE" w:rsidRPr="00D86E39" w:rsidRDefault="00F34EAE" w:rsidP="00F34EAE">
            <w:pPr>
              <w:pStyle w:val="ListParagraph"/>
              <w:keepNext/>
              <w:numPr>
                <w:ilvl w:val="0"/>
                <w:numId w:val="28"/>
              </w:numPr>
              <w:tabs>
                <w:tab w:val="left" w:pos="356"/>
              </w:tabs>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234069CA" w14:textId="77777777" w:rsidR="00F34EAE" w:rsidRPr="00D86E39" w:rsidRDefault="00F34EAE" w:rsidP="00F84251">
            <w:pPr>
              <w:pStyle w:val="ListParagraph"/>
              <w:keepNext/>
              <w:numPr>
                <w:ilvl w:val="0"/>
                <w:numId w:val="28"/>
              </w:numPr>
              <w:rPr>
                <w:rFonts w:asciiTheme="minorHAnsi" w:hAnsiTheme="minorHAnsi"/>
                <w:sz w:val="18"/>
                <w:szCs w:val="18"/>
              </w:rPr>
            </w:pPr>
            <w:r w:rsidRPr="009C6713">
              <w:rPr>
                <w:rFonts w:asciiTheme="minorHAnsi" w:hAnsiTheme="minorHAnsi"/>
                <w:sz w:val="18"/>
                <w:szCs w:val="18"/>
                <w:u w:val="single"/>
              </w:rPr>
              <w:t>All N/A</w:t>
            </w:r>
            <w:r w:rsidRPr="009C6713">
              <w:rPr>
                <w:rFonts w:asciiTheme="minorHAnsi" w:hAnsiTheme="minorHAnsi"/>
                <w:sz w:val="18"/>
                <w:szCs w:val="18"/>
              </w:rPr>
              <w:t xml:space="preserve"> - This entire table is not applicable</w:t>
            </w:r>
            <w:r w:rsidR="002D2045">
              <w:rPr>
                <w:rFonts w:asciiTheme="minorHAnsi" w:hAnsiTheme="minorHAnsi"/>
                <w:sz w:val="18"/>
                <w:szCs w:val="18"/>
              </w:rPr>
              <w:t>&gt;&gt;</w:t>
            </w:r>
          </w:p>
        </w:tc>
      </w:tr>
      <w:tr w:rsidR="00F34EAE" w:rsidRPr="00B9169B" w14:paraId="234069CE" w14:textId="77777777" w:rsidTr="00A61D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468" w:type="dxa"/>
            <w:vAlign w:val="center"/>
          </w:tcPr>
          <w:p w14:paraId="234069CC" w14:textId="77777777" w:rsidR="00F34EAE" w:rsidRPr="00B9169B" w:rsidRDefault="00F34EAE" w:rsidP="00A61D1E">
            <w:pPr>
              <w:keepNext/>
              <w:spacing w:after="0"/>
              <w:rPr>
                <w:rFonts w:asciiTheme="minorHAnsi" w:hAnsiTheme="minorHAnsi"/>
                <w:sz w:val="18"/>
                <w:szCs w:val="18"/>
              </w:rPr>
            </w:pPr>
            <w:r>
              <w:rPr>
                <w:rFonts w:asciiTheme="minorHAnsi" w:hAnsiTheme="minorHAnsi"/>
                <w:sz w:val="18"/>
                <w:szCs w:val="18"/>
              </w:rPr>
              <w:t>1</w:t>
            </w:r>
            <w:r w:rsidRPr="00B9169B">
              <w:rPr>
                <w:rFonts w:asciiTheme="minorHAnsi" w:hAnsiTheme="minorHAnsi"/>
                <w:sz w:val="18"/>
                <w:szCs w:val="18"/>
              </w:rPr>
              <w:t>7</w:t>
            </w:r>
          </w:p>
        </w:tc>
        <w:tc>
          <w:tcPr>
            <w:tcW w:w="10548" w:type="dxa"/>
            <w:gridSpan w:val="2"/>
            <w:vAlign w:val="center"/>
          </w:tcPr>
          <w:p w14:paraId="234069CD" w14:textId="77777777" w:rsidR="00F34EAE" w:rsidRPr="00B9169B" w:rsidRDefault="00F34EAE" w:rsidP="00F84251">
            <w:pPr>
              <w:keepNext/>
              <w:spacing w:after="0"/>
              <w:rPr>
                <w:rFonts w:asciiTheme="minorHAnsi" w:hAnsiTheme="minorHAnsi"/>
                <w:sz w:val="18"/>
                <w:szCs w:val="18"/>
              </w:rPr>
            </w:pPr>
            <w:r w:rsidRPr="00F90331">
              <w:rPr>
                <w:sz w:val="18"/>
                <w:szCs w:val="18"/>
              </w:rPr>
              <w:t xml:space="preserve">Correction Notes: &lt;&lt;if </w:t>
            </w:r>
            <w:r w:rsidRPr="00F90331">
              <w:rPr>
                <w:sz w:val="18"/>
                <w:szCs w:val="18"/>
                <w:u w:val="single"/>
              </w:rPr>
              <w:t>Verification Status</w:t>
            </w:r>
            <w:r w:rsidRPr="00F90331">
              <w:rPr>
                <w:sz w:val="18"/>
                <w:szCs w:val="18"/>
              </w:rPr>
              <w:t xml:space="preserve">= </w:t>
            </w:r>
            <w:r w:rsidRPr="00F90331">
              <w:rPr>
                <w:sz w:val="18"/>
                <w:szCs w:val="18"/>
                <w:u w:val="single"/>
              </w:rPr>
              <w:t>Fail</w:t>
            </w:r>
            <w:r w:rsidRPr="00F90331">
              <w:rPr>
                <w:sz w:val="18"/>
                <w:szCs w:val="18"/>
              </w:rPr>
              <w:t>, then text entry in this Corrections Notes field is required;  user input text&gt;&gt;</w:t>
            </w:r>
          </w:p>
        </w:tc>
      </w:tr>
      <w:tr w:rsidR="00F34EAE" w:rsidRPr="00B9169B" w14:paraId="234069D0" w14:textId="77777777" w:rsidTr="00F34EA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1016" w:type="dxa"/>
            <w:gridSpan w:val="3"/>
            <w:vAlign w:val="center"/>
          </w:tcPr>
          <w:p w14:paraId="234069CF" w14:textId="77777777" w:rsidR="00F34EAE" w:rsidRPr="00B9169B" w:rsidRDefault="00F34EAE" w:rsidP="00F84251">
            <w:pPr>
              <w:keepNext/>
              <w:spacing w:after="0"/>
              <w:rPr>
                <w:rFonts w:asciiTheme="minorHAnsi" w:hAnsiTheme="minorHAnsi"/>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Pr="00F90331">
              <w:rPr>
                <w:b/>
                <w:sz w:val="18"/>
                <w:szCs w:val="18"/>
              </w:rPr>
              <w:t xml:space="preserve"> unless otherwise noted in the Verification Status and the Corrections Notes</w:t>
            </w:r>
            <w:r>
              <w:rPr>
                <w:b/>
                <w:sz w:val="18"/>
                <w:szCs w:val="18"/>
              </w:rPr>
              <w:t xml:space="preserve"> in this table</w:t>
            </w:r>
            <w:r w:rsidRPr="00B9169B">
              <w:rPr>
                <w:rFonts w:asciiTheme="minorHAnsi" w:hAnsiTheme="minorHAnsi"/>
                <w:b/>
                <w:sz w:val="18"/>
                <w:szCs w:val="18"/>
              </w:rPr>
              <w:t>.</w:t>
            </w:r>
          </w:p>
        </w:tc>
      </w:tr>
    </w:tbl>
    <w:p w14:paraId="234069D1" w14:textId="77777777" w:rsidR="00F34EAE" w:rsidRPr="005A6D9A" w:rsidRDefault="00F34EAE" w:rsidP="00F34EAE">
      <w:pPr>
        <w:spacing w:after="0"/>
        <w:rPr>
          <w:sz w:val="20"/>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27"/>
        <w:gridCol w:w="21"/>
      </w:tblGrid>
      <w:tr w:rsidR="00F34EAE" w:rsidRPr="004D67DE" w14:paraId="234069D3" w14:textId="77777777" w:rsidTr="00F84251">
        <w:trPr>
          <w:gridAfter w:val="1"/>
          <w:wAfter w:w="21" w:type="dxa"/>
        </w:trPr>
        <w:tc>
          <w:tcPr>
            <w:tcW w:w="10995" w:type="dxa"/>
            <w:gridSpan w:val="3"/>
          </w:tcPr>
          <w:p w14:paraId="234069D2" w14:textId="111EFD29" w:rsidR="00F34EAE" w:rsidRPr="004D67DE" w:rsidRDefault="00F34EAE" w:rsidP="005A6D9A">
            <w:pPr>
              <w:tabs>
                <w:tab w:val="left" w:pos="3600"/>
                <w:tab w:val="left" w:pos="4680"/>
                <w:tab w:val="left" w:pos="5760"/>
                <w:tab w:val="left" w:pos="6930"/>
                <w:tab w:val="left" w:pos="8100"/>
                <w:tab w:val="left" w:pos="9090"/>
              </w:tabs>
              <w:spacing w:after="0"/>
              <w:rPr>
                <w:sz w:val="18"/>
                <w:szCs w:val="18"/>
              </w:rPr>
            </w:pPr>
            <w:r w:rsidRPr="004D67DE">
              <w:rPr>
                <w:b/>
                <w:sz w:val="18"/>
                <w:szCs w:val="18"/>
              </w:rPr>
              <w:t xml:space="preserve">B. </w:t>
            </w:r>
            <w:r w:rsidR="005A6D9A">
              <w:rPr>
                <w:b/>
                <w:sz w:val="18"/>
                <w:szCs w:val="18"/>
              </w:rPr>
              <w:t>Roof Inspection – Un</w:t>
            </w:r>
            <w:r w:rsidRPr="004D67DE">
              <w:rPr>
                <w:b/>
                <w:sz w:val="18"/>
                <w:szCs w:val="18"/>
              </w:rPr>
              <w:t>vented attics</w:t>
            </w:r>
          </w:p>
        </w:tc>
      </w:tr>
      <w:tr w:rsidR="00F34EAE" w:rsidRPr="004D67DE" w14:paraId="234069D6" w14:textId="77777777" w:rsidTr="00A61D1E">
        <w:trPr>
          <w:gridAfter w:val="1"/>
          <w:wAfter w:w="21" w:type="dxa"/>
        </w:trPr>
        <w:tc>
          <w:tcPr>
            <w:tcW w:w="468" w:type="dxa"/>
            <w:vAlign w:val="center"/>
          </w:tcPr>
          <w:p w14:paraId="234069D4" w14:textId="77777777" w:rsidR="00F34EAE" w:rsidRPr="004D67DE" w:rsidRDefault="00F34EAE" w:rsidP="00A61D1E">
            <w:pPr>
              <w:tabs>
                <w:tab w:val="left" w:pos="360"/>
              </w:tabs>
              <w:autoSpaceDE w:val="0"/>
              <w:autoSpaceDN w:val="0"/>
              <w:adjustRightInd w:val="0"/>
              <w:spacing w:after="0"/>
              <w:rPr>
                <w:sz w:val="18"/>
                <w:szCs w:val="18"/>
              </w:rPr>
            </w:pPr>
            <w:r w:rsidRPr="004D67DE">
              <w:rPr>
                <w:sz w:val="18"/>
                <w:szCs w:val="18"/>
              </w:rPr>
              <w:t>01</w:t>
            </w:r>
          </w:p>
        </w:tc>
        <w:tc>
          <w:tcPr>
            <w:tcW w:w="10527" w:type="dxa"/>
            <w:gridSpan w:val="2"/>
            <w:vAlign w:val="center"/>
          </w:tcPr>
          <w:p w14:paraId="234069D5"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 xml:space="preserve">There is a continuous air barrier at the roof deck and gable ends.  </w:t>
            </w:r>
          </w:p>
        </w:tc>
      </w:tr>
      <w:tr w:rsidR="00F34EAE" w:rsidRPr="004D67DE" w14:paraId="234069D9" w14:textId="77777777" w:rsidTr="00A61D1E">
        <w:trPr>
          <w:gridAfter w:val="1"/>
          <w:wAfter w:w="21" w:type="dxa"/>
        </w:trPr>
        <w:tc>
          <w:tcPr>
            <w:tcW w:w="468" w:type="dxa"/>
            <w:vAlign w:val="center"/>
          </w:tcPr>
          <w:p w14:paraId="234069D7" w14:textId="77777777" w:rsidR="00F34EAE" w:rsidRPr="004D67DE" w:rsidRDefault="00F34EAE" w:rsidP="00A61D1E">
            <w:pPr>
              <w:tabs>
                <w:tab w:val="left" w:pos="360"/>
              </w:tabs>
              <w:autoSpaceDE w:val="0"/>
              <w:autoSpaceDN w:val="0"/>
              <w:adjustRightInd w:val="0"/>
              <w:spacing w:after="0"/>
              <w:rPr>
                <w:sz w:val="18"/>
                <w:szCs w:val="18"/>
              </w:rPr>
            </w:pPr>
            <w:r w:rsidRPr="004D67DE">
              <w:rPr>
                <w:sz w:val="18"/>
                <w:szCs w:val="18"/>
              </w:rPr>
              <w:t>02</w:t>
            </w:r>
          </w:p>
        </w:tc>
        <w:tc>
          <w:tcPr>
            <w:tcW w:w="10527" w:type="dxa"/>
            <w:gridSpan w:val="2"/>
            <w:vAlign w:val="center"/>
          </w:tcPr>
          <w:p w14:paraId="234069D8"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Chimney’s and Flue’s require sheet metal flashing at the roof deck.  The flashing is sealed to the chimney/flue with fire rated caulk.  The flashing is sealed to the surrounding framing.</w:t>
            </w:r>
          </w:p>
        </w:tc>
      </w:tr>
      <w:tr w:rsidR="00F34EAE" w:rsidRPr="004D67DE" w14:paraId="234069DC" w14:textId="77777777" w:rsidTr="00A61D1E">
        <w:trPr>
          <w:gridAfter w:val="1"/>
          <w:wAfter w:w="21" w:type="dxa"/>
        </w:trPr>
        <w:tc>
          <w:tcPr>
            <w:tcW w:w="468" w:type="dxa"/>
            <w:vAlign w:val="center"/>
          </w:tcPr>
          <w:p w14:paraId="234069DA" w14:textId="77777777" w:rsidR="00F34EAE" w:rsidRPr="004D67DE" w:rsidRDefault="00F34EAE" w:rsidP="00A61D1E">
            <w:pPr>
              <w:tabs>
                <w:tab w:val="left" w:pos="360"/>
              </w:tabs>
              <w:autoSpaceDE w:val="0"/>
              <w:autoSpaceDN w:val="0"/>
              <w:adjustRightInd w:val="0"/>
              <w:spacing w:after="0"/>
              <w:rPr>
                <w:sz w:val="18"/>
                <w:szCs w:val="18"/>
              </w:rPr>
            </w:pPr>
            <w:r w:rsidRPr="004D67DE">
              <w:rPr>
                <w:sz w:val="18"/>
                <w:szCs w:val="18"/>
              </w:rPr>
              <w:t>03</w:t>
            </w:r>
          </w:p>
        </w:tc>
        <w:tc>
          <w:tcPr>
            <w:tcW w:w="10527" w:type="dxa"/>
            <w:gridSpan w:val="2"/>
            <w:vAlign w:val="center"/>
          </w:tcPr>
          <w:p w14:paraId="234069DB"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All penetrations for plumbing, electrical etc in the roof deck and gable ends are sealed.</w:t>
            </w:r>
          </w:p>
        </w:tc>
      </w:tr>
      <w:tr w:rsidR="00F34EAE" w:rsidRPr="00B9169B" w14:paraId="234069E3" w14:textId="77777777" w:rsidTr="007308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0"/>
        </w:trPr>
        <w:tc>
          <w:tcPr>
            <w:tcW w:w="468" w:type="dxa"/>
            <w:vAlign w:val="center"/>
          </w:tcPr>
          <w:p w14:paraId="234069DD" w14:textId="77777777" w:rsidR="00F34EAE" w:rsidRPr="00B9169B" w:rsidRDefault="00F34EAE" w:rsidP="00A61D1E">
            <w:pPr>
              <w:keepNext/>
              <w:spacing w:after="0"/>
              <w:rPr>
                <w:rFonts w:asciiTheme="minorHAnsi" w:hAnsiTheme="minorHAnsi"/>
                <w:sz w:val="18"/>
                <w:szCs w:val="18"/>
              </w:rPr>
            </w:pPr>
            <w:r w:rsidRPr="00B9169B">
              <w:rPr>
                <w:rFonts w:asciiTheme="minorHAnsi" w:hAnsiTheme="minorHAnsi"/>
                <w:sz w:val="18"/>
                <w:szCs w:val="18"/>
              </w:rPr>
              <w:t>0</w:t>
            </w:r>
            <w:r>
              <w:rPr>
                <w:rFonts w:asciiTheme="minorHAnsi" w:hAnsiTheme="minorHAnsi"/>
                <w:sz w:val="18"/>
                <w:szCs w:val="18"/>
              </w:rPr>
              <w:t>4</w:t>
            </w:r>
          </w:p>
        </w:tc>
        <w:tc>
          <w:tcPr>
            <w:tcW w:w="2700" w:type="dxa"/>
            <w:vAlign w:val="center"/>
          </w:tcPr>
          <w:p w14:paraId="234069DE" w14:textId="77777777" w:rsidR="00F34EAE" w:rsidRPr="00B9169B" w:rsidRDefault="00F34EAE" w:rsidP="00F84251">
            <w:pPr>
              <w:keepNext/>
              <w:spacing w:after="0"/>
              <w:rPr>
                <w:rFonts w:asciiTheme="minorHAnsi" w:hAnsiTheme="minorHAnsi"/>
                <w:sz w:val="18"/>
                <w:szCs w:val="18"/>
              </w:rPr>
            </w:pPr>
            <w:r w:rsidRPr="00F90331">
              <w:rPr>
                <w:sz w:val="18"/>
                <w:szCs w:val="18"/>
              </w:rPr>
              <w:t>Verification Status:</w:t>
            </w:r>
          </w:p>
        </w:tc>
        <w:tc>
          <w:tcPr>
            <w:tcW w:w="7848" w:type="dxa"/>
            <w:gridSpan w:val="2"/>
            <w:vAlign w:val="center"/>
          </w:tcPr>
          <w:p w14:paraId="234069DF" w14:textId="77777777" w:rsidR="00F34EAE" w:rsidRPr="00F90331" w:rsidRDefault="00F34EAE" w:rsidP="00F84251">
            <w:pPr>
              <w:keepNext/>
              <w:spacing w:after="0" w:line="240" w:lineRule="auto"/>
              <w:rPr>
                <w:sz w:val="18"/>
                <w:szCs w:val="18"/>
              </w:rPr>
            </w:pPr>
            <w:r w:rsidRPr="00F90331">
              <w:rPr>
                <w:sz w:val="18"/>
                <w:szCs w:val="18"/>
              </w:rPr>
              <w:t>&lt;&lt;user pick from list:</w:t>
            </w:r>
          </w:p>
          <w:p w14:paraId="234069E0" w14:textId="77777777" w:rsidR="00F34EAE" w:rsidRPr="00D86E39" w:rsidRDefault="00F34EAE" w:rsidP="00F34EAE">
            <w:pPr>
              <w:pStyle w:val="ListParagraph"/>
              <w:keepNext/>
              <w:numPr>
                <w:ilvl w:val="0"/>
                <w:numId w:val="28"/>
              </w:numPr>
              <w:tabs>
                <w:tab w:val="left" w:pos="356"/>
              </w:tabs>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234069E1" w14:textId="77777777" w:rsidR="00F34EAE" w:rsidRPr="00D86E39" w:rsidRDefault="00F34EAE" w:rsidP="00F34EAE">
            <w:pPr>
              <w:pStyle w:val="ListParagraph"/>
              <w:keepNext/>
              <w:numPr>
                <w:ilvl w:val="0"/>
                <w:numId w:val="28"/>
              </w:numPr>
              <w:tabs>
                <w:tab w:val="left" w:pos="356"/>
              </w:tabs>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234069E2" w14:textId="77777777" w:rsidR="00F34EAE" w:rsidRPr="00D86E39" w:rsidRDefault="00F34EAE" w:rsidP="00F84251">
            <w:pPr>
              <w:pStyle w:val="ListParagraph"/>
              <w:keepNext/>
              <w:numPr>
                <w:ilvl w:val="0"/>
                <w:numId w:val="28"/>
              </w:numPr>
              <w:rPr>
                <w:rFonts w:asciiTheme="minorHAnsi" w:hAnsiTheme="minorHAnsi"/>
                <w:sz w:val="18"/>
                <w:szCs w:val="18"/>
              </w:rPr>
            </w:pPr>
            <w:r w:rsidRPr="009C6713">
              <w:rPr>
                <w:rFonts w:asciiTheme="minorHAnsi" w:hAnsiTheme="minorHAnsi"/>
                <w:sz w:val="18"/>
                <w:szCs w:val="18"/>
                <w:u w:val="single"/>
              </w:rPr>
              <w:t>All N/A</w:t>
            </w:r>
            <w:r w:rsidRPr="009C6713">
              <w:rPr>
                <w:rFonts w:asciiTheme="minorHAnsi" w:hAnsiTheme="minorHAnsi"/>
                <w:sz w:val="18"/>
                <w:szCs w:val="18"/>
              </w:rPr>
              <w:t xml:space="preserve"> - This entire table is not applicable</w:t>
            </w:r>
            <w:r w:rsidR="002D2045">
              <w:rPr>
                <w:rFonts w:asciiTheme="minorHAnsi" w:hAnsiTheme="minorHAnsi"/>
                <w:sz w:val="18"/>
                <w:szCs w:val="18"/>
              </w:rPr>
              <w:t>&gt;&gt;</w:t>
            </w:r>
          </w:p>
        </w:tc>
      </w:tr>
      <w:tr w:rsidR="00F34EAE" w:rsidRPr="00B9169B" w14:paraId="234069E6" w14:textId="77777777" w:rsidTr="00A61D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468" w:type="dxa"/>
            <w:vAlign w:val="center"/>
          </w:tcPr>
          <w:p w14:paraId="234069E4" w14:textId="77777777" w:rsidR="00F34EAE" w:rsidRPr="00B9169B" w:rsidRDefault="00F34EAE" w:rsidP="00A61D1E">
            <w:pPr>
              <w:keepNext/>
              <w:spacing w:after="0"/>
              <w:rPr>
                <w:rFonts w:asciiTheme="minorHAnsi" w:hAnsiTheme="minorHAnsi"/>
                <w:sz w:val="18"/>
                <w:szCs w:val="18"/>
              </w:rPr>
            </w:pPr>
            <w:r w:rsidRPr="00B9169B">
              <w:rPr>
                <w:rFonts w:asciiTheme="minorHAnsi" w:hAnsiTheme="minorHAnsi"/>
                <w:sz w:val="18"/>
                <w:szCs w:val="18"/>
              </w:rPr>
              <w:t>0</w:t>
            </w:r>
            <w:r>
              <w:rPr>
                <w:rFonts w:asciiTheme="minorHAnsi" w:hAnsiTheme="minorHAnsi"/>
                <w:sz w:val="18"/>
                <w:szCs w:val="18"/>
              </w:rPr>
              <w:t>5</w:t>
            </w:r>
          </w:p>
        </w:tc>
        <w:tc>
          <w:tcPr>
            <w:tcW w:w="10548" w:type="dxa"/>
            <w:gridSpan w:val="3"/>
            <w:vAlign w:val="center"/>
          </w:tcPr>
          <w:p w14:paraId="234069E5" w14:textId="77777777" w:rsidR="00F34EAE" w:rsidRPr="00B9169B" w:rsidRDefault="00F34EAE" w:rsidP="00F84251">
            <w:pPr>
              <w:keepNext/>
              <w:spacing w:after="0"/>
              <w:rPr>
                <w:rFonts w:asciiTheme="minorHAnsi" w:hAnsiTheme="minorHAnsi"/>
                <w:sz w:val="18"/>
                <w:szCs w:val="18"/>
              </w:rPr>
            </w:pPr>
            <w:r w:rsidRPr="00F90331">
              <w:rPr>
                <w:sz w:val="18"/>
                <w:szCs w:val="18"/>
              </w:rPr>
              <w:t xml:space="preserve">Correction Notes: &lt;&lt;if </w:t>
            </w:r>
            <w:r w:rsidRPr="00F90331">
              <w:rPr>
                <w:sz w:val="18"/>
                <w:szCs w:val="18"/>
                <w:u w:val="single"/>
              </w:rPr>
              <w:t>Verification Status</w:t>
            </w:r>
            <w:r w:rsidRPr="00F90331">
              <w:rPr>
                <w:sz w:val="18"/>
                <w:szCs w:val="18"/>
              </w:rPr>
              <w:t xml:space="preserve">= </w:t>
            </w:r>
            <w:r w:rsidRPr="00F90331">
              <w:rPr>
                <w:sz w:val="18"/>
                <w:szCs w:val="18"/>
                <w:u w:val="single"/>
              </w:rPr>
              <w:t>Fail</w:t>
            </w:r>
            <w:r w:rsidRPr="00F90331">
              <w:rPr>
                <w:sz w:val="18"/>
                <w:szCs w:val="18"/>
              </w:rPr>
              <w:t>, then text entry in this Corrections Notes field is required;  user input text&gt;&gt;</w:t>
            </w:r>
          </w:p>
        </w:tc>
      </w:tr>
      <w:tr w:rsidR="00F34EAE" w:rsidRPr="00B9169B" w14:paraId="234069E8" w14:textId="77777777" w:rsidTr="00F8425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1016" w:type="dxa"/>
            <w:gridSpan w:val="4"/>
            <w:vAlign w:val="center"/>
          </w:tcPr>
          <w:p w14:paraId="234069E7" w14:textId="77777777" w:rsidR="00F34EAE" w:rsidRPr="00B9169B" w:rsidRDefault="00F34EAE" w:rsidP="00F84251">
            <w:pPr>
              <w:keepNext/>
              <w:spacing w:after="0"/>
              <w:rPr>
                <w:rFonts w:asciiTheme="minorHAnsi" w:hAnsiTheme="minorHAnsi"/>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Pr="00F90331">
              <w:rPr>
                <w:b/>
                <w:sz w:val="18"/>
                <w:szCs w:val="18"/>
              </w:rPr>
              <w:t xml:space="preserve"> unless otherwise noted in the Verification Status and the Corrections Notes</w:t>
            </w:r>
            <w:r>
              <w:rPr>
                <w:b/>
                <w:sz w:val="18"/>
                <w:szCs w:val="18"/>
              </w:rPr>
              <w:t xml:space="preserve"> in this table</w:t>
            </w:r>
            <w:r w:rsidRPr="00B9169B">
              <w:rPr>
                <w:rFonts w:asciiTheme="minorHAnsi" w:hAnsiTheme="minorHAnsi"/>
                <w:b/>
                <w:sz w:val="18"/>
                <w:szCs w:val="18"/>
              </w:rPr>
              <w:t>.</w:t>
            </w:r>
          </w:p>
        </w:tc>
      </w:tr>
    </w:tbl>
    <w:p w14:paraId="234069E9" w14:textId="77777777" w:rsidR="00F84251" w:rsidRDefault="00F84251" w:rsidP="00F34EAE">
      <w:pPr>
        <w:spacing w:after="0"/>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D2045" w:rsidRPr="00F84251" w14:paraId="234069EC" w14:textId="77777777" w:rsidTr="002D2045">
        <w:trPr>
          <w:cantSplit/>
          <w:trHeight w:val="432"/>
        </w:trPr>
        <w:tc>
          <w:tcPr>
            <w:tcW w:w="5000" w:type="pct"/>
            <w:gridSpan w:val="2"/>
            <w:vAlign w:val="center"/>
          </w:tcPr>
          <w:p w14:paraId="234069EA" w14:textId="6CE2C411" w:rsidR="002D2045" w:rsidRPr="00F84251" w:rsidRDefault="002D2045" w:rsidP="005A6D9A">
            <w:pPr>
              <w:keepNext/>
              <w:spacing w:after="0" w:line="240" w:lineRule="auto"/>
              <w:rPr>
                <w:rFonts w:asciiTheme="minorHAnsi" w:eastAsia="Times New Roman" w:hAnsiTheme="minorHAnsi"/>
                <w:b/>
                <w:sz w:val="18"/>
                <w:szCs w:val="18"/>
              </w:rPr>
            </w:pPr>
            <w:r w:rsidRPr="005A6D9A">
              <w:rPr>
                <w:rFonts w:asciiTheme="minorHAnsi" w:eastAsia="Times New Roman" w:hAnsiTheme="minorHAnsi"/>
                <w:b/>
                <w:sz w:val="20"/>
                <w:szCs w:val="18"/>
              </w:rPr>
              <w:lastRenderedPageBreak/>
              <w:t>C. Determination of HERS Verification Compliance</w:t>
            </w:r>
          </w:p>
          <w:p w14:paraId="234069EB" w14:textId="77777777" w:rsidR="002D2045" w:rsidRPr="00F84251" w:rsidRDefault="002D2045" w:rsidP="005A6D9A">
            <w:pPr>
              <w:keepNext/>
              <w:spacing w:after="0" w:line="240" w:lineRule="auto"/>
              <w:rPr>
                <w:rFonts w:asciiTheme="minorHAnsi" w:eastAsia="Times New Roman" w:hAnsiTheme="minorHAnsi"/>
                <w:sz w:val="18"/>
                <w:szCs w:val="18"/>
              </w:rPr>
            </w:pPr>
            <w:r w:rsidRPr="00F84251">
              <w:rPr>
                <w:rFonts w:asciiTheme="minorHAnsi" w:eastAsia="Times New Roman"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2D2045" w:rsidRPr="00F84251" w14:paraId="234069EF" w14:textId="77777777" w:rsidTr="005A6D9A">
        <w:trPr>
          <w:cantSplit/>
          <w:trHeight w:val="432"/>
        </w:trPr>
        <w:tc>
          <w:tcPr>
            <w:tcW w:w="253" w:type="pct"/>
            <w:vAlign w:val="center"/>
          </w:tcPr>
          <w:p w14:paraId="234069ED" w14:textId="77777777" w:rsidR="002D2045" w:rsidRPr="00F84251" w:rsidDel="00C76C40" w:rsidRDefault="002D2045" w:rsidP="005A6D9A">
            <w:pPr>
              <w:keepNext/>
              <w:spacing w:after="0" w:line="240" w:lineRule="auto"/>
              <w:jc w:val="center"/>
              <w:rPr>
                <w:rFonts w:asciiTheme="minorHAnsi" w:eastAsia="Times New Roman" w:hAnsiTheme="minorHAnsi"/>
                <w:sz w:val="18"/>
                <w:szCs w:val="18"/>
              </w:rPr>
            </w:pPr>
            <w:r w:rsidRPr="00F84251">
              <w:rPr>
                <w:rFonts w:asciiTheme="minorHAnsi" w:eastAsia="Times New Roman" w:hAnsiTheme="minorHAnsi"/>
                <w:sz w:val="18"/>
                <w:szCs w:val="18"/>
              </w:rPr>
              <w:t>01</w:t>
            </w:r>
          </w:p>
        </w:tc>
        <w:tc>
          <w:tcPr>
            <w:tcW w:w="4747" w:type="pct"/>
            <w:vAlign w:val="center"/>
          </w:tcPr>
          <w:p w14:paraId="234069EE" w14:textId="77777777" w:rsidR="002D2045" w:rsidRPr="00F84251" w:rsidRDefault="002D2045" w:rsidP="002D2045">
            <w:pPr>
              <w:keepNext/>
              <w:spacing w:after="60" w:line="240" w:lineRule="auto"/>
              <w:rPr>
                <w:rFonts w:asciiTheme="minorHAnsi" w:eastAsia="Times New Roman" w:hAnsiTheme="minorHAnsi"/>
                <w:sz w:val="18"/>
                <w:szCs w:val="18"/>
              </w:rPr>
            </w:pPr>
            <w:r w:rsidRPr="00F84251">
              <w:rPr>
                <w:rFonts w:asciiTheme="minorHAnsi" w:eastAsia="Times New Roman" w:hAnsiTheme="minorHAnsi"/>
                <w:sz w:val="18"/>
                <w:szCs w:val="18"/>
              </w:rPr>
              <w:t>&lt;&lt;</w:t>
            </w:r>
            <w:r>
              <w:rPr>
                <w:rFonts w:asciiTheme="minorHAnsi" w:eastAsia="Times New Roman" w:hAnsiTheme="minorHAnsi"/>
                <w:sz w:val="18"/>
                <w:szCs w:val="18"/>
              </w:rPr>
              <w:t>if A16≠Fail, and B04≠Fail</w:t>
            </w:r>
            <w:r w:rsidRPr="00F84251">
              <w:rPr>
                <w:rFonts w:asciiTheme="minorHAnsi" w:eastAsia="Times New Roman" w:hAnsiTheme="minorHAnsi"/>
                <w:sz w:val="18"/>
                <w:szCs w:val="18"/>
              </w:rPr>
              <w:t>, then display:  Complies: All specified verification protocol requirements on this document are met;  else display: Does not comply: One or more specified verification protocol requirements on this document are not met &gt;&gt;</w:t>
            </w:r>
          </w:p>
        </w:tc>
      </w:tr>
    </w:tbl>
    <w:p w14:paraId="234069F0" w14:textId="77777777" w:rsidR="00D86E39" w:rsidRPr="004D67DE" w:rsidRDefault="00D86E39" w:rsidP="00F84251">
      <w:pPr>
        <w:spacing w:after="0"/>
        <w:rPr>
          <w:sz w:val="18"/>
          <w:szCs w:val="18"/>
        </w:rPr>
      </w:pPr>
    </w:p>
    <w:sectPr w:rsidR="00D86E39" w:rsidRPr="004D67DE" w:rsidSect="00943A93">
      <w:headerReference w:type="default" r:id="rId15"/>
      <w:pgSz w:w="12240" w:h="15840"/>
      <w:pgMar w:top="720" w:right="720" w:bottom="720" w:left="72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8DA86F" w14:textId="77777777" w:rsidR="004D496A" w:rsidRDefault="004D496A" w:rsidP="008D11FE">
      <w:pPr>
        <w:spacing w:after="0" w:line="240" w:lineRule="auto"/>
      </w:pPr>
      <w:r>
        <w:separator/>
      </w:r>
    </w:p>
  </w:endnote>
  <w:endnote w:type="continuationSeparator" w:id="0">
    <w:p w14:paraId="070583E3" w14:textId="77777777" w:rsidR="004D496A" w:rsidRDefault="004D496A" w:rsidP="008D11FE">
      <w:pPr>
        <w:spacing w:after="0" w:line="240" w:lineRule="auto"/>
      </w:pPr>
      <w:r>
        <w:continuationSeparator/>
      </w:r>
    </w:p>
  </w:endnote>
  <w:endnote w:type="continuationNotice" w:id="1">
    <w:p w14:paraId="3E2A3088" w14:textId="77777777" w:rsidR="004D496A" w:rsidRDefault="004D49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406A07" w14:textId="77777777" w:rsidR="004D496A" w:rsidRPr="00807631" w:rsidRDefault="004D496A" w:rsidP="00101323">
    <w:pPr>
      <w:pStyle w:val="Style7"/>
      <w:rPr>
        <w:b w:val="0"/>
        <w:i w:val="0"/>
      </w:rPr>
    </w:pPr>
    <w:r w:rsidRPr="00807631">
      <w:rPr>
        <w:b w:val="0"/>
        <w:i w:val="0"/>
      </w:rPr>
      <w:t xml:space="preserve">Registration Number:                                                           Registration Date/Time:                                           HERS Provider:                       </w:t>
    </w:r>
  </w:p>
  <w:p w14:paraId="23406A08" w14:textId="70A03868" w:rsidR="004D496A" w:rsidRDefault="004D496A" w:rsidP="002D2045">
    <w:pPr>
      <w:pStyle w:val="Style7"/>
    </w:pPr>
    <w:r w:rsidRPr="00807631">
      <w:rPr>
        <w:b w:val="0"/>
        <w:i w:val="0"/>
      </w:rPr>
      <w:t>CA Building Energy Efficiency Standards - 201</w:t>
    </w:r>
    <w:r>
      <w:rPr>
        <w:b w:val="0"/>
        <w:i w:val="0"/>
      </w:rPr>
      <w:t>6</w:t>
    </w:r>
    <w:r w:rsidRPr="00807631">
      <w:rPr>
        <w:b w:val="0"/>
        <w:i w:val="0"/>
      </w:rPr>
      <w:t xml:space="preserve"> Residential Compliance</w:t>
    </w:r>
    <w:r w:rsidRPr="00807631">
      <w:rPr>
        <w:b w:val="0"/>
        <w:i w:val="0"/>
      </w:rPr>
      <w:tab/>
    </w:r>
    <w:r>
      <w:rPr>
        <w:b w:val="0"/>
        <w:i w:val="0"/>
      </w:rPr>
      <w:t>January 2016</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4D4CE" w14:textId="4DA0D6FB" w:rsidR="004D496A" w:rsidRDefault="004D496A" w:rsidP="002D2045">
    <w:pPr>
      <w:pStyle w:val="Style7"/>
    </w:pPr>
    <w:r w:rsidRPr="00807631">
      <w:rPr>
        <w:b w:val="0"/>
        <w:i w:val="0"/>
      </w:rPr>
      <w:t>CA Building Energy Efficiency Standards - 201</w:t>
    </w:r>
    <w:r>
      <w:rPr>
        <w:b w:val="0"/>
        <w:i w:val="0"/>
      </w:rPr>
      <w:t>6</w:t>
    </w:r>
    <w:r w:rsidRPr="00807631">
      <w:rPr>
        <w:b w:val="0"/>
        <w:i w:val="0"/>
      </w:rPr>
      <w:t xml:space="preserve"> Residential Compliance</w:t>
    </w:r>
    <w:r w:rsidRPr="00807631">
      <w:rPr>
        <w:b w:val="0"/>
        <w:i w:val="0"/>
      </w:rPr>
      <w:tab/>
    </w:r>
    <w:r>
      <w:rPr>
        <w:b w:val="0"/>
        <w:i w:val="0"/>
      </w:rPr>
      <w:t>January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5D2F39" w14:textId="77777777" w:rsidR="004D496A" w:rsidRDefault="004D496A" w:rsidP="008D11FE">
      <w:pPr>
        <w:spacing w:after="0" w:line="240" w:lineRule="auto"/>
      </w:pPr>
      <w:r>
        <w:separator/>
      </w:r>
    </w:p>
  </w:footnote>
  <w:footnote w:type="continuationSeparator" w:id="0">
    <w:p w14:paraId="108D5129" w14:textId="77777777" w:rsidR="004D496A" w:rsidRDefault="004D496A" w:rsidP="008D11FE">
      <w:pPr>
        <w:spacing w:after="0" w:line="240" w:lineRule="auto"/>
      </w:pPr>
      <w:r>
        <w:continuationSeparator/>
      </w:r>
    </w:p>
  </w:footnote>
  <w:footnote w:type="continuationNotice" w:id="1">
    <w:p w14:paraId="0218246B" w14:textId="77777777" w:rsidR="004D496A" w:rsidRDefault="004D49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4069F5" w14:textId="77777777" w:rsidR="004D496A" w:rsidRDefault="00EA0123">
    <w:pPr>
      <w:pStyle w:val="Header"/>
    </w:pPr>
    <w:r>
      <w:rPr>
        <w:noProof/>
      </w:rPr>
      <w:pict w14:anchorId="23406A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22188" o:spid="_x0000_s3074" type="#_x0000_t75" style="position:absolute;margin-left:0;margin-top:0;width:540pt;height:405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4069F6" w14:textId="5BC6B895" w:rsidR="004D496A" w:rsidRPr="008B00AD" w:rsidRDefault="004D496A" w:rsidP="008B00AD">
    <w:pPr>
      <w:suppressAutoHyphens/>
      <w:spacing w:after="0" w:line="240" w:lineRule="auto"/>
      <w:ind w:left="-90"/>
      <w:rPr>
        <w:rFonts w:ascii="Arial" w:eastAsia="Times New Roman" w:hAnsi="Arial" w:cs="Arial"/>
        <w:sz w:val="14"/>
        <w:szCs w:val="14"/>
      </w:rPr>
    </w:pPr>
    <w:r w:rsidRPr="005A6D9A">
      <w:rPr>
        <w:rFonts w:ascii="Arial" w:eastAsia="Times New Roman" w:hAnsi="Arial" w:cs="Arial"/>
        <w:noProof/>
        <w:sz w:val="14"/>
        <w:szCs w:val="14"/>
      </w:rPr>
      <w:drawing>
        <wp:anchor distT="0" distB="0" distL="114300" distR="114300" simplePos="0" relativeHeight="251658240" behindDoc="0" locked="0" layoutInCell="1" allowOverlap="1" wp14:anchorId="23406A18" wp14:editId="24E2E8FD">
          <wp:simplePos x="0" y="0"/>
          <wp:positionH relativeFrom="margin">
            <wp:posOffset>6619240</wp:posOffset>
          </wp:positionH>
          <wp:positionV relativeFrom="margin">
            <wp:posOffset>-1233170</wp:posOffset>
          </wp:positionV>
          <wp:extent cx="314325" cy="27559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00EA0123">
      <w:rPr>
        <w:rFonts w:ascii="Arial" w:eastAsia="Times New Roman" w:hAnsi="Arial" w:cs="Arial"/>
        <w:noProof/>
        <w:sz w:val="14"/>
        <w:szCs w:val="14"/>
      </w:rPr>
      <w:pict w14:anchorId="23406A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22189" o:spid="_x0000_s3075" type="#_x0000_t75" style="position:absolute;left:0;text-align:left;margin-left:0;margin-top:0;width:540pt;height:405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8B00AD">
      <w:rPr>
        <w:rFonts w:ascii="Arial" w:eastAsia="Times New Roman" w:hAnsi="Arial" w:cs="Arial"/>
        <w:sz w:val="14"/>
        <w:szCs w:val="14"/>
      </w:rPr>
      <w:t>STATE OF CALIFORNIA</w:t>
    </w:r>
  </w:p>
  <w:p w14:paraId="234069F7" w14:textId="77777777" w:rsidR="004D496A" w:rsidRPr="008B00AD" w:rsidRDefault="004D496A" w:rsidP="008B00AD">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AIR INFILTRATION SEALING – CEILING/ROOF DECK</w:t>
    </w:r>
  </w:p>
  <w:p w14:paraId="234069F8" w14:textId="0FB00E41" w:rsidR="004D496A" w:rsidRPr="008B00AD" w:rsidRDefault="004D496A" w:rsidP="008B00AD">
    <w:pPr>
      <w:suppressAutoHyphens/>
      <w:spacing w:after="0" w:line="240" w:lineRule="auto"/>
      <w:ind w:left="-90"/>
      <w:rPr>
        <w:rFonts w:ascii="Arial" w:eastAsia="Times New Roman" w:hAnsi="Arial" w:cs="Arial"/>
        <w:sz w:val="14"/>
        <w:szCs w:val="14"/>
      </w:rPr>
    </w:pPr>
    <w:r w:rsidRPr="008B00AD">
      <w:rPr>
        <w:rFonts w:ascii="Arial" w:eastAsia="Times New Roman" w:hAnsi="Arial" w:cs="Arial"/>
        <w:sz w:val="14"/>
        <w:szCs w:val="14"/>
      </w:rPr>
      <w:t>CEC-CF</w:t>
    </w:r>
    <w:r>
      <w:rPr>
        <w:rFonts w:ascii="Arial" w:eastAsia="Times New Roman" w:hAnsi="Arial" w:cs="Arial"/>
        <w:sz w:val="14"/>
        <w:szCs w:val="14"/>
      </w:rPr>
      <w:t>3</w:t>
    </w:r>
    <w:r w:rsidRPr="008B00AD">
      <w:rPr>
        <w:rFonts w:ascii="Arial" w:eastAsia="Times New Roman" w:hAnsi="Arial" w:cs="Arial"/>
        <w:sz w:val="14"/>
        <w:szCs w:val="14"/>
      </w:rPr>
      <w:t>R-</w:t>
    </w:r>
    <w:r>
      <w:rPr>
        <w:rFonts w:ascii="Arial" w:eastAsia="Times New Roman" w:hAnsi="Arial" w:cs="Arial"/>
        <w:sz w:val="14"/>
        <w:szCs w:val="14"/>
      </w:rPr>
      <w:t>ENV-22</w:t>
    </w:r>
    <w:r w:rsidRPr="008B00AD">
      <w:rPr>
        <w:rFonts w:ascii="Arial" w:eastAsia="Times New Roman" w:hAnsi="Arial" w:cs="Arial"/>
        <w:sz w:val="14"/>
        <w:szCs w:val="14"/>
      </w:rPr>
      <w:t xml:space="preserve">-H (Revised </w:t>
    </w:r>
    <w:r>
      <w:rPr>
        <w:rFonts w:ascii="Arial" w:eastAsia="Times New Roman" w:hAnsi="Arial" w:cs="Arial"/>
        <w:sz w:val="14"/>
        <w:szCs w:val="14"/>
      </w:rPr>
      <w:t>01/16</w:t>
    </w:r>
    <w:r w:rsidRPr="008B00AD">
      <w:rPr>
        <w:rFonts w:ascii="Arial" w:eastAsia="Times New Roman"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5213"/>
      <w:gridCol w:w="3040"/>
      <w:gridCol w:w="2786"/>
    </w:tblGrid>
    <w:tr w:rsidR="004D496A" w14:paraId="234069FB" w14:textId="77777777" w:rsidTr="008D11FE">
      <w:trPr>
        <w:cantSplit/>
        <w:trHeight w:val="288"/>
      </w:trPr>
      <w:tc>
        <w:tcPr>
          <w:tcW w:w="3738" w:type="pct"/>
          <w:gridSpan w:val="2"/>
          <w:tcBorders>
            <w:top w:val="single" w:sz="4" w:space="0" w:color="auto"/>
            <w:left w:val="single" w:sz="4" w:space="0" w:color="auto"/>
            <w:bottom w:val="single" w:sz="4" w:space="0" w:color="auto"/>
            <w:right w:val="nil"/>
          </w:tcBorders>
          <w:vAlign w:val="center"/>
          <w:hideMark/>
        </w:tcPr>
        <w:p w14:paraId="234069F9" w14:textId="77777777" w:rsidR="004D496A" w:rsidRPr="008D675F" w:rsidRDefault="004D496A" w:rsidP="002257EE">
          <w:pPr>
            <w:pStyle w:val="Style17"/>
            <w:rPr>
              <w:b w:val="0"/>
              <w:color w:val="auto"/>
            </w:rPr>
          </w:pPr>
          <w:r w:rsidRPr="008D675F">
            <w:rPr>
              <w:b w:val="0"/>
              <w:color w:val="auto"/>
            </w:rPr>
            <w:t>CERTIFICATE OF VERIFICATION</w:t>
          </w:r>
        </w:p>
      </w:tc>
      <w:tc>
        <w:tcPr>
          <w:tcW w:w="1262" w:type="pct"/>
          <w:tcBorders>
            <w:top w:val="single" w:sz="4" w:space="0" w:color="auto"/>
            <w:left w:val="nil"/>
            <w:bottom w:val="single" w:sz="4" w:space="0" w:color="auto"/>
            <w:right w:val="single" w:sz="4" w:space="0" w:color="auto"/>
          </w:tcBorders>
          <w:vAlign w:val="center"/>
          <w:hideMark/>
        </w:tcPr>
        <w:p w14:paraId="234069FA" w14:textId="77777777" w:rsidR="004D496A" w:rsidRPr="0057075E" w:rsidRDefault="004D496A" w:rsidP="002257EE">
          <w:pPr>
            <w:pStyle w:val="Style18"/>
            <w:rPr>
              <w:b w:val="0"/>
              <w:color w:val="auto"/>
            </w:rPr>
          </w:pPr>
          <w:r w:rsidRPr="0057075E">
            <w:rPr>
              <w:b w:val="0"/>
              <w:color w:val="auto"/>
            </w:rPr>
            <w:t>CF3R-ENV-22-H</w:t>
          </w:r>
        </w:p>
      </w:tc>
    </w:tr>
    <w:tr w:rsidR="004D496A" w14:paraId="234069FD" w14:textId="77777777" w:rsidTr="008D11FE">
      <w:trPr>
        <w:cantSplit/>
        <w:trHeight w:val="288"/>
      </w:trPr>
      <w:tc>
        <w:tcPr>
          <w:tcW w:w="5000" w:type="pct"/>
          <w:gridSpan w:val="3"/>
          <w:tcBorders>
            <w:top w:val="single" w:sz="4" w:space="0" w:color="auto"/>
            <w:left w:val="single" w:sz="4" w:space="0" w:color="auto"/>
            <w:bottom w:val="single" w:sz="4" w:space="0" w:color="auto"/>
            <w:right w:val="single" w:sz="4" w:space="0" w:color="auto"/>
          </w:tcBorders>
          <w:hideMark/>
        </w:tcPr>
        <w:p w14:paraId="234069FC" w14:textId="2923B89F" w:rsidR="004D496A" w:rsidRPr="00F8383F" w:rsidRDefault="004D496A" w:rsidP="00BD35D1">
          <w:pPr>
            <w:pStyle w:val="Style19"/>
            <w:tabs>
              <w:tab w:val="clear" w:pos="10543"/>
              <w:tab w:val="right" w:pos="10809"/>
            </w:tabs>
            <w:rPr>
              <w:sz w:val="12"/>
              <w:szCs w:val="12"/>
            </w:rPr>
          </w:pPr>
          <w:bookmarkStart w:id="3" w:name="OLE_LINK1"/>
          <w:r w:rsidRPr="00D76C2A">
            <w:t>Quality Insulation Installation (QII)</w:t>
          </w:r>
          <w:r>
            <w:t xml:space="preserve"> - Air Infiltration Sealing</w:t>
          </w:r>
          <w:r w:rsidRPr="00F8383F">
            <w:t xml:space="preserve"> </w:t>
          </w:r>
          <w:r>
            <w:t xml:space="preserve">- </w:t>
          </w:r>
          <w:r w:rsidRPr="00F8383F">
            <w:t>Ceiling/Roof Deck</w:t>
          </w:r>
          <w:bookmarkEnd w:id="3"/>
          <w:r w:rsidRPr="00F8383F">
            <w:tab/>
            <w:t xml:space="preserve">(Page </w:t>
          </w:r>
          <w:r>
            <w:fldChar w:fldCharType="begin"/>
          </w:r>
          <w:r>
            <w:instrText xml:space="preserve"> PAGE   \* MERGEFORMAT </w:instrText>
          </w:r>
          <w:r>
            <w:fldChar w:fldCharType="separate"/>
          </w:r>
          <w:r w:rsidR="00EA0123" w:rsidRPr="00EA0123">
            <w:rPr>
              <w:bCs w:val="0"/>
              <w:noProof/>
            </w:rPr>
            <w:t>2</w:t>
          </w:r>
          <w:r>
            <w:rPr>
              <w:bCs w:val="0"/>
              <w:noProof/>
            </w:rPr>
            <w:fldChar w:fldCharType="end"/>
          </w:r>
          <w:r w:rsidRPr="00F8383F">
            <w:t xml:space="preserve"> of </w:t>
          </w:r>
          <w:r w:rsidR="00EA0123">
            <w:fldChar w:fldCharType="begin"/>
          </w:r>
          <w:r w:rsidR="00EA0123">
            <w:instrText xml:space="preserve"> SECTIONPAGES   \* MERGEFORMAT </w:instrText>
          </w:r>
          <w:r w:rsidR="00EA0123">
            <w:fldChar w:fldCharType="separate"/>
          </w:r>
          <w:r w:rsidR="00EA0123">
            <w:rPr>
              <w:noProof/>
            </w:rPr>
            <w:t>2</w:t>
          </w:r>
          <w:r w:rsidR="00EA0123">
            <w:rPr>
              <w:noProof/>
            </w:rPr>
            <w:fldChar w:fldCharType="end"/>
          </w:r>
          <w:r w:rsidRPr="00F8383F">
            <w:t>)</w:t>
          </w:r>
        </w:p>
      </w:tc>
    </w:tr>
    <w:tr w:rsidR="004D496A" w14:paraId="23406A01" w14:textId="77777777" w:rsidTr="008D11FE">
      <w:trPr>
        <w:cantSplit/>
        <w:trHeight w:val="288"/>
      </w:trPr>
      <w:tc>
        <w:tcPr>
          <w:tcW w:w="0" w:type="auto"/>
          <w:tcBorders>
            <w:top w:val="single" w:sz="4" w:space="0" w:color="auto"/>
            <w:left w:val="single" w:sz="4" w:space="0" w:color="auto"/>
            <w:bottom w:val="single" w:sz="4" w:space="0" w:color="auto"/>
            <w:right w:val="single" w:sz="4" w:space="0" w:color="auto"/>
          </w:tcBorders>
          <w:hideMark/>
        </w:tcPr>
        <w:p w14:paraId="234069FE" w14:textId="77777777" w:rsidR="004D496A" w:rsidRPr="00F8383F" w:rsidRDefault="004D496A">
          <w:pPr>
            <w:pStyle w:val="Style20"/>
          </w:pPr>
          <w:r w:rsidRPr="00F8383F">
            <w:t>Project Name:</w:t>
          </w:r>
        </w:p>
      </w:tc>
      <w:tc>
        <w:tcPr>
          <w:tcW w:w="1377" w:type="pct"/>
          <w:tcBorders>
            <w:top w:val="single" w:sz="4" w:space="0" w:color="auto"/>
            <w:left w:val="single" w:sz="4" w:space="0" w:color="auto"/>
            <w:bottom w:val="single" w:sz="4" w:space="0" w:color="auto"/>
            <w:right w:val="single" w:sz="4" w:space="0" w:color="auto"/>
          </w:tcBorders>
          <w:hideMark/>
        </w:tcPr>
        <w:p w14:paraId="234069FF" w14:textId="77777777" w:rsidR="004D496A" w:rsidRPr="00F8383F" w:rsidRDefault="004D496A">
          <w:pPr>
            <w:pStyle w:val="Style20"/>
          </w:pPr>
          <w:r w:rsidRPr="00F8383F">
            <w:t>Enforcement Agency:</w:t>
          </w:r>
        </w:p>
      </w:tc>
      <w:tc>
        <w:tcPr>
          <w:tcW w:w="1262" w:type="pct"/>
          <w:tcBorders>
            <w:top w:val="single" w:sz="4" w:space="0" w:color="auto"/>
            <w:left w:val="single" w:sz="4" w:space="0" w:color="auto"/>
            <w:bottom w:val="single" w:sz="4" w:space="0" w:color="auto"/>
            <w:right w:val="single" w:sz="4" w:space="0" w:color="auto"/>
          </w:tcBorders>
          <w:hideMark/>
        </w:tcPr>
        <w:p w14:paraId="23406A00" w14:textId="77777777" w:rsidR="004D496A" w:rsidRPr="00F8383F" w:rsidRDefault="004D496A">
          <w:pPr>
            <w:pStyle w:val="Style20"/>
          </w:pPr>
          <w:r w:rsidRPr="00F8383F">
            <w:t>Permit Number:</w:t>
          </w:r>
        </w:p>
      </w:tc>
    </w:tr>
    <w:tr w:rsidR="004D496A" w14:paraId="23406A05" w14:textId="77777777" w:rsidTr="008D11FE">
      <w:trPr>
        <w:cantSplit/>
        <w:trHeight w:val="288"/>
      </w:trPr>
      <w:tc>
        <w:tcPr>
          <w:tcW w:w="0" w:type="auto"/>
          <w:tcBorders>
            <w:top w:val="single" w:sz="4" w:space="0" w:color="auto"/>
            <w:left w:val="single" w:sz="4" w:space="0" w:color="auto"/>
            <w:bottom w:val="single" w:sz="4" w:space="0" w:color="auto"/>
            <w:right w:val="single" w:sz="4" w:space="0" w:color="auto"/>
          </w:tcBorders>
          <w:hideMark/>
        </w:tcPr>
        <w:p w14:paraId="23406A02" w14:textId="77777777" w:rsidR="004D496A" w:rsidRPr="00F8383F" w:rsidRDefault="004D496A">
          <w:pPr>
            <w:pStyle w:val="Style20"/>
            <w:rPr>
              <w:vertAlign w:val="superscript"/>
            </w:rPr>
          </w:pPr>
          <w:r w:rsidRPr="00F8383F">
            <w:t>Dwelling Address:</w:t>
          </w:r>
        </w:p>
      </w:tc>
      <w:tc>
        <w:tcPr>
          <w:tcW w:w="1377" w:type="pct"/>
          <w:tcBorders>
            <w:top w:val="single" w:sz="4" w:space="0" w:color="auto"/>
            <w:left w:val="single" w:sz="4" w:space="0" w:color="auto"/>
            <w:bottom w:val="single" w:sz="4" w:space="0" w:color="auto"/>
            <w:right w:val="single" w:sz="4" w:space="0" w:color="auto"/>
          </w:tcBorders>
          <w:hideMark/>
        </w:tcPr>
        <w:p w14:paraId="23406A03" w14:textId="2315338F" w:rsidR="004D496A" w:rsidRPr="00F8383F" w:rsidRDefault="004D496A">
          <w:pPr>
            <w:pStyle w:val="Style20"/>
            <w:rPr>
              <w:vertAlign w:val="superscript"/>
            </w:rPr>
          </w:pPr>
          <w:r w:rsidRPr="00F8383F">
            <w:t>City</w:t>
          </w:r>
          <w:r>
            <w:t>:</w:t>
          </w:r>
        </w:p>
      </w:tc>
      <w:tc>
        <w:tcPr>
          <w:tcW w:w="1262" w:type="pct"/>
          <w:tcBorders>
            <w:top w:val="single" w:sz="4" w:space="0" w:color="auto"/>
            <w:left w:val="single" w:sz="4" w:space="0" w:color="auto"/>
            <w:bottom w:val="single" w:sz="4" w:space="0" w:color="auto"/>
            <w:right w:val="single" w:sz="4" w:space="0" w:color="auto"/>
          </w:tcBorders>
          <w:hideMark/>
        </w:tcPr>
        <w:p w14:paraId="23406A04" w14:textId="7F67B8FB" w:rsidR="004D496A" w:rsidRPr="00F8383F" w:rsidRDefault="004D496A">
          <w:pPr>
            <w:pStyle w:val="Style20"/>
            <w:rPr>
              <w:vertAlign w:val="superscript"/>
            </w:rPr>
          </w:pPr>
          <w:r w:rsidRPr="00F8383F">
            <w:t>Zip Code</w:t>
          </w:r>
          <w:r>
            <w:t>:</w:t>
          </w:r>
        </w:p>
      </w:tc>
    </w:tr>
  </w:tbl>
  <w:p w14:paraId="23406A06" w14:textId="77777777" w:rsidR="004D496A" w:rsidRPr="005A6D9A" w:rsidRDefault="004D496A" w:rsidP="00440332">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406A09" w14:textId="77777777" w:rsidR="004D496A" w:rsidRDefault="00EA0123">
    <w:pPr>
      <w:pStyle w:val="Header"/>
    </w:pPr>
    <w:r>
      <w:rPr>
        <w:noProof/>
      </w:rPr>
      <w:pict w14:anchorId="23406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22187" o:spid="_x0000_s3073"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8253"/>
      <w:gridCol w:w="2786"/>
    </w:tblGrid>
    <w:tr w:rsidR="004D496A" w:rsidRPr="008B00AD" w14:paraId="23406A0C" w14:textId="77777777" w:rsidTr="00450C10">
      <w:trPr>
        <w:cantSplit/>
        <w:trHeight w:val="288"/>
      </w:trPr>
      <w:tc>
        <w:tcPr>
          <w:tcW w:w="3738" w:type="pct"/>
          <w:tcBorders>
            <w:top w:val="single" w:sz="4" w:space="0" w:color="auto"/>
            <w:left w:val="single" w:sz="4" w:space="0" w:color="auto"/>
            <w:bottom w:val="single" w:sz="4" w:space="0" w:color="auto"/>
            <w:right w:val="nil"/>
          </w:tcBorders>
          <w:vAlign w:val="center"/>
          <w:hideMark/>
        </w:tcPr>
        <w:p w14:paraId="23406A0A" w14:textId="77777777" w:rsidR="004D496A" w:rsidRPr="008B00AD" w:rsidRDefault="004D496A" w:rsidP="00450C10">
          <w:pPr>
            <w:pStyle w:val="Style17"/>
            <w:rPr>
              <w:color w:val="auto"/>
            </w:rPr>
          </w:pPr>
          <w:r w:rsidRPr="008B00AD">
            <w:rPr>
              <w:color w:val="auto"/>
            </w:rPr>
            <w:t xml:space="preserve">CERTIFICATE OF </w:t>
          </w:r>
          <w:r>
            <w:rPr>
              <w:color w:val="auto"/>
            </w:rPr>
            <w:t>VERIFICATION – USER INSTRUCTIONS</w:t>
          </w:r>
        </w:p>
      </w:tc>
      <w:tc>
        <w:tcPr>
          <w:tcW w:w="1262" w:type="pct"/>
          <w:tcBorders>
            <w:top w:val="single" w:sz="4" w:space="0" w:color="auto"/>
            <w:left w:val="nil"/>
            <w:bottom w:val="single" w:sz="4" w:space="0" w:color="auto"/>
            <w:right w:val="single" w:sz="4" w:space="0" w:color="auto"/>
          </w:tcBorders>
          <w:vAlign w:val="center"/>
          <w:hideMark/>
        </w:tcPr>
        <w:p w14:paraId="23406A0B" w14:textId="77777777" w:rsidR="004D496A" w:rsidRPr="0085060C" w:rsidRDefault="004D496A" w:rsidP="00450C10">
          <w:pPr>
            <w:pStyle w:val="Style18"/>
            <w:rPr>
              <w:b w:val="0"/>
              <w:color w:val="auto"/>
            </w:rPr>
          </w:pPr>
          <w:r w:rsidRPr="0085060C">
            <w:rPr>
              <w:b w:val="0"/>
              <w:color w:val="auto"/>
            </w:rPr>
            <w:t>CF3R-ENV-22-H</w:t>
          </w:r>
        </w:p>
      </w:tc>
    </w:tr>
    <w:tr w:rsidR="004D496A" w:rsidRPr="00F8383F" w14:paraId="23406A0E" w14:textId="77777777" w:rsidTr="00450C10">
      <w:trPr>
        <w:cantSplit/>
        <w:trHeight w:val="288"/>
      </w:trPr>
      <w:tc>
        <w:tcPr>
          <w:tcW w:w="5000" w:type="pct"/>
          <w:gridSpan w:val="2"/>
          <w:tcBorders>
            <w:top w:val="single" w:sz="4" w:space="0" w:color="auto"/>
            <w:left w:val="single" w:sz="4" w:space="0" w:color="auto"/>
            <w:bottom w:val="single" w:sz="4" w:space="0" w:color="auto"/>
            <w:right w:val="single" w:sz="4" w:space="0" w:color="auto"/>
          </w:tcBorders>
          <w:hideMark/>
        </w:tcPr>
        <w:p w14:paraId="23406A0D" w14:textId="5B922B8B" w:rsidR="004D496A" w:rsidRPr="00F8383F" w:rsidRDefault="004D496A" w:rsidP="00450C10">
          <w:pPr>
            <w:pStyle w:val="Style19"/>
            <w:tabs>
              <w:tab w:val="clear" w:pos="10543"/>
              <w:tab w:val="right" w:pos="10809"/>
            </w:tabs>
            <w:rPr>
              <w:sz w:val="12"/>
              <w:szCs w:val="12"/>
            </w:rPr>
          </w:pPr>
          <w:r w:rsidRPr="00D76C2A">
            <w:t>Quality Insulation Installation (QII)</w:t>
          </w:r>
          <w:r>
            <w:t xml:space="preserve"> - Air Infiltration Sealing</w:t>
          </w:r>
          <w:r w:rsidRPr="00F8383F">
            <w:t xml:space="preserve"> </w:t>
          </w:r>
          <w:r>
            <w:t xml:space="preserve">- </w:t>
          </w:r>
          <w:r w:rsidRPr="00F8383F">
            <w:t>Ceiling/Roof Deck</w:t>
          </w:r>
          <w:r w:rsidRPr="00F8383F">
            <w:tab/>
            <w:t xml:space="preserve">(Page </w:t>
          </w:r>
          <w:r>
            <w:t>1</w:t>
          </w:r>
          <w:r w:rsidRPr="00F8383F">
            <w:t xml:space="preserve"> of </w:t>
          </w:r>
          <w:r w:rsidR="00EA0123">
            <w:fldChar w:fldCharType="begin"/>
          </w:r>
          <w:r w:rsidR="00EA0123">
            <w:instrText xml:space="preserve"> SECTIONPAGES   \* MERGEFORMAT </w:instrText>
          </w:r>
          <w:r w:rsidR="00EA0123">
            <w:fldChar w:fldCharType="separate"/>
          </w:r>
          <w:r w:rsidR="00EA0123">
            <w:rPr>
              <w:noProof/>
            </w:rPr>
            <w:t>1</w:t>
          </w:r>
          <w:r w:rsidR="00EA0123">
            <w:rPr>
              <w:noProof/>
            </w:rPr>
            <w:fldChar w:fldCharType="end"/>
          </w:r>
          <w:r w:rsidRPr="00F8383F">
            <w:t>)</w:t>
          </w:r>
        </w:p>
      </w:tc>
    </w:tr>
  </w:tbl>
  <w:p w14:paraId="23406A0F" w14:textId="77777777" w:rsidR="004D496A" w:rsidRPr="00450C10" w:rsidRDefault="004D496A" w:rsidP="005A6D9A">
    <w:pPr>
      <w:pStyle w:val="Header"/>
      <w:spacing w:after="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8253"/>
      <w:gridCol w:w="2786"/>
    </w:tblGrid>
    <w:tr w:rsidR="004D496A" w:rsidRPr="008B00AD" w14:paraId="23406A12" w14:textId="77777777" w:rsidTr="00450C10">
      <w:trPr>
        <w:cantSplit/>
        <w:trHeight w:val="288"/>
      </w:trPr>
      <w:tc>
        <w:tcPr>
          <w:tcW w:w="3738" w:type="pct"/>
          <w:tcBorders>
            <w:top w:val="single" w:sz="4" w:space="0" w:color="auto"/>
            <w:left w:val="single" w:sz="4" w:space="0" w:color="auto"/>
            <w:bottom w:val="single" w:sz="4" w:space="0" w:color="auto"/>
            <w:right w:val="nil"/>
          </w:tcBorders>
          <w:vAlign w:val="center"/>
          <w:hideMark/>
        </w:tcPr>
        <w:p w14:paraId="23406A10" w14:textId="77777777" w:rsidR="004D496A" w:rsidRPr="00817BC0" w:rsidRDefault="004D496A" w:rsidP="00450C10">
          <w:pPr>
            <w:pStyle w:val="Style17"/>
            <w:rPr>
              <w:b w:val="0"/>
              <w:color w:val="auto"/>
            </w:rPr>
          </w:pPr>
          <w:r w:rsidRPr="00817BC0">
            <w:rPr>
              <w:b w:val="0"/>
              <w:color w:val="auto"/>
            </w:rPr>
            <w:t>CERTIFICATE OF VERIFICATION – DATA FIELD DEFINITIONS AND CALCULATIONS</w:t>
          </w:r>
        </w:p>
      </w:tc>
      <w:tc>
        <w:tcPr>
          <w:tcW w:w="1262" w:type="pct"/>
          <w:tcBorders>
            <w:top w:val="single" w:sz="4" w:space="0" w:color="auto"/>
            <w:left w:val="nil"/>
            <w:bottom w:val="single" w:sz="4" w:space="0" w:color="auto"/>
            <w:right w:val="single" w:sz="4" w:space="0" w:color="auto"/>
          </w:tcBorders>
          <w:vAlign w:val="center"/>
          <w:hideMark/>
        </w:tcPr>
        <w:p w14:paraId="23406A11" w14:textId="77777777" w:rsidR="004D496A" w:rsidRPr="00817BC0" w:rsidRDefault="004D496A" w:rsidP="00450C10">
          <w:pPr>
            <w:pStyle w:val="Style18"/>
            <w:rPr>
              <w:b w:val="0"/>
              <w:color w:val="auto"/>
            </w:rPr>
          </w:pPr>
          <w:r w:rsidRPr="00817BC0">
            <w:rPr>
              <w:b w:val="0"/>
              <w:color w:val="auto"/>
            </w:rPr>
            <w:t>CF3R-ENV-22-H</w:t>
          </w:r>
        </w:p>
      </w:tc>
    </w:tr>
    <w:tr w:rsidR="004D496A" w:rsidRPr="00F8383F" w14:paraId="23406A14" w14:textId="77777777" w:rsidTr="00450C10">
      <w:trPr>
        <w:cantSplit/>
        <w:trHeight w:val="288"/>
      </w:trPr>
      <w:tc>
        <w:tcPr>
          <w:tcW w:w="5000" w:type="pct"/>
          <w:gridSpan w:val="2"/>
          <w:tcBorders>
            <w:top w:val="single" w:sz="4" w:space="0" w:color="auto"/>
            <w:left w:val="single" w:sz="4" w:space="0" w:color="auto"/>
            <w:bottom w:val="single" w:sz="4" w:space="0" w:color="auto"/>
            <w:right w:val="single" w:sz="4" w:space="0" w:color="auto"/>
          </w:tcBorders>
          <w:hideMark/>
        </w:tcPr>
        <w:p w14:paraId="23406A13" w14:textId="4E3FE495" w:rsidR="004D496A" w:rsidRPr="00F8383F" w:rsidRDefault="004D496A" w:rsidP="00450C10">
          <w:pPr>
            <w:pStyle w:val="Style19"/>
            <w:tabs>
              <w:tab w:val="clear" w:pos="10543"/>
              <w:tab w:val="right" w:pos="10809"/>
            </w:tabs>
            <w:rPr>
              <w:sz w:val="12"/>
              <w:szCs w:val="12"/>
            </w:rPr>
          </w:pPr>
          <w:r w:rsidRPr="00D76C2A">
            <w:t>Quality Insulation Installation (QII)</w:t>
          </w:r>
          <w:r>
            <w:t xml:space="preserve"> - Air Infiltration Sealing</w:t>
          </w:r>
          <w:r w:rsidRPr="00F8383F">
            <w:t xml:space="preserve"> </w:t>
          </w:r>
          <w:r>
            <w:t xml:space="preserve">- </w:t>
          </w:r>
          <w:r w:rsidRPr="00F8383F">
            <w:t>Ceiling/Roof Deck</w:t>
          </w:r>
          <w:r w:rsidRPr="00F8383F">
            <w:tab/>
            <w:t xml:space="preserve">(Page </w:t>
          </w:r>
          <w:r>
            <w:t>1</w:t>
          </w:r>
          <w:r w:rsidRPr="00F8383F">
            <w:t xml:space="preserve"> of </w:t>
          </w:r>
          <w:r w:rsidR="00EA0123">
            <w:fldChar w:fldCharType="begin"/>
          </w:r>
          <w:r w:rsidR="00EA0123">
            <w:instrText xml:space="preserve"> SECTIONPAGES   \* MERGEFORMAT </w:instrText>
          </w:r>
          <w:r w:rsidR="00EA0123">
            <w:fldChar w:fldCharType="separate"/>
          </w:r>
          <w:r w:rsidR="00EA0123">
            <w:rPr>
              <w:noProof/>
            </w:rPr>
            <w:t>2</w:t>
          </w:r>
          <w:r w:rsidR="00EA0123">
            <w:rPr>
              <w:noProof/>
            </w:rPr>
            <w:fldChar w:fldCharType="end"/>
          </w:r>
          <w:r w:rsidRPr="00F8383F">
            <w:t>)</w:t>
          </w:r>
        </w:p>
      </w:tc>
    </w:tr>
  </w:tbl>
  <w:p w14:paraId="23406A15" w14:textId="77777777" w:rsidR="004D496A" w:rsidRPr="002F67FB" w:rsidRDefault="004D496A" w:rsidP="002F67FB">
    <w:pPr>
      <w:pStyle w:val="Header"/>
      <w:spacing w:after="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060D2"/>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5560F1"/>
    <w:multiLevelType w:val="hybridMultilevel"/>
    <w:tmpl w:val="76AC23C6"/>
    <w:lvl w:ilvl="0" w:tplc="CCBA7A60">
      <w:start w:val="6"/>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494E74"/>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FB61EA"/>
    <w:multiLevelType w:val="hybridMultilevel"/>
    <w:tmpl w:val="3DF8A8DA"/>
    <w:lvl w:ilvl="0" w:tplc="D06AF24E">
      <w:start w:val="16"/>
      <w:numFmt w:val="decimal"/>
      <w:lvlText w:val="%1."/>
      <w:lvlJc w:val="left"/>
      <w:pPr>
        <w:ind w:left="960" w:hanging="360"/>
      </w:pPr>
      <w:rPr>
        <w:rFonts w:asciiTheme="minorHAnsi" w:hAnsiTheme="minorHAnsi" w:hint="default"/>
        <w:sz w:val="18"/>
        <w:szCs w:val="18"/>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 w15:restartNumberingAfterBreak="0">
    <w:nsid w:val="28C96C7B"/>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9155476"/>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974034A"/>
    <w:multiLevelType w:val="hybridMultilevel"/>
    <w:tmpl w:val="97005EE4"/>
    <w:lvl w:ilvl="0" w:tplc="F3EC697C">
      <w:start w:val="1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17566E"/>
    <w:multiLevelType w:val="hybridMultilevel"/>
    <w:tmpl w:val="290AC0EE"/>
    <w:lvl w:ilvl="0" w:tplc="37A4FB60">
      <w:start w:val="3"/>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C1C33E4"/>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4A139F"/>
    <w:multiLevelType w:val="hybridMultilevel"/>
    <w:tmpl w:val="FBA8254E"/>
    <w:lvl w:ilvl="0" w:tplc="21F4D2EE">
      <w:start w:val="18"/>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0820C04"/>
    <w:multiLevelType w:val="hybridMultilevel"/>
    <w:tmpl w:val="420887A0"/>
    <w:lvl w:ilvl="0" w:tplc="D65AB4C6">
      <w:start w:val="4"/>
      <w:numFmt w:val="decimal"/>
      <w:lvlText w:val="%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650652"/>
    <w:multiLevelType w:val="hybridMultilevel"/>
    <w:tmpl w:val="6AA47D04"/>
    <w:lvl w:ilvl="0" w:tplc="7958CB22">
      <w:start w:val="5"/>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0606E7"/>
    <w:multiLevelType w:val="hybridMultilevel"/>
    <w:tmpl w:val="24264728"/>
    <w:lvl w:ilvl="0" w:tplc="9EB2829A">
      <w:start w:val="1"/>
      <w:numFmt w:val="upperLetter"/>
      <w:lvlText w:val="%1."/>
      <w:lvlJc w:val="left"/>
      <w:pPr>
        <w:ind w:left="720" w:hanging="360"/>
      </w:pPr>
      <w:rPr>
        <w:rFonts w:cs="Arial" w:hint="default"/>
        <w:b/>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06275C1"/>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1B3090A"/>
    <w:multiLevelType w:val="hybridMultilevel"/>
    <w:tmpl w:val="FFE6DD76"/>
    <w:lvl w:ilvl="0" w:tplc="82CC392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640BBC"/>
    <w:multiLevelType w:val="hybridMultilevel"/>
    <w:tmpl w:val="AB28C26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3C6E52"/>
    <w:multiLevelType w:val="hybridMultilevel"/>
    <w:tmpl w:val="08062A68"/>
    <w:lvl w:ilvl="0" w:tplc="A9803174">
      <w:start w:val="3"/>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F414AE"/>
    <w:multiLevelType w:val="hybridMultilevel"/>
    <w:tmpl w:val="037E4A54"/>
    <w:lvl w:ilvl="0" w:tplc="11008856">
      <w:start w:val="20"/>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1C45FC"/>
    <w:multiLevelType w:val="hybridMultilevel"/>
    <w:tmpl w:val="0D000B24"/>
    <w:lvl w:ilvl="0" w:tplc="F65CC068">
      <w:start w:val="6"/>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A03071"/>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B21307A"/>
    <w:multiLevelType w:val="hybridMultilevel"/>
    <w:tmpl w:val="F84E8B9E"/>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D839EA"/>
    <w:multiLevelType w:val="hybridMultilevel"/>
    <w:tmpl w:val="0A42F0C6"/>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E02FEA"/>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A380989"/>
    <w:multiLevelType w:val="hybridMultilevel"/>
    <w:tmpl w:val="1840B366"/>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9378CD"/>
    <w:multiLevelType w:val="hybridMultilevel"/>
    <w:tmpl w:val="4612B648"/>
    <w:lvl w:ilvl="0" w:tplc="58182B8A">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F5B1166"/>
    <w:multiLevelType w:val="hybridMultilevel"/>
    <w:tmpl w:val="33DA9D3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2"/>
  </w:num>
  <w:num w:numId="2">
    <w:abstractNumId w:val="26"/>
  </w:num>
  <w:num w:numId="3">
    <w:abstractNumId w:val="23"/>
  </w:num>
  <w:num w:numId="4">
    <w:abstractNumId w:val="24"/>
  </w:num>
  <w:num w:numId="5">
    <w:abstractNumId w:val="27"/>
  </w:num>
  <w:num w:numId="6">
    <w:abstractNumId w:val="3"/>
  </w:num>
  <w:num w:numId="7">
    <w:abstractNumId w:val="16"/>
  </w:num>
  <w:num w:numId="8">
    <w:abstractNumId w:val="9"/>
  </w:num>
  <w:num w:numId="9">
    <w:abstractNumId w:val="14"/>
  </w:num>
  <w:num w:numId="10">
    <w:abstractNumId w:val="25"/>
  </w:num>
  <w:num w:numId="11">
    <w:abstractNumId w:val="15"/>
  </w:num>
  <w:num w:numId="12">
    <w:abstractNumId w:val="10"/>
  </w:num>
  <w:num w:numId="13">
    <w:abstractNumId w:val="2"/>
  </w:num>
  <w:num w:numId="14">
    <w:abstractNumId w:val="1"/>
  </w:num>
  <w:num w:numId="15">
    <w:abstractNumId w:val="19"/>
  </w:num>
  <w:num w:numId="16">
    <w:abstractNumId w:val="11"/>
  </w:num>
  <w:num w:numId="17">
    <w:abstractNumId w:val="7"/>
  </w:num>
  <w:num w:numId="18">
    <w:abstractNumId w:val="20"/>
  </w:num>
  <w:num w:numId="19">
    <w:abstractNumId w:val="13"/>
  </w:num>
  <w:num w:numId="20">
    <w:abstractNumId w:val="8"/>
  </w:num>
  <w:num w:numId="21">
    <w:abstractNumId w:val="18"/>
  </w:num>
  <w:num w:numId="22">
    <w:abstractNumId w:val="6"/>
  </w:num>
  <w:num w:numId="23">
    <w:abstractNumId w:val="5"/>
  </w:num>
  <w:num w:numId="24">
    <w:abstractNumId w:val="21"/>
  </w:num>
  <w:num w:numId="25">
    <w:abstractNumId w:val="0"/>
  </w:num>
  <w:num w:numId="26">
    <w:abstractNumId w:val="4"/>
  </w:num>
  <w:num w:numId="27">
    <w:abstractNumId w:val="12"/>
  </w:num>
  <w:num w:numId="28">
    <w:abstractNumId w:val="17"/>
  </w:num>
  <w:num w:numId="29">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wmaker, Michael@Energy">
    <w15:presenceInfo w15:providerId="AD" w15:userId="S-1-5-21-606747145-1060284298-682003330-86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drawingGridHorizontalSpacing w:val="110"/>
  <w:displayHorizontalDrawingGridEvery w:val="2"/>
  <w:characterSpacingControl w:val="doNotCompress"/>
  <w:hdrShapeDefaults>
    <o:shapedefaults v:ext="edit" spidmax="3076"/>
    <o:shapelayout v:ext="edit">
      <o:idmap v:ext="edit" data="3"/>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3F1"/>
    <w:rsid w:val="00000A8D"/>
    <w:rsid w:val="00047835"/>
    <w:rsid w:val="00082D82"/>
    <w:rsid w:val="000D4D6A"/>
    <w:rsid w:val="000E1A23"/>
    <w:rsid w:val="001006E0"/>
    <w:rsid w:val="00101323"/>
    <w:rsid w:val="0010409F"/>
    <w:rsid w:val="0011215F"/>
    <w:rsid w:val="00124345"/>
    <w:rsid w:val="00160953"/>
    <w:rsid w:val="001622EE"/>
    <w:rsid w:val="00196059"/>
    <w:rsid w:val="001D7CBF"/>
    <w:rsid w:val="00204834"/>
    <w:rsid w:val="002257EE"/>
    <w:rsid w:val="002871A8"/>
    <w:rsid w:val="002A38E2"/>
    <w:rsid w:val="002D2045"/>
    <w:rsid w:val="002F67FB"/>
    <w:rsid w:val="003010B6"/>
    <w:rsid w:val="003535C7"/>
    <w:rsid w:val="003642C5"/>
    <w:rsid w:val="00380F5B"/>
    <w:rsid w:val="003B0D83"/>
    <w:rsid w:val="003B503D"/>
    <w:rsid w:val="003D5578"/>
    <w:rsid w:val="003D7A85"/>
    <w:rsid w:val="00410324"/>
    <w:rsid w:val="00440332"/>
    <w:rsid w:val="00450C10"/>
    <w:rsid w:val="00471792"/>
    <w:rsid w:val="004A476B"/>
    <w:rsid w:val="004D11EF"/>
    <w:rsid w:val="004D496A"/>
    <w:rsid w:val="004D67DE"/>
    <w:rsid w:val="00522BDE"/>
    <w:rsid w:val="00531C6A"/>
    <w:rsid w:val="0057075E"/>
    <w:rsid w:val="00596FB1"/>
    <w:rsid w:val="005A6D9A"/>
    <w:rsid w:val="00621DB8"/>
    <w:rsid w:val="006470FC"/>
    <w:rsid w:val="006848C6"/>
    <w:rsid w:val="006B2AA1"/>
    <w:rsid w:val="006C40C0"/>
    <w:rsid w:val="006E3CEC"/>
    <w:rsid w:val="006F329E"/>
    <w:rsid w:val="0071642E"/>
    <w:rsid w:val="007308F3"/>
    <w:rsid w:val="007400C6"/>
    <w:rsid w:val="007743F1"/>
    <w:rsid w:val="00817BC0"/>
    <w:rsid w:val="00821C0E"/>
    <w:rsid w:val="0085060C"/>
    <w:rsid w:val="00853E95"/>
    <w:rsid w:val="008571FB"/>
    <w:rsid w:val="00864E23"/>
    <w:rsid w:val="008A7A67"/>
    <w:rsid w:val="008B00AD"/>
    <w:rsid w:val="008B0E89"/>
    <w:rsid w:val="008D11FE"/>
    <w:rsid w:val="008D675F"/>
    <w:rsid w:val="0093285A"/>
    <w:rsid w:val="00943A93"/>
    <w:rsid w:val="00955CD6"/>
    <w:rsid w:val="00960CE5"/>
    <w:rsid w:val="00960E8B"/>
    <w:rsid w:val="00995FCD"/>
    <w:rsid w:val="009A66DD"/>
    <w:rsid w:val="009B304F"/>
    <w:rsid w:val="009C5CB0"/>
    <w:rsid w:val="009D3F7F"/>
    <w:rsid w:val="009F397A"/>
    <w:rsid w:val="00A324B1"/>
    <w:rsid w:val="00A61D1E"/>
    <w:rsid w:val="00A73002"/>
    <w:rsid w:val="00AB4B42"/>
    <w:rsid w:val="00AD2FA1"/>
    <w:rsid w:val="00AF5BF0"/>
    <w:rsid w:val="00B12362"/>
    <w:rsid w:val="00B261D4"/>
    <w:rsid w:val="00B36EB7"/>
    <w:rsid w:val="00B43FCF"/>
    <w:rsid w:val="00B65E8D"/>
    <w:rsid w:val="00BD35D1"/>
    <w:rsid w:val="00C608A9"/>
    <w:rsid w:val="00C708AF"/>
    <w:rsid w:val="00C75FAD"/>
    <w:rsid w:val="00C76E32"/>
    <w:rsid w:val="00C85761"/>
    <w:rsid w:val="00CB0C9E"/>
    <w:rsid w:val="00CB48EF"/>
    <w:rsid w:val="00CB4B0F"/>
    <w:rsid w:val="00D06E2F"/>
    <w:rsid w:val="00D26173"/>
    <w:rsid w:val="00D51EEC"/>
    <w:rsid w:val="00D70844"/>
    <w:rsid w:val="00D74C96"/>
    <w:rsid w:val="00D76C2A"/>
    <w:rsid w:val="00D86E39"/>
    <w:rsid w:val="00DD2D15"/>
    <w:rsid w:val="00E055E2"/>
    <w:rsid w:val="00E0739D"/>
    <w:rsid w:val="00E30DC6"/>
    <w:rsid w:val="00EA0123"/>
    <w:rsid w:val="00EA3989"/>
    <w:rsid w:val="00EB77D2"/>
    <w:rsid w:val="00F12EDB"/>
    <w:rsid w:val="00F16ADA"/>
    <w:rsid w:val="00F34EAE"/>
    <w:rsid w:val="00F8383F"/>
    <w:rsid w:val="00F84251"/>
    <w:rsid w:val="00F90B09"/>
    <w:rsid w:val="00FC5228"/>
    <w:rsid w:val="00FD3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1"/>
    </o:shapelayout>
  </w:shapeDefaults>
  <w:decimalSymbol w:val="."/>
  <w:listSeparator w:val=","/>
  <w14:docId w14:val="234068F4"/>
  <w15:docId w15:val="{128C3839-07D9-47C9-A547-F850BF0F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77D2"/>
    <w:pPr>
      <w:spacing w:after="200" w:line="276" w:lineRule="auto"/>
    </w:pPr>
    <w:rPr>
      <w:sz w:val="22"/>
      <w:szCs w:val="22"/>
    </w:rPr>
  </w:style>
  <w:style w:type="paragraph" w:styleId="Heading1">
    <w:name w:val="heading 1"/>
    <w:basedOn w:val="Normal"/>
    <w:next w:val="Normal"/>
    <w:link w:val="Heading1Char"/>
    <w:uiPriority w:val="9"/>
    <w:qFormat/>
    <w:rsid w:val="008D11FE"/>
    <w:pPr>
      <w:keepNext/>
      <w:spacing w:before="240" w:after="60"/>
      <w:outlineLvl w:val="0"/>
    </w:pPr>
    <w:rPr>
      <w:rFonts w:ascii="Cambria" w:eastAsia="Times New Roman" w:hAnsi="Cambria"/>
      <w:b/>
      <w:bCs/>
      <w:kern w:val="32"/>
      <w:sz w:val="32"/>
      <w:szCs w:val="32"/>
    </w:rPr>
  </w:style>
  <w:style w:type="paragraph" w:styleId="Heading7">
    <w:name w:val="heading 7"/>
    <w:basedOn w:val="Normal"/>
    <w:next w:val="Normal"/>
    <w:link w:val="Heading7Char"/>
    <w:uiPriority w:val="99"/>
    <w:unhideWhenUsed/>
    <w:qFormat/>
    <w:rsid w:val="00DD2D15"/>
    <w:pPr>
      <w:spacing w:before="240" w:after="60"/>
      <w:outlineLvl w:val="6"/>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rsid w:val="007743F1"/>
    <w:pPr>
      <w:spacing w:after="0" w:line="240" w:lineRule="auto"/>
    </w:pPr>
    <w:rPr>
      <w:rFonts w:ascii="Times New Roman" w:eastAsia="Times New Roman" w:hAnsi="Times New Roman"/>
      <w:sz w:val="20"/>
      <w:szCs w:val="20"/>
    </w:rPr>
  </w:style>
  <w:style w:type="character" w:customStyle="1" w:styleId="CommentTextChar">
    <w:name w:val="Comment Text Char"/>
    <w:basedOn w:val="DefaultParagraphFont"/>
    <w:link w:val="CommentText"/>
    <w:uiPriority w:val="99"/>
    <w:semiHidden/>
    <w:rsid w:val="007743F1"/>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rsid w:val="007743F1"/>
    <w:rPr>
      <w:rFonts w:cs="Times New Roman"/>
      <w:sz w:val="16"/>
      <w:szCs w:val="16"/>
    </w:rPr>
  </w:style>
  <w:style w:type="paragraph" w:customStyle="1" w:styleId="NormalBullet">
    <w:name w:val="Normal Bullet"/>
    <w:basedOn w:val="Normal"/>
    <w:uiPriority w:val="99"/>
    <w:rsid w:val="007743F1"/>
    <w:pPr>
      <w:numPr>
        <w:numId w:val="1"/>
      </w:numPr>
      <w:spacing w:before="120" w:after="0" w:line="240" w:lineRule="auto"/>
    </w:pPr>
    <w:rPr>
      <w:rFonts w:ascii="Arial" w:eastAsia="Times New Roman" w:hAnsi="Arial"/>
      <w:sz w:val="20"/>
      <w:szCs w:val="20"/>
    </w:rPr>
  </w:style>
  <w:style w:type="paragraph" w:styleId="BalloonText">
    <w:name w:val="Balloon Text"/>
    <w:basedOn w:val="Normal"/>
    <w:link w:val="BalloonTextChar"/>
    <w:uiPriority w:val="99"/>
    <w:semiHidden/>
    <w:unhideWhenUsed/>
    <w:rsid w:val="007743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3F1"/>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3010B6"/>
    <w:pPr>
      <w:spacing w:after="200" w:line="276" w:lineRule="auto"/>
    </w:pPr>
    <w:rPr>
      <w:rFonts w:ascii="Calibri" w:eastAsia="Calibri" w:hAnsi="Calibri"/>
      <w:b/>
      <w:bCs/>
    </w:rPr>
  </w:style>
  <w:style w:type="character" w:customStyle="1" w:styleId="CommentSubjectChar">
    <w:name w:val="Comment Subject Char"/>
    <w:basedOn w:val="CommentTextChar"/>
    <w:link w:val="CommentSubject"/>
    <w:uiPriority w:val="99"/>
    <w:semiHidden/>
    <w:rsid w:val="003010B6"/>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8D11FE"/>
    <w:pPr>
      <w:tabs>
        <w:tab w:val="center" w:pos="4680"/>
        <w:tab w:val="right" w:pos="9360"/>
      </w:tabs>
    </w:pPr>
  </w:style>
  <w:style w:type="character" w:customStyle="1" w:styleId="HeaderChar">
    <w:name w:val="Header Char"/>
    <w:basedOn w:val="DefaultParagraphFont"/>
    <w:link w:val="Header"/>
    <w:uiPriority w:val="99"/>
    <w:rsid w:val="008D11FE"/>
    <w:rPr>
      <w:sz w:val="22"/>
      <w:szCs w:val="22"/>
    </w:rPr>
  </w:style>
  <w:style w:type="paragraph" w:styleId="Footer">
    <w:name w:val="footer"/>
    <w:basedOn w:val="Normal"/>
    <w:link w:val="FooterChar"/>
    <w:uiPriority w:val="99"/>
    <w:unhideWhenUsed/>
    <w:rsid w:val="008D11FE"/>
    <w:pPr>
      <w:tabs>
        <w:tab w:val="center" w:pos="4680"/>
        <w:tab w:val="right" w:pos="9360"/>
      </w:tabs>
    </w:pPr>
  </w:style>
  <w:style w:type="character" w:customStyle="1" w:styleId="FooterChar">
    <w:name w:val="Footer Char"/>
    <w:basedOn w:val="DefaultParagraphFont"/>
    <w:link w:val="Footer"/>
    <w:uiPriority w:val="99"/>
    <w:rsid w:val="008D11FE"/>
    <w:rPr>
      <w:sz w:val="22"/>
      <w:szCs w:val="22"/>
    </w:rPr>
  </w:style>
  <w:style w:type="character" w:customStyle="1" w:styleId="Style17Char">
    <w:name w:val="Style17 Char"/>
    <w:basedOn w:val="DefaultParagraphFont"/>
    <w:link w:val="Style17"/>
    <w:locked/>
    <w:rsid w:val="008D11FE"/>
    <w:rPr>
      <w:rFonts w:ascii="Calibri" w:eastAsia="Times New Roman" w:hAnsi="Calibri" w:cs="Times New Roman"/>
      <w:b/>
      <w:bCs/>
      <w:color w:val="365F91"/>
    </w:rPr>
  </w:style>
  <w:style w:type="paragraph" w:customStyle="1" w:styleId="Style17">
    <w:name w:val="Style17"/>
    <w:basedOn w:val="Heading1"/>
    <w:link w:val="Style17Char"/>
    <w:qFormat/>
    <w:rsid w:val="008D11FE"/>
    <w:pPr>
      <w:spacing w:before="0" w:after="0" w:line="240" w:lineRule="auto"/>
    </w:pPr>
    <w:rPr>
      <w:rFonts w:ascii="Calibri" w:hAnsi="Calibri"/>
      <w:color w:val="365F91"/>
      <w:kern w:val="0"/>
      <w:sz w:val="20"/>
      <w:szCs w:val="20"/>
    </w:rPr>
  </w:style>
  <w:style w:type="character" w:customStyle="1" w:styleId="Style18Char">
    <w:name w:val="Style18 Char"/>
    <w:basedOn w:val="Heading1Char"/>
    <w:link w:val="Style18"/>
    <w:locked/>
    <w:rsid w:val="008D11FE"/>
    <w:rPr>
      <w:rFonts w:ascii="Calibri" w:eastAsia="Times New Roman" w:hAnsi="Calibri" w:cs="Times New Roman"/>
      <w:b/>
      <w:bCs/>
      <w:color w:val="365F91"/>
      <w:kern w:val="32"/>
      <w:sz w:val="32"/>
      <w:szCs w:val="32"/>
    </w:rPr>
  </w:style>
  <w:style w:type="paragraph" w:customStyle="1" w:styleId="Style18">
    <w:name w:val="Style18"/>
    <w:basedOn w:val="Heading1"/>
    <w:link w:val="Style18Char"/>
    <w:qFormat/>
    <w:rsid w:val="008D11FE"/>
    <w:pPr>
      <w:spacing w:before="0" w:after="0" w:line="240" w:lineRule="auto"/>
      <w:jc w:val="right"/>
    </w:pPr>
    <w:rPr>
      <w:rFonts w:ascii="Calibri" w:hAnsi="Calibri"/>
      <w:color w:val="365F91"/>
      <w:kern w:val="0"/>
      <w:sz w:val="20"/>
      <w:szCs w:val="20"/>
    </w:rPr>
  </w:style>
  <w:style w:type="character" w:customStyle="1" w:styleId="Style19Char">
    <w:name w:val="Style19 Char"/>
    <w:basedOn w:val="DefaultParagraphFont"/>
    <w:link w:val="Style19"/>
    <w:locked/>
    <w:rsid w:val="008D11FE"/>
    <w:rPr>
      <w:rFonts w:ascii="Calibri" w:hAnsi="Calibri"/>
      <w:bCs/>
    </w:rPr>
  </w:style>
  <w:style w:type="paragraph" w:customStyle="1" w:styleId="Style19">
    <w:name w:val="Style19"/>
    <w:basedOn w:val="Normal"/>
    <w:link w:val="Style19Char"/>
    <w:qFormat/>
    <w:rsid w:val="008D11FE"/>
    <w:pPr>
      <w:tabs>
        <w:tab w:val="right" w:pos="10543"/>
      </w:tabs>
      <w:spacing w:after="0" w:line="240" w:lineRule="auto"/>
    </w:pPr>
    <w:rPr>
      <w:bCs/>
      <w:sz w:val="20"/>
      <w:szCs w:val="20"/>
    </w:rPr>
  </w:style>
  <w:style w:type="character" w:customStyle="1" w:styleId="Style20Char">
    <w:name w:val="Style20 Char"/>
    <w:basedOn w:val="DefaultParagraphFont"/>
    <w:link w:val="Style20"/>
    <w:locked/>
    <w:rsid w:val="008D11FE"/>
    <w:rPr>
      <w:rFonts w:ascii="Calibri" w:hAnsi="Calibri"/>
      <w:sz w:val="12"/>
      <w:szCs w:val="12"/>
    </w:rPr>
  </w:style>
  <w:style w:type="paragraph" w:customStyle="1" w:styleId="Style20">
    <w:name w:val="Style20"/>
    <w:basedOn w:val="Normal"/>
    <w:link w:val="Style20Char"/>
    <w:qFormat/>
    <w:rsid w:val="008D11FE"/>
    <w:pPr>
      <w:spacing w:after="0" w:line="240" w:lineRule="auto"/>
    </w:pPr>
    <w:rPr>
      <w:sz w:val="12"/>
      <w:szCs w:val="12"/>
    </w:rPr>
  </w:style>
  <w:style w:type="character" w:customStyle="1" w:styleId="Heading1Char">
    <w:name w:val="Heading 1 Char"/>
    <w:basedOn w:val="DefaultParagraphFont"/>
    <w:link w:val="Heading1"/>
    <w:uiPriority w:val="9"/>
    <w:rsid w:val="008D11FE"/>
    <w:rPr>
      <w:rFonts w:ascii="Cambria" w:eastAsia="Times New Roman" w:hAnsi="Cambria" w:cs="Times New Roman"/>
      <w:b/>
      <w:bCs/>
      <w:kern w:val="32"/>
      <w:sz w:val="32"/>
      <w:szCs w:val="32"/>
    </w:rPr>
  </w:style>
  <w:style w:type="character" w:customStyle="1" w:styleId="Heading7Char">
    <w:name w:val="Heading 7 Char"/>
    <w:basedOn w:val="DefaultParagraphFont"/>
    <w:link w:val="Heading7"/>
    <w:uiPriority w:val="99"/>
    <w:rsid w:val="00DD2D15"/>
    <w:rPr>
      <w:rFonts w:ascii="Calibri" w:eastAsia="Times New Roman" w:hAnsi="Calibri" w:cs="Times New Roman"/>
      <w:sz w:val="24"/>
      <w:szCs w:val="24"/>
    </w:rPr>
  </w:style>
  <w:style w:type="paragraph" w:styleId="ListParagraph">
    <w:name w:val="List Paragraph"/>
    <w:basedOn w:val="Normal"/>
    <w:uiPriority w:val="34"/>
    <w:qFormat/>
    <w:rsid w:val="001622EE"/>
    <w:pPr>
      <w:spacing w:after="0" w:line="240" w:lineRule="auto"/>
      <w:ind w:left="720"/>
    </w:pPr>
    <w:rPr>
      <w:rFonts w:ascii="Times New Roman" w:eastAsia="Times New Roman" w:hAnsi="Times New Roman"/>
      <w:sz w:val="20"/>
      <w:szCs w:val="20"/>
    </w:rPr>
  </w:style>
  <w:style w:type="paragraph" w:customStyle="1" w:styleId="BulletB1Number">
    <w:name w:val="Bullet B (1. Number)"/>
    <w:basedOn w:val="Normal"/>
    <w:uiPriority w:val="99"/>
    <w:rsid w:val="004D67DE"/>
    <w:pPr>
      <w:suppressAutoHyphens/>
      <w:spacing w:before="120" w:after="0" w:line="240" w:lineRule="auto"/>
      <w:ind w:left="720" w:hanging="360"/>
    </w:pPr>
    <w:rPr>
      <w:rFonts w:ascii="Times New Roman" w:eastAsia="Times New Roman" w:hAnsi="Times New Roman"/>
      <w:sz w:val="20"/>
      <w:szCs w:val="20"/>
    </w:rPr>
  </w:style>
  <w:style w:type="paragraph" w:customStyle="1" w:styleId="p2">
    <w:name w:val="p2"/>
    <w:basedOn w:val="Normal"/>
    <w:rsid w:val="002257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101323"/>
    <w:pPr>
      <w:pBdr>
        <w:top w:val="single" w:sz="4" w:space="1" w:color="auto"/>
      </w:pBdr>
      <w:tabs>
        <w:tab w:val="clear" w:pos="4680"/>
        <w:tab w:val="clear" w:pos="9360"/>
        <w:tab w:val="center" w:pos="4320"/>
        <w:tab w:val="right" w:pos="10800"/>
      </w:tabs>
      <w:spacing w:after="0" w:line="240" w:lineRule="auto"/>
    </w:pPr>
    <w:rPr>
      <w:rFonts w:asciiTheme="minorHAnsi" w:eastAsia="Times New Roman" w:hAnsiTheme="minorHAnsi"/>
      <w:b/>
      <w:i/>
      <w:sz w:val="20"/>
      <w:szCs w:val="20"/>
    </w:rPr>
  </w:style>
  <w:style w:type="character" w:customStyle="1" w:styleId="Style7Char">
    <w:name w:val="Style7 Char"/>
    <w:basedOn w:val="FooterChar"/>
    <w:link w:val="Style7"/>
    <w:rsid w:val="00101323"/>
    <w:rPr>
      <w:rFonts w:asciiTheme="minorHAnsi" w:eastAsia="Times New Roman" w:hAnsiTheme="minorHAnsi"/>
      <w:b/>
      <w:i/>
      <w:sz w:val="22"/>
      <w:szCs w:val="22"/>
    </w:rPr>
  </w:style>
  <w:style w:type="paragraph" w:styleId="Revision">
    <w:name w:val="Revision"/>
    <w:hidden/>
    <w:uiPriority w:val="99"/>
    <w:semiHidden/>
    <w:rsid w:val="005A6D9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539054">
      <w:bodyDiv w:val="1"/>
      <w:marLeft w:val="0"/>
      <w:marRight w:val="0"/>
      <w:marTop w:val="0"/>
      <w:marBottom w:val="0"/>
      <w:divBdr>
        <w:top w:val="none" w:sz="0" w:space="0" w:color="auto"/>
        <w:left w:val="none" w:sz="0" w:space="0" w:color="auto"/>
        <w:bottom w:val="none" w:sz="0" w:space="0" w:color="auto"/>
        <w:right w:val="none" w:sz="0" w:space="0" w:color="auto"/>
      </w:divBdr>
    </w:div>
    <w:div w:id="756051395">
      <w:bodyDiv w:val="1"/>
      <w:marLeft w:val="0"/>
      <w:marRight w:val="0"/>
      <w:marTop w:val="0"/>
      <w:marBottom w:val="0"/>
      <w:divBdr>
        <w:top w:val="none" w:sz="0" w:space="0" w:color="auto"/>
        <w:left w:val="none" w:sz="0" w:space="0" w:color="auto"/>
        <w:bottom w:val="none" w:sz="0" w:space="0" w:color="auto"/>
        <w:right w:val="none" w:sz="0" w:space="0" w:color="auto"/>
      </w:divBdr>
    </w:div>
    <w:div w:id="1116876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3B6386-BC9C-4BD9-B984-97C3BD1A809D}">
  <ds:schemaRefs>
    <ds:schemaRef ds:uri="http://schemas.openxmlformats.org/officeDocument/2006/bibliography"/>
  </ds:schemaRefs>
</ds:datastoreItem>
</file>

<file path=customXml/itemProps2.xml><?xml version="1.0" encoding="utf-8"?>
<ds:datastoreItem xmlns:ds="http://schemas.openxmlformats.org/officeDocument/2006/customXml" ds:itemID="{4965697F-4C7C-406F-AF75-3511C03D4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1841</Words>
  <Characters>10494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Tav Commins</dc:creator>
  <cp:lastModifiedBy>Shewmaker, Michael@Energy</cp:lastModifiedBy>
  <cp:revision>11</cp:revision>
  <dcterms:created xsi:type="dcterms:W3CDTF">2015-06-09T18:15:00Z</dcterms:created>
  <dcterms:modified xsi:type="dcterms:W3CDTF">2018-04-20T22:46:00Z</dcterms:modified>
</cp:coreProperties>
</file>